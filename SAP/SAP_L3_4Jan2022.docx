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412E6" w14:textId="641963AA" w:rsidR="00F850B9" w:rsidRDefault="00F850B9" w:rsidP="00F850B9">
      <w:pPr>
        <w:contextualSpacing/>
      </w:pPr>
      <w:bookmarkStart w:id="0" w:name="_Toc356771705"/>
    </w:p>
    <w:p w14:paraId="3C45F518" w14:textId="77777777" w:rsidR="00F850B9" w:rsidRDefault="00F850B9" w:rsidP="00F850B9">
      <w:pPr>
        <w:contextualSpacing/>
      </w:pPr>
    </w:p>
    <w:p w14:paraId="05C63BC2" w14:textId="77777777" w:rsidR="00CB60B9" w:rsidRPr="009A5367" w:rsidRDefault="00CB60B9" w:rsidP="00E6082A">
      <w:pPr>
        <w:pBdr>
          <w:top w:val="single" w:sz="18" w:space="1" w:color="auto"/>
          <w:left w:val="single" w:sz="18" w:space="4" w:color="auto"/>
          <w:bottom w:val="single" w:sz="18" w:space="0" w:color="auto"/>
          <w:right w:val="single" w:sz="18" w:space="4" w:color="auto"/>
        </w:pBdr>
        <w:contextualSpacing/>
        <w:jc w:val="center"/>
        <w:rPr>
          <w:sz w:val="40"/>
          <w:szCs w:val="40"/>
        </w:rPr>
      </w:pPr>
    </w:p>
    <w:p w14:paraId="5E44A046" w14:textId="0DD87B39" w:rsidR="00F850B9" w:rsidRDefault="00F85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r>
        <w:rPr>
          <w:noProof/>
        </w:rPr>
        <w:drawing>
          <wp:inline distT="0" distB="0" distL="0" distR="0" wp14:anchorId="44FBED08" wp14:editId="0FC13602">
            <wp:extent cx="2811780" cy="92202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2811780" cy="922020"/>
                    </a:xfrm>
                    <a:prstGeom prst="rect">
                      <a:avLst/>
                    </a:prstGeom>
                    <a:ln/>
                  </pic:spPr>
                </pic:pic>
              </a:graphicData>
            </a:graphic>
          </wp:inline>
        </w:drawing>
      </w:r>
    </w:p>
    <w:p w14:paraId="7AEA1C4A" w14:textId="77777777" w:rsidR="00F850B9" w:rsidRDefault="00F85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p>
    <w:p w14:paraId="440105F1" w14:textId="77777777" w:rsidR="00F850B9" w:rsidRDefault="00F85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p>
    <w:p w14:paraId="2864B9F5" w14:textId="08061A34" w:rsidR="00F850B9" w:rsidRPr="00F850B9" w:rsidRDefault="00F850B9" w:rsidP="00F850B9">
      <w:pPr>
        <w:pBdr>
          <w:top w:val="single" w:sz="18" w:space="1" w:color="auto"/>
          <w:left w:val="single" w:sz="18" w:space="4" w:color="auto"/>
          <w:bottom w:val="single" w:sz="18" w:space="0" w:color="auto"/>
          <w:right w:val="single" w:sz="18" w:space="4" w:color="auto"/>
        </w:pBdr>
        <w:jc w:val="center"/>
        <w:rPr>
          <w:sz w:val="40"/>
          <w:szCs w:val="40"/>
          <w:lang w:val="en-GB"/>
        </w:rPr>
      </w:pPr>
      <w:bookmarkStart w:id="1" w:name="_Toc24362077"/>
      <w:r w:rsidRPr="00F850B9">
        <w:rPr>
          <w:sz w:val="40"/>
          <w:szCs w:val="40"/>
          <w:lang w:val="en-GB"/>
        </w:rPr>
        <w:t>WP7: Information and data governance, ethics, technology, data catalogue and quality support</w:t>
      </w:r>
      <w:bookmarkEnd w:id="1"/>
    </w:p>
    <w:p w14:paraId="210AAD22" w14:textId="53D759D3" w:rsidR="00F850B9" w:rsidRDefault="00F85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p>
    <w:p w14:paraId="7FD0F1C8" w14:textId="77777777" w:rsidR="00F850B9" w:rsidRDefault="00F85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p>
    <w:p w14:paraId="1A2A17DD" w14:textId="31A0C5CC" w:rsidR="00CB60B9" w:rsidRPr="009A5367" w:rsidRDefault="00B77068"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r w:rsidRPr="009A5367">
        <w:rPr>
          <w:b/>
          <w:sz w:val="40"/>
          <w:szCs w:val="40"/>
        </w:rPr>
        <w:t>ConcePTION Data Characterization for population-based data</w:t>
      </w:r>
      <w:r w:rsidR="00735855" w:rsidRPr="009A5367">
        <w:rPr>
          <w:b/>
          <w:sz w:val="40"/>
          <w:szCs w:val="40"/>
        </w:rPr>
        <w:t xml:space="preserve"> </w:t>
      </w:r>
      <w:r w:rsidRPr="009A5367">
        <w:rPr>
          <w:b/>
          <w:sz w:val="40"/>
          <w:szCs w:val="40"/>
        </w:rPr>
        <w:t>sources and collections:</w:t>
      </w:r>
    </w:p>
    <w:p w14:paraId="12C0BF88" w14:textId="1F233A4A" w:rsidR="00B77068" w:rsidRPr="009A5367" w:rsidRDefault="00B77068"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r w:rsidRPr="009A5367">
        <w:rPr>
          <w:b/>
          <w:sz w:val="40"/>
          <w:szCs w:val="40"/>
        </w:rPr>
        <w:t xml:space="preserve">Level </w:t>
      </w:r>
      <w:r w:rsidR="00F850B9">
        <w:rPr>
          <w:b/>
          <w:sz w:val="40"/>
          <w:szCs w:val="40"/>
        </w:rPr>
        <w:t>3</w:t>
      </w:r>
      <w:r w:rsidRPr="009A5367">
        <w:rPr>
          <w:b/>
          <w:sz w:val="40"/>
          <w:szCs w:val="40"/>
        </w:rPr>
        <w:t xml:space="preserve"> Checks</w:t>
      </w:r>
    </w:p>
    <w:p w14:paraId="5BE22D82" w14:textId="77777777" w:rsidR="00CB60B9" w:rsidRPr="009A5367" w:rsidRDefault="00CB60B9" w:rsidP="00E6082A">
      <w:pPr>
        <w:pBdr>
          <w:top w:val="single" w:sz="18" w:space="1" w:color="auto"/>
          <w:left w:val="single" w:sz="18" w:space="4" w:color="auto"/>
          <w:bottom w:val="single" w:sz="18" w:space="0" w:color="auto"/>
          <w:right w:val="single" w:sz="18" w:space="4" w:color="auto"/>
        </w:pBdr>
        <w:contextualSpacing/>
        <w:jc w:val="center"/>
        <w:rPr>
          <w:sz w:val="40"/>
          <w:szCs w:val="40"/>
        </w:rPr>
      </w:pPr>
    </w:p>
    <w:p w14:paraId="78B2CBE2" w14:textId="77777777" w:rsidR="00CB60B9" w:rsidRPr="009A5367" w:rsidRDefault="00CB6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p>
    <w:p w14:paraId="7E44956F" w14:textId="3A0A7420" w:rsidR="00CB60B9" w:rsidRPr="009A5367" w:rsidRDefault="00CB60B9" w:rsidP="00E6082A">
      <w:pPr>
        <w:pBdr>
          <w:top w:val="single" w:sz="18" w:space="1" w:color="auto"/>
          <w:left w:val="single" w:sz="18" w:space="4" w:color="auto"/>
          <w:bottom w:val="single" w:sz="18" w:space="0" w:color="auto"/>
          <w:right w:val="single" w:sz="18" w:space="4" w:color="auto"/>
        </w:pBdr>
        <w:contextualSpacing/>
        <w:jc w:val="center"/>
        <w:rPr>
          <w:b/>
          <w:sz w:val="40"/>
          <w:szCs w:val="40"/>
        </w:rPr>
      </w:pPr>
      <w:r w:rsidRPr="009A5367">
        <w:rPr>
          <w:b/>
          <w:sz w:val="40"/>
          <w:szCs w:val="40"/>
        </w:rPr>
        <w:t>Statistical Analysis Plan</w:t>
      </w:r>
      <w:r w:rsidR="000965BA" w:rsidRPr="009A5367">
        <w:rPr>
          <w:b/>
          <w:sz w:val="40"/>
          <w:szCs w:val="40"/>
        </w:rPr>
        <w:t xml:space="preserve"> </w:t>
      </w:r>
    </w:p>
    <w:p w14:paraId="2825B8BD" w14:textId="77777777" w:rsidR="002204FE" w:rsidRPr="00827730" w:rsidRDefault="002204FE" w:rsidP="00E6082A">
      <w:pPr>
        <w:pBdr>
          <w:top w:val="single" w:sz="18" w:space="1" w:color="auto"/>
          <w:left w:val="single" w:sz="18" w:space="4" w:color="auto"/>
          <w:bottom w:val="single" w:sz="18" w:space="0" w:color="auto"/>
          <w:right w:val="single" w:sz="18" w:space="4" w:color="auto"/>
        </w:pBdr>
        <w:contextualSpacing/>
        <w:jc w:val="center"/>
        <w:rPr>
          <w:b/>
          <w:sz w:val="22"/>
          <w:szCs w:val="22"/>
        </w:rPr>
      </w:pPr>
    </w:p>
    <w:p w14:paraId="39F60C7C" w14:textId="77777777" w:rsidR="002204FE" w:rsidRPr="00827730" w:rsidRDefault="002204FE" w:rsidP="00E6082A">
      <w:pPr>
        <w:pBdr>
          <w:top w:val="single" w:sz="18" w:space="1" w:color="auto"/>
          <w:left w:val="single" w:sz="18" w:space="4" w:color="auto"/>
          <w:bottom w:val="single" w:sz="18" w:space="0" w:color="auto"/>
          <w:right w:val="single" w:sz="18" w:space="4" w:color="auto"/>
        </w:pBdr>
        <w:contextualSpacing/>
        <w:jc w:val="center"/>
        <w:rPr>
          <w:b/>
          <w:sz w:val="22"/>
          <w:szCs w:val="22"/>
        </w:rPr>
      </w:pPr>
    </w:p>
    <w:p w14:paraId="3DC651D4" w14:textId="77777777" w:rsidR="00CB60B9" w:rsidRPr="00827730" w:rsidRDefault="00CB60B9" w:rsidP="00E6082A">
      <w:pPr>
        <w:pBdr>
          <w:top w:val="single" w:sz="18" w:space="1" w:color="auto"/>
          <w:left w:val="single" w:sz="18" w:space="4" w:color="auto"/>
          <w:bottom w:val="single" w:sz="18" w:space="0" w:color="auto"/>
          <w:right w:val="single" w:sz="18" w:space="4" w:color="auto"/>
        </w:pBdr>
        <w:contextualSpacing/>
        <w:jc w:val="center"/>
        <w:rPr>
          <w:b/>
          <w:sz w:val="22"/>
          <w:szCs w:val="22"/>
        </w:rPr>
      </w:pPr>
    </w:p>
    <w:p w14:paraId="7C3DFD17" w14:textId="2D3EA2B7" w:rsidR="00CB60B9" w:rsidRPr="00827730" w:rsidRDefault="00CB60B9" w:rsidP="00E6082A">
      <w:pPr>
        <w:pBdr>
          <w:top w:val="single" w:sz="18" w:space="1" w:color="auto"/>
          <w:left w:val="single" w:sz="18" w:space="4" w:color="auto"/>
          <w:bottom w:val="single" w:sz="18" w:space="0" w:color="auto"/>
          <w:right w:val="single" w:sz="18" w:space="4" w:color="auto"/>
        </w:pBdr>
        <w:contextualSpacing/>
        <w:jc w:val="center"/>
        <w:rPr>
          <w:b/>
          <w:sz w:val="22"/>
          <w:szCs w:val="22"/>
        </w:rPr>
      </w:pPr>
      <w:r w:rsidRPr="00827730">
        <w:rPr>
          <w:b/>
          <w:sz w:val="22"/>
          <w:szCs w:val="22"/>
        </w:rPr>
        <w:t>V</w:t>
      </w:r>
      <w:r w:rsidR="003B6148" w:rsidRPr="00827730">
        <w:rPr>
          <w:b/>
          <w:sz w:val="22"/>
          <w:szCs w:val="22"/>
        </w:rPr>
        <w:t>ersion</w:t>
      </w:r>
      <w:r w:rsidR="006302A5" w:rsidRPr="00827730">
        <w:rPr>
          <w:b/>
          <w:sz w:val="22"/>
          <w:szCs w:val="22"/>
        </w:rPr>
        <w:t xml:space="preserve"> </w:t>
      </w:r>
      <w:r w:rsidR="00C71EC3" w:rsidRPr="00827730">
        <w:rPr>
          <w:b/>
          <w:sz w:val="22"/>
          <w:szCs w:val="22"/>
        </w:rPr>
        <w:t>0.</w:t>
      </w:r>
      <w:r w:rsidR="00E61235">
        <w:rPr>
          <w:b/>
          <w:sz w:val="22"/>
          <w:szCs w:val="22"/>
          <w:lang w:val="en-GB"/>
        </w:rPr>
        <w:t>2</w:t>
      </w:r>
    </w:p>
    <w:p w14:paraId="583FE025" w14:textId="45BAC567" w:rsidR="00CB60B9" w:rsidRPr="00827730" w:rsidRDefault="00D8722A" w:rsidP="00E6082A">
      <w:pPr>
        <w:contextualSpacing/>
        <w:rPr>
          <w:sz w:val="22"/>
          <w:szCs w:val="22"/>
        </w:rPr>
      </w:pPr>
      <w:r w:rsidRPr="00827730">
        <w:rPr>
          <w:sz w:val="22"/>
          <w:szCs w:val="22"/>
        </w:rPr>
        <w:br w:type="page"/>
      </w:r>
    </w:p>
    <w:bookmarkStart w:id="2" w:name="_Toc432847182"/>
    <w:p w14:paraId="6FA3A6A0" w14:textId="508E735D" w:rsidR="0094630F" w:rsidRDefault="00B03002">
      <w:pPr>
        <w:pStyle w:val="TOC1"/>
        <w:rPr>
          <w:rFonts w:eastAsiaTheme="minorEastAsia" w:cstheme="minorBidi"/>
          <w:b w:val="0"/>
          <w:bCs w:val="0"/>
          <w:caps w:val="0"/>
          <w:noProof/>
          <w:sz w:val="24"/>
          <w:szCs w:val="24"/>
        </w:rPr>
      </w:pPr>
      <w:r>
        <w:rPr>
          <w:rFonts w:eastAsia="Open Sans"/>
        </w:rPr>
        <w:lastRenderedPageBreak/>
        <w:fldChar w:fldCharType="begin"/>
      </w:r>
      <w:r>
        <w:rPr>
          <w:rFonts w:eastAsia="Open Sans"/>
        </w:rPr>
        <w:instrText xml:space="preserve"> TOC \o "1-5" \h \z \u </w:instrText>
      </w:r>
      <w:r>
        <w:rPr>
          <w:rFonts w:eastAsia="Open Sans"/>
        </w:rPr>
        <w:fldChar w:fldCharType="separate"/>
      </w:r>
      <w:hyperlink w:anchor="_Toc69912901" w:history="1">
        <w:r w:rsidR="0094630F" w:rsidRPr="00B428BA">
          <w:rPr>
            <w:rStyle w:val="Hyperlink"/>
            <w:rFonts w:eastAsia="Open Sans"/>
            <w:noProof/>
          </w:rPr>
          <w:t>DOCUMENT HISTORY</w:t>
        </w:r>
        <w:r w:rsidR="0094630F">
          <w:rPr>
            <w:noProof/>
            <w:webHidden/>
          </w:rPr>
          <w:tab/>
        </w:r>
        <w:r w:rsidR="0094630F">
          <w:rPr>
            <w:noProof/>
            <w:webHidden/>
          </w:rPr>
          <w:fldChar w:fldCharType="begin"/>
        </w:r>
        <w:r w:rsidR="0094630F">
          <w:rPr>
            <w:noProof/>
            <w:webHidden/>
          </w:rPr>
          <w:instrText xml:space="preserve"> PAGEREF _Toc69912901 \h </w:instrText>
        </w:r>
        <w:r w:rsidR="0094630F">
          <w:rPr>
            <w:noProof/>
            <w:webHidden/>
          </w:rPr>
        </w:r>
        <w:r w:rsidR="0094630F">
          <w:rPr>
            <w:noProof/>
            <w:webHidden/>
          </w:rPr>
          <w:fldChar w:fldCharType="separate"/>
        </w:r>
        <w:r w:rsidR="0094630F">
          <w:rPr>
            <w:noProof/>
            <w:webHidden/>
          </w:rPr>
          <w:t>4</w:t>
        </w:r>
        <w:r w:rsidR="0094630F">
          <w:rPr>
            <w:noProof/>
            <w:webHidden/>
          </w:rPr>
          <w:fldChar w:fldCharType="end"/>
        </w:r>
      </w:hyperlink>
    </w:p>
    <w:p w14:paraId="743C35E4" w14:textId="192CACE3" w:rsidR="0094630F" w:rsidRDefault="00E20EB6">
      <w:pPr>
        <w:pStyle w:val="TOC1"/>
        <w:tabs>
          <w:tab w:val="left" w:pos="480"/>
        </w:tabs>
        <w:rPr>
          <w:rFonts w:eastAsiaTheme="minorEastAsia" w:cstheme="minorBidi"/>
          <w:b w:val="0"/>
          <w:bCs w:val="0"/>
          <w:caps w:val="0"/>
          <w:noProof/>
          <w:sz w:val="24"/>
          <w:szCs w:val="24"/>
        </w:rPr>
      </w:pPr>
      <w:hyperlink w:anchor="_Toc69912902" w:history="1">
        <w:r w:rsidR="0094630F" w:rsidRPr="00B428BA">
          <w:rPr>
            <w:rStyle w:val="Hyperlink"/>
            <w:noProof/>
          </w:rPr>
          <w:t>1</w:t>
        </w:r>
        <w:r w:rsidR="0094630F">
          <w:rPr>
            <w:rFonts w:eastAsiaTheme="minorEastAsia" w:cstheme="minorBidi"/>
            <w:b w:val="0"/>
            <w:bCs w:val="0"/>
            <w:caps w:val="0"/>
            <w:noProof/>
            <w:sz w:val="24"/>
            <w:szCs w:val="24"/>
          </w:rPr>
          <w:tab/>
        </w:r>
        <w:r w:rsidR="0094630F" w:rsidRPr="00B428BA">
          <w:rPr>
            <w:rStyle w:val="Hyperlink"/>
            <w:noProof/>
          </w:rPr>
          <w:t>List of abbreviations</w:t>
        </w:r>
        <w:r w:rsidR="0094630F">
          <w:rPr>
            <w:noProof/>
            <w:webHidden/>
          </w:rPr>
          <w:tab/>
        </w:r>
        <w:r w:rsidR="0094630F">
          <w:rPr>
            <w:noProof/>
            <w:webHidden/>
          </w:rPr>
          <w:fldChar w:fldCharType="begin"/>
        </w:r>
        <w:r w:rsidR="0094630F">
          <w:rPr>
            <w:noProof/>
            <w:webHidden/>
          </w:rPr>
          <w:instrText xml:space="preserve"> PAGEREF _Toc69912902 \h </w:instrText>
        </w:r>
        <w:r w:rsidR="0094630F">
          <w:rPr>
            <w:noProof/>
            <w:webHidden/>
          </w:rPr>
        </w:r>
        <w:r w:rsidR="0094630F">
          <w:rPr>
            <w:noProof/>
            <w:webHidden/>
          </w:rPr>
          <w:fldChar w:fldCharType="separate"/>
        </w:r>
        <w:r w:rsidR="0094630F">
          <w:rPr>
            <w:noProof/>
            <w:webHidden/>
          </w:rPr>
          <w:t>5</w:t>
        </w:r>
        <w:r w:rsidR="0094630F">
          <w:rPr>
            <w:noProof/>
            <w:webHidden/>
          </w:rPr>
          <w:fldChar w:fldCharType="end"/>
        </w:r>
      </w:hyperlink>
    </w:p>
    <w:p w14:paraId="44EC7014" w14:textId="05C50FF0" w:rsidR="0094630F" w:rsidRDefault="00E20EB6">
      <w:pPr>
        <w:pStyle w:val="TOC1"/>
        <w:tabs>
          <w:tab w:val="left" w:pos="480"/>
        </w:tabs>
        <w:rPr>
          <w:rFonts w:eastAsiaTheme="minorEastAsia" w:cstheme="minorBidi"/>
          <w:b w:val="0"/>
          <w:bCs w:val="0"/>
          <w:caps w:val="0"/>
          <w:noProof/>
          <w:sz w:val="24"/>
          <w:szCs w:val="24"/>
        </w:rPr>
      </w:pPr>
      <w:hyperlink w:anchor="_Toc69912903" w:history="1">
        <w:r w:rsidR="0094630F" w:rsidRPr="00B428BA">
          <w:rPr>
            <w:rStyle w:val="Hyperlink"/>
            <w:noProof/>
          </w:rPr>
          <w:t>2</w:t>
        </w:r>
        <w:r w:rsidR="0094630F">
          <w:rPr>
            <w:rFonts w:eastAsiaTheme="minorEastAsia" w:cstheme="minorBidi"/>
            <w:b w:val="0"/>
            <w:bCs w:val="0"/>
            <w:caps w:val="0"/>
            <w:noProof/>
            <w:sz w:val="24"/>
            <w:szCs w:val="24"/>
          </w:rPr>
          <w:tab/>
        </w:r>
        <w:r w:rsidR="0094630F" w:rsidRPr="00B428BA">
          <w:rPr>
            <w:rStyle w:val="Hyperlink"/>
            <w:noProof/>
          </w:rPr>
          <w:t>Responsible parties</w:t>
        </w:r>
        <w:r w:rsidR="0094630F">
          <w:rPr>
            <w:noProof/>
            <w:webHidden/>
          </w:rPr>
          <w:tab/>
        </w:r>
        <w:r w:rsidR="0094630F">
          <w:rPr>
            <w:noProof/>
            <w:webHidden/>
          </w:rPr>
          <w:fldChar w:fldCharType="begin"/>
        </w:r>
        <w:r w:rsidR="0094630F">
          <w:rPr>
            <w:noProof/>
            <w:webHidden/>
          </w:rPr>
          <w:instrText xml:space="preserve"> PAGEREF _Toc69912903 \h </w:instrText>
        </w:r>
        <w:r w:rsidR="0094630F">
          <w:rPr>
            <w:noProof/>
            <w:webHidden/>
          </w:rPr>
        </w:r>
        <w:r w:rsidR="0094630F">
          <w:rPr>
            <w:noProof/>
            <w:webHidden/>
          </w:rPr>
          <w:fldChar w:fldCharType="separate"/>
        </w:r>
        <w:r w:rsidR="0094630F">
          <w:rPr>
            <w:noProof/>
            <w:webHidden/>
          </w:rPr>
          <w:t>5</w:t>
        </w:r>
        <w:r w:rsidR="0094630F">
          <w:rPr>
            <w:noProof/>
            <w:webHidden/>
          </w:rPr>
          <w:fldChar w:fldCharType="end"/>
        </w:r>
      </w:hyperlink>
    </w:p>
    <w:p w14:paraId="3D9479AB" w14:textId="238A93A6" w:rsidR="0094630F" w:rsidRDefault="00E20EB6">
      <w:pPr>
        <w:pStyle w:val="TOC2"/>
        <w:tabs>
          <w:tab w:val="left" w:pos="960"/>
          <w:tab w:val="right" w:leader="dot" w:pos="9350"/>
        </w:tabs>
        <w:rPr>
          <w:rFonts w:eastAsiaTheme="minorEastAsia" w:cstheme="minorBidi"/>
          <w:smallCaps w:val="0"/>
          <w:noProof/>
          <w:sz w:val="24"/>
          <w:szCs w:val="24"/>
        </w:rPr>
      </w:pPr>
      <w:hyperlink w:anchor="_Toc69912904" w:history="1">
        <w:r w:rsidR="0094630F" w:rsidRPr="00B428BA">
          <w:rPr>
            <w:rStyle w:val="Hyperlink"/>
            <w:rFonts w:cs="Times New Roman"/>
            <w:noProof/>
          </w:rPr>
          <w:t>2.1</w:t>
        </w:r>
        <w:r w:rsidR="0094630F">
          <w:rPr>
            <w:rFonts w:eastAsiaTheme="minorEastAsia" w:cstheme="minorBidi"/>
            <w:smallCaps w:val="0"/>
            <w:noProof/>
            <w:sz w:val="24"/>
            <w:szCs w:val="24"/>
          </w:rPr>
          <w:tab/>
        </w:r>
        <w:r w:rsidR="0094630F" w:rsidRPr="00B428BA">
          <w:rPr>
            <w:rStyle w:val="Hyperlink"/>
            <w:rFonts w:cs="Times New Roman"/>
            <w:noProof/>
          </w:rPr>
          <w:t>Main Author(s) of the SAP</w:t>
        </w:r>
        <w:r w:rsidR="0094630F">
          <w:rPr>
            <w:noProof/>
            <w:webHidden/>
          </w:rPr>
          <w:tab/>
        </w:r>
        <w:r w:rsidR="0094630F">
          <w:rPr>
            <w:noProof/>
            <w:webHidden/>
          </w:rPr>
          <w:fldChar w:fldCharType="begin"/>
        </w:r>
        <w:r w:rsidR="0094630F">
          <w:rPr>
            <w:noProof/>
            <w:webHidden/>
          </w:rPr>
          <w:instrText xml:space="preserve"> PAGEREF _Toc69912904 \h </w:instrText>
        </w:r>
        <w:r w:rsidR="0094630F">
          <w:rPr>
            <w:noProof/>
            <w:webHidden/>
          </w:rPr>
        </w:r>
        <w:r w:rsidR="0094630F">
          <w:rPr>
            <w:noProof/>
            <w:webHidden/>
          </w:rPr>
          <w:fldChar w:fldCharType="separate"/>
        </w:r>
        <w:r w:rsidR="0094630F">
          <w:rPr>
            <w:noProof/>
            <w:webHidden/>
          </w:rPr>
          <w:t>5</w:t>
        </w:r>
        <w:r w:rsidR="0094630F">
          <w:rPr>
            <w:noProof/>
            <w:webHidden/>
          </w:rPr>
          <w:fldChar w:fldCharType="end"/>
        </w:r>
      </w:hyperlink>
    </w:p>
    <w:p w14:paraId="040C7D20" w14:textId="3F65D3C8" w:rsidR="0094630F" w:rsidRDefault="00E20EB6">
      <w:pPr>
        <w:pStyle w:val="TOC2"/>
        <w:tabs>
          <w:tab w:val="right" w:leader="dot" w:pos="9350"/>
        </w:tabs>
        <w:rPr>
          <w:rFonts w:eastAsiaTheme="minorEastAsia" w:cstheme="minorBidi"/>
          <w:smallCaps w:val="0"/>
          <w:noProof/>
          <w:sz w:val="24"/>
          <w:szCs w:val="24"/>
        </w:rPr>
      </w:pPr>
      <w:hyperlink w:anchor="_Toc69912905" w:history="1">
        <w:r w:rsidR="0094630F" w:rsidRPr="00B428BA">
          <w:rPr>
            <w:rStyle w:val="Hyperlink"/>
            <w:rFonts w:cs="Times New Roman"/>
            <w:noProof/>
          </w:rPr>
          <w:t>Reviewers of the document</w:t>
        </w:r>
        <w:r w:rsidR="0094630F">
          <w:rPr>
            <w:noProof/>
            <w:webHidden/>
          </w:rPr>
          <w:tab/>
        </w:r>
        <w:r w:rsidR="0094630F">
          <w:rPr>
            <w:noProof/>
            <w:webHidden/>
          </w:rPr>
          <w:fldChar w:fldCharType="begin"/>
        </w:r>
        <w:r w:rsidR="0094630F">
          <w:rPr>
            <w:noProof/>
            <w:webHidden/>
          </w:rPr>
          <w:instrText xml:space="preserve"> PAGEREF _Toc69912905 \h </w:instrText>
        </w:r>
        <w:r w:rsidR="0094630F">
          <w:rPr>
            <w:noProof/>
            <w:webHidden/>
          </w:rPr>
        </w:r>
        <w:r w:rsidR="0094630F">
          <w:rPr>
            <w:noProof/>
            <w:webHidden/>
          </w:rPr>
          <w:fldChar w:fldCharType="separate"/>
        </w:r>
        <w:r w:rsidR="0094630F">
          <w:rPr>
            <w:noProof/>
            <w:webHidden/>
          </w:rPr>
          <w:t>5</w:t>
        </w:r>
        <w:r w:rsidR="0094630F">
          <w:rPr>
            <w:noProof/>
            <w:webHidden/>
          </w:rPr>
          <w:fldChar w:fldCharType="end"/>
        </w:r>
      </w:hyperlink>
    </w:p>
    <w:p w14:paraId="6E28EC98" w14:textId="0404A39D" w:rsidR="0094630F" w:rsidRDefault="00E20EB6">
      <w:pPr>
        <w:pStyle w:val="TOC1"/>
        <w:tabs>
          <w:tab w:val="left" w:pos="480"/>
        </w:tabs>
        <w:rPr>
          <w:rFonts w:eastAsiaTheme="minorEastAsia" w:cstheme="minorBidi"/>
          <w:b w:val="0"/>
          <w:bCs w:val="0"/>
          <w:caps w:val="0"/>
          <w:noProof/>
          <w:sz w:val="24"/>
          <w:szCs w:val="24"/>
        </w:rPr>
      </w:pPr>
      <w:hyperlink w:anchor="_Toc69912906" w:history="1">
        <w:r w:rsidR="0094630F" w:rsidRPr="00B428BA">
          <w:rPr>
            <w:rStyle w:val="Hyperlink"/>
            <w:noProof/>
          </w:rPr>
          <w:t>3</w:t>
        </w:r>
        <w:r w:rsidR="0094630F">
          <w:rPr>
            <w:rFonts w:eastAsiaTheme="minorEastAsia" w:cstheme="minorBidi"/>
            <w:b w:val="0"/>
            <w:bCs w:val="0"/>
            <w:caps w:val="0"/>
            <w:noProof/>
            <w:sz w:val="24"/>
            <w:szCs w:val="24"/>
          </w:rPr>
          <w:tab/>
        </w:r>
        <w:r w:rsidR="0094630F" w:rsidRPr="00B428BA">
          <w:rPr>
            <w:rStyle w:val="Hyperlink"/>
            <w:noProof/>
          </w:rPr>
          <w:t>Amendments and Updates</w:t>
        </w:r>
        <w:r w:rsidR="0094630F">
          <w:rPr>
            <w:noProof/>
            <w:webHidden/>
          </w:rPr>
          <w:tab/>
        </w:r>
        <w:r w:rsidR="0094630F">
          <w:rPr>
            <w:noProof/>
            <w:webHidden/>
          </w:rPr>
          <w:fldChar w:fldCharType="begin"/>
        </w:r>
        <w:r w:rsidR="0094630F">
          <w:rPr>
            <w:noProof/>
            <w:webHidden/>
          </w:rPr>
          <w:instrText xml:space="preserve"> PAGEREF _Toc69912906 \h </w:instrText>
        </w:r>
        <w:r w:rsidR="0094630F">
          <w:rPr>
            <w:noProof/>
            <w:webHidden/>
          </w:rPr>
        </w:r>
        <w:r w:rsidR="0094630F">
          <w:rPr>
            <w:noProof/>
            <w:webHidden/>
          </w:rPr>
          <w:fldChar w:fldCharType="separate"/>
        </w:r>
        <w:r w:rsidR="0094630F">
          <w:rPr>
            <w:noProof/>
            <w:webHidden/>
          </w:rPr>
          <w:t>6</w:t>
        </w:r>
        <w:r w:rsidR="0094630F">
          <w:rPr>
            <w:noProof/>
            <w:webHidden/>
          </w:rPr>
          <w:fldChar w:fldCharType="end"/>
        </w:r>
      </w:hyperlink>
    </w:p>
    <w:p w14:paraId="3309775C" w14:textId="0B8D92BD" w:rsidR="0094630F" w:rsidRDefault="00E20EB6">
      <w:pPr>
        <w:pStyle w:val="TOC1"/>
        <w:tabs>
          <w:tab w:val="left" w:pos="480"/>
        </w:tabs>
        <w:rPr>
          <w:rFonts w:eastAsiaTheme="minorEastAsia" w:cstheme="minorBidi"/>
          <w:b w:val="0"/>
          <w:bCs w:val="0"/>
          <w:caps w:val="0"/>
          <w:noProof/>
          <w:sz w:val="24"/>
          <w:szCs w:val="24"/>
        </w:rPr>
      </w:pPr>
      <w:hyperlink w:anchor="_Toc69912907" w:history="1">
        <w:r w:rsidR="0094630F" w:rsidRPr="00B428BA">
          <w:rPr>
            <w:rStyle w:val="Hyperlink"/>
            <w:noProof/>
          </w:rPr>
          <w:t>4.</w:t>
        </w:r>
        <w:r w:rsidR="0094630F">
          <w:rPr>
            <w:rFonts w:eastAsiaTheme="minorEastAsia" w:cstheme="minorBidi"/>
            <w:b w:val="0"/>
            <w:bCs w:val="0"/>
            <w:caps w:val="0"/>
            <w:noProof/>
            <w:sz w:val="24"/>
            <w:szCs w:val="24"/>
          </w:rPr>
          <w:tab/>
        </w:r>
        <w:r w:rsidR="0094630F" w:rsidRPr="00B428BA">
          <w:rPr>
            <w:rStyle w:val="Hyperlink"/>
            <w:noProof/>
          </w:rPr>
          <w:t>Introduction</w:t>
        </w:r>
        <w:r w:rsidR="0094630F">
          <w:rPr>
            <w:noProof/>
            <w:webHidden/>
          </w:rPr>
          <w:tab/>
        </w:r>
        <w:r w:rsidR="0094630F">
          <w:rPr>
            <w:noProof/>
            <w:webHidden/>
          </w:rPr>
          <w:fldChar w:fldCharType="begin"/>
        </w:r>
        <w:r w:rsidR="0094630F">
          <w:rPr>
            <w:noProof/>
            <w:webHidden/>
          </w:rPr>
          <w:instrText xml:space="preserve"> PAGEREF _Toc69912907 \h </w:instrText>
        </w:r>
        <w:r w:rsidR="0094630F">
          <w:rPr>
            <w:noProof/>
            <w:webHidden/>
          </w:rPr>
        </w:r>
        <w:r w:rsidR="0094630F">
          <w:rPr>
            <w:noProof/>
            <w:webHidden/>
          </w:rPr>
          <w:fldChar w:fldCharType="separate"/>
        </w:r>
        <w:r w:rsidR="0094630F">
          <w:rPr>
            <w:noProof/>
            <w:webHidden/>
          </w:rPr>
          <w:t>7</w:t>
        </w:r>
        <w:r w:rsidR="0094630F">
          <w:rPr>
            <w:noProof/>
            <w:webHidden/>
          </w:rPr>
          <w:fldChar w:fldCharType="end"/>
        </w:r>
      </w:hyperlink>
    </w:p>
    <w:p w14:paraId="0D34CCE2" w14:textId="2BE17D11" w:rsidR="0094630F" w:rsidRDefault="00E20EB6">
      <w:pPr>
        <w:pStyle w:val="TOC2"/>
        <w:tabs>
          <w:tab w:val="left" w:pos="960"/>
          <w:tab w:val="right" w:leader="dot" w:pos="9350"/>
        </w:tabs>
        <w:rPr>
          <w:rFonts w:eastAsiaTheme="minorEastAsia" w:cstheme="minorBidi"/>
          <w:smallCaps w:val="0"/>
          <w:noProof/>
          <w:sz w:val="24"/>
          <w:szCs w:val="24"/>
        </w:rPr>
      </w:pPr>
      <w:hyperlink w:anchor="_Toc69912908" w:history="1">
        <w:r w:rsidR="0094630F" w:rsidRPr="00B428BA">
          <w:rPr>
            <w:rStyle w:val="Hyperlink"/>
            <w:rFonts w:cs="Times New Roman"/>
            <w:noProof/>
          </w:rPr>
          <w:t>4.1</w:t>
        </w:r>
        <w:r w:rsidR="0094630F">
          <w:rPr>
            <w:rFonts w:eastAsiaTheme="minorEastAsia" w:cstheme="minorBidi"/>
            <w:smallCaps w:val="0"/>
            <w:noProof/>
            <w:sz w:val="24"/>
            <w:szCs w:val="24"/>
          </w:rPr>
          <w:tab/>
        </w:r>
        <w:r w:rsidR="0094630F" w:rsidRPr="00B428BA">
          <w:rPr>
            <w:rStyle w:val="Hyperlink"/>
            <w:rFonts w:cs="Times New Roman"/>
            <w:noProof/>
          </w:rPr>
          <w:t>Preface</w:t>
        </w:r>
        <w:r w:rsidR="0094630F">
          <w:rPr>
            <w:noProof/>
            <w:webHidden/>
          </w:rPr>
          <w:tab/>
        </w:r>
        <w:r w:rsidR="0094630F">
          <w:rPr>
            <w:noProof/>
            <w:webHidden/>
          </w:rPr>
          <w:fldChar w:fldCharType="begin"/>
        </w:r>
        <w:r w:rsidR="0094630F">
          <w:rPr>
            <w:noProof/>
            <w:webHidden/>
          </w:rPr>
          <w:instrText xml:space="preserve"> PAGEREF _Toc69912908 \h </w:instrText>
        </w:r>
        <w:r w:rsidR="0094630F">
          <w:rPr>
            <w:noProof/>
            <w:webHidden/>
          </w:rPr>
        </w:r>
        <w:r w:rsidR="0094630F">
          <w:rPr>
            <w:noProof/>
            <w:webHidden/>
          </w:rPr>
          <w:fldChar w:fldCharType="separate"/>
        </w:r>
        <w:r w:rsidR="0094630F">
          <w:rPr>
            <w:noProof/>
            <w:webHidden/>
          </w:rPr>
          <w:t>7</w:t>
        </w:r>
        <w:r w:rsidR="0094630F">
          <w:rPr>
            <w:noProof/>
            <w:webHidden/>
          </w:rPr>
          <w:fldChar w:fldCharType="end"/>
        </w:r>
      </w:hyperlink>
    </w:p>
    <w:p w14:paraId="3DA4A004" w14:textId="0C09D4C9" w:rsidR="0094630F" w:rsidRDefault="00E20EB6">
      <w:pPr>
        <w:pStyle w:val="TOC2"/>
        <w:tabs>
          <w:tab w:val="left" w:pos="960"/>
          <w:tab w:val="right" w:leader="dot" w:pos="9350"/>
        </w:tabs>
        <w:rPr>
          <w:rFonts w:eastAsiaTheme="minorEastAsia" w:cstheme="minorBidi"/>
          <w:smallCaps w:val="0"/>
          <w:noProof/>
          <w:sz w:val="24"/>
          <w:szCs w:val="24"/>
        </w:rPr>
      </w:pPr>
      <w:hyperlink w:anchor="_Toc69912909" w:history="1">
        <w:r w:rsidR="0094630F" w:rsidRPr="00B428BA">
          <w:rPr>
            <w:rStyle w:val="Hyperlink"/>
            <w:noProof/>
          </w:rPr>
          <w:t>4.2</w:t>
        </w:r>
        <w:r w:rsidR="0094630F">
          <w:rPr>
            <w:rFonts w:eastAsiaTheme="minorEastAsia" w:cstheme="minorBidi"/>
            <w:smallCaps w:val="0"/>
            <w:noProof/>
            <w:sz w:val="24"/>
            <w:szCs w:val="24"/>
          </w:rPr>
          <w:tab/>
        </w:r>
        <w:r w:rsidR="0094630F" w:rsidRPr="00B428BA">
          <w:rPr>
            <w:rStyle w:val="Hyperlink"/>
            <w:noProof/>
          </w:rPr>
          <w:t>Use cases</w:t>
        </w:r>
        <w:r w:rsidR="0094630F">
          <w:rPr>
            <w:noProof/>
            <w:webHidden/>
          </w:rPr>
          <w:tab/>
        </w:r>
        <w:r w:rsidR="0094630F">
          <w:rPr>
            <w:noProof/>
            <w:webHidden/>
          </w:rPr>
          <w:fldChar w:fldCharType="begin"/>
        </w:r>
        <w:r w:rsidR="0094630F">
          <w:rPr>
            <w:noProof/>
            <w:webHidden/>
          </w:rPr>
          <w:instrText xml:space="preserve"> PAGEREF _Toc69912909 \h </w:instrText>
        </w:r>
        <w:r w:rsidR="0094630F">
          <w:rPr>
            <w:noProof/>
            <w:webHidden/>
          </w:rPr>
        </w:r>
        <w:r w:rsidR="0094630F">
          <w:rPr>
            <w:noProof/>
            <w:webHidden/>
          </w:rPr>
          <w:fldChar w:fldCharType="separate"/>
        </w:r>
        <w:r w:rsidR="0094630F">
          <w:rPr>
            <w:noProof/>
            <w:webHidden/>
          </w:rPr>
          <w:t>7</w:t>
        </w:r>
        <w:r w:rsidR="0094630F">
          <w:rPr>
            <w:noProof/>
            <w:webHidden/>
          </w:rPr>
          <w:fldChar w:fldCharType="end"/>
        </w:r>
      </w:hyperlink>
    </w:p>
    <w:p w14:paraId="6F9B8FD8" w14:textId="221D0865" w:rsidR="0094630F" w:rsidRDefault="00E20EB6">
      <w:pPr>
        <w:pStyle w:val="TOC2"/>
        <w:tabs>
          <w:tab w:val="left" w:pos="960"/>
          <w:tab w:val="right" w:leader="dot" w:pos="9350"/>
        </w:tabs>
        <w:rPr>
          <w:rFonts w:eastAsiaTheme="minorEastAsia" w:cstheme="minorBidi"/>
          <w:smallCaps w:val="0"/>
          <w:noProof/>
          <w:sz w:val="24"/>
          <w:szCs w:val="24"/>
        </w:rPr>
      </w:pPr>
      <w:hyperlink w:anchor="_Toc69912910" w:history="1">
        <w:r w:rsidR="0094630F" w:rsidRPr="00B428BA">
          <w:rPr>
            <w:rStyle w:val="Hyperlink"/>
            <w:noProof/>
          </w:rPr>
          <w:t>4.3</w:t>
        </w:r>
        <w:r w:rsidR="0094630F">
          <w:rPr>
            <w:rFonts w:eastAsiaTheme="minorEastAsia" w:cstheme="minorBidi"/>
            <w:smallCaps w:val="0"/>
            <w:noProof/>
            <w:sz w:val="24"/>
            <w:szCs w:val="24"/>
          </w:rPr>
          <w:tab/>
        </w:r>
        <w:r w:rsidR="0094630F" w:rsidRPr="00B428BA">
          <w:rPr>
            <w:rStyle w:val="Hyperlink"/>
            <w:noProof/>
          </w:rPr>
          <w:t>Criteria for quality assessment</w:t>
        </w:r>
        <w:r w:rsidR="0094630F">
          <w:rPr>
            <w:noProof/>
            <w:webHidden/>
          </w:rPr>
          <w:tab/>
        </w:r>
        <w:r w:rsidR="0094630F">
          <w:rPr>
            <w:noProof/>
            <w:webHidden/>
          </w:rPr>
          <w:fldChar w:fldCharType="begin"/>
        </w:r>
        <w:r w:rsidR="0094630F">
          <w:rPr>
            <w:noProof/>
            <w:webHidden/>
          </w:rPr>
          <w:instrText xml:space="preserve"> PAGEREF _Toc69912910 \h </w:instrText>
        </w:r>
        <w:r w:rsidR="0094630F">
          <w:rPr>
            <w:noProof/>
            <w:webHidden/>
          </w:rPr>
        </w:r>
        <w:r w:rsidR="0094630F">
          <w:rPr>
            <w:noProof/>
            <w:webHidden/>
          </w:rPr>
          <w:fldChar w:fldCharType="separate"/>
        </w:r>
        <w:r w:rsidR="0094630F">
          <w:rPr>
            <w:noProof/>
            <w:webHidden/>
          </w:rPr>
          <w:t>8</w:t>
        </w:r>
        <w:r w:rsidR="0094630F">
          <w:rPr>
            <w:noProof/>
            <w:webHidden/>
          </w:rPr>
          <w:fldChar w:fldCharType="end"/>
        </w:r>
      </w:hyperlink>
    </w:p>
    <w:p w14:paraId="3DEA3BDE" w14:textId="39010F63" w:rsidR="0094630F" w:rsidRDefault="00E20EB6">
      <w:pPr>
        <w:pStyle w:val="TOC2"/>
        <w:tabs>
          <w:tab w:val="left" w:pos="960"/>
          <w:tab w:val="right" w:leader="dot" w:pos="9350"/>
        </w:tabs>
        <w:rPr>
          <w:rFonts w:eastAsiaTheme="minorEastAsia" w:cstheme="minorBidi"/>
          <w:smallCaps w:val="0"/>
          <w:noProof/>
          <w:sz w:val="24"/>
          <w:szCs w:val="24"/>
        </w:rPr>
      </w:pPr>
      <w:hyperlink w:anchor="_Toc69912911" w:history="1">
        <w:r w:rsidR="0094630F" w:rsidRPr="00B428BA">
          <w:rPr>
            <w:rStyle w:val="Hyperlink"/>
            <w:noProof/>
          </w:rPr>
          <w:t>4.4</w:t>
        </w:r>
        <w:r w:rsidR="0094630F">
          <w:rPr>
            <w:rFonts w:eastAsiaTheme="minorEastAsia" w:cstheme="minorBidi"/>
            <w:smallCaps w:val="0"/>
            <w:noProof/>
            <w:sz w:val="24"/>
            <w:szCs w:val="24"/>
          </w:rPr>
          <w:tab/>
        </w:r>
        <w:r w:rsidR="0094630F" w:rsidRPr="00B428BA">
          <w:rPr>
            <w:rStyle w:val="Hyperlink"/>
            <w:noProof/>
          </w:rPr>
          <w:t>Aims and objectives</w:t>
        </w:r>
        <w:r w:rsidR="0094630F">
          <w:rPr>
            <w:noProof/>
            <w:webHidden/>
          </w:rPr>
          <w:tab/>
        </w:r>
        <w:r w:rsidR="0094630F">
          <w:rPr>
            <w:noProof/>
            <w:webHidden/>
          </w:rPr>
          <w:fldChar w:fldCharType="begin"/>
        </w:r>
        <w:r w:rsidR="0094630F">
          <w:rPr>
            <w:noProof/>
            <w:webHidden/>
          </w:rPr>
          <w:instrText xml:space="preserve"> PAGEREF _Toc69912911 \h </w:instrText>
        </w:r>
        <w:r w:rsidR="0094630F">
          <w:rPr>
            <w:noProof/>
            <w:webHidden/>
          </w:rPr>
        </w:r>
        <w:r w:rsidR="0094630F">
          <w:rPr>
            <w:noProof/>
            <w:webHidden/>
          </w:rPr>
          <w:fldChar w:fldCharType="separate"/>
        </w:r>
        <w:r w:rsidR="0094630F">
          <w:rPr>
            <w:noProof/>
            <w:webHidden/>
          </w:rPr>
          <w:t>10</w:t>
        </w:r>
        <w:r w:rsidR="0094630F">
          <w:rPr>
            <w:noProof/>
            <w:webHidden/>
          </w:rPr>
          <w:fldChar w:fldCharType="end"/>
        </w:r>
      </w:hyperlink>
    </w:p>
    <w:p w14:paraId="5E078ACA" w14:textId="2443F485" w:rsidR="0094630F" w:rsidRDefault="00E20EB6">
      <w:pPr>
        <w:pStyle w:val="TOC1"/>
        <w:tabs>
          <w:tab w:val="left" w:pos="480"/>
        </w:tabs>
        <w:rPr>
          <w:rFonts w:eastAsiaTheme="minorEastAsia" w:cstheme="minorBidi"/>
          <w:b w:val="0"/>
          <w:bCs w:val="0"/>
          <w:caps w:val="0"/>
          <w:noProof/>
          <w:sz w:val="24"/>
          <w:szCs w:val="24"/>
        </w:rPr>
      </w:pPr>
      <w:hyperlink w:anchor="_Toc69912912" w:history="1">
        <w:r w:rsidR="0094630F" w:rsidRPr="00B428BA">
          <w:rPr>
            <w:rStyle w:val="Hyperlink"/>
            <w:noProof/>
          </w:rPr>
          <w:t>5</w:t>
        </w:r>
        <w:r w:rsidR="0094630F">
          <w:rPr>
            <w:rFonts w:eastAsiaTheme="minorEastAsia" w:cstheme="minorBidi"/>
            <w:b w:val="0"/>
            <w:bCs w:val="0"/>
            <w:caps w:val="0"/>
            <w:noProof/>
            <w:sz w:val="24"/>
            <w:szCs w:val="24"/>
          </w:rPr>
          <w:tab/>
        </w:r>
        <w:r w:rsidR="0094630F" w:rsidRPr="00B428BA">
          <w:rPr>
            <w:rStyle w:val="Hyperlink"/>
            <w:noProof/>
          </w:rPr>
          <w:t>Study methods</w:t>
        </w:r>
        <w:r w:rsidR="0094630F">
          <w:rPr>
            <w:noProof/>
            <w:webHidden/>
          </w:rPr>
          <w:tab/>
        </w:r>
        <w:r w:rsidR="0094630F">
          <w:rPr>
            <w:noProof/>
            <w:webHidden/>
          </w:rPr>
          <w:fldChar w:fldCharType="begin"/>
        </w:r>
        <w:r w:rsidR="0094630F">
          <w:rPr>
            <w:noProof/>
            <w:webHidden/>
          </w:rPr>
          <w:instrText xml:space="preserve"> PAGEREF _Toc69912912 \h </w:instrText>
        </w:r>
        <w:r w:rsidR="0094630F">
          <w:rPr>
            <w:noProof/>
            <w:webHidden/>
          </w:rPr>
        </w:r>
        <w:r w:rsidR="0094630F">
          <w:rPr>
            <w:noProof/>
            <w:webHidden/>
          </w:rPr>
          <w:fldChar w:fldCharType="separate"/>
        </w:r>
        <w:r w:rsidR="0094630F">
          <w:rPr>
            <w:noProof/>
            <w:webHidden/>
          </w:rPr>
          <w:t>11</w:t>
        </w:r>
        <w:r w:rsidR="0094630F">
          <w:rPr>
            <w:noProof/>
            <w:webHidden/>
          </w:rPr>
          <w:fldChar w:fldCharType="end"/>
        </w:r>
      </w:hyperlink>
    </w:p>
    <w:p w14:paraId="62644ABC" w14:textId="1AA710A9" w:rsidR="0094630F" w:rsidRDefault="00E20EB6">
      <w:pPr>
        <w:pStyle w:val="TOC2"/>
        <w:tabs>
          <w:tab w:val="left" w:pos="960"/>
          <w:tab w:val="right" w:leader="dot" w:pos="9350"/>
        </w:tabs>
        <w:rPr>
          <w:rFonts w:eastAsiaTheme="minorEastAsia" w:cstheme="minorBidi"/>
          <w:smallCaps w:val="0"/>
          <w:noProof/>
          <w:sz w:val="24"/>
          <w:szCs w:val="24"/>
        </w:rPr>
      </w:pPr>
      <w:hyperlink w:anchor="_Toc69912913" w:history="1">
        <w:r w:rsidR="0094630F" w:rsidRPr="00B428BA">
          <w:rPr>
            <w:rStyle w:val="Hyperlink"/>
            <w:rFonts w:eastAsia="Calibri"/>
            <w:noProof/>
          </w:rPr>
          <w:t>5.1</w:t>
        </w:r>
        <w:r w:rsidR="0094630F">
          <w:rPr>
            <w:rFonts w:eastAsiaTheme="minorEastAsia" w:cstheme="minorBidi"/>
            <w:smallCaps w:val="0"/>
            <w:noProof/>
            <w:sz w:val="24"/>
            <w:szCs w:val="24"/>
          </w:rPr>
          <w:tab/>
        </w:r>
        <w:r w:rsidR="0094630F" w:rsidRPr="00B428BA">
          <w:rPr>
            <w:rStyle w:val="Hyperlink"/>
            <w:rFonts w:eastAsia="Calibri"/>
            <w:noProof/>
          </w:rPr>
          <w:t>Setting and data sources</w:t>
        </w:r>
        <w:r w:rsidR="0094630F">
          <w:rPr>
            <w:noProof/>
            <w:webHidden/>
          </w:rPr>
          <w:tab/>
        </w:r>
        <w:r w:rsidR="0094630F">
          <w:rPr>
            <w:noProof/>
            <w:webHidden/>
          </w:rPr>
          <w:fldChar w:fldCharType="begin"/>
        </w:r>
        <w:r w:rsidR="0094630F">
          <w:rPr>
            <w:noProof/>
            <w:webHidden/>
          </w:rPr>
          <w:instrText xml:space="preserve"> PAGEREF _Toc69912913 \h </w:instrText>
        </w:r>
        <w:r w:rsidR="0094630F">
          <w:rPr>
            <w:noProof/>
            <w:webHidden/>
          </w:rPr>
        </w:r>
        <w:r w:rsidR="0094630F">
          <w:rPr>
            <w:noProof/>
            <w:webHidden/>
          </w:rPr>
          <w:fldChar w:fldCharType="separate"/>
        </w:r>
        <w:r w:rsidR="0094630F">
          <w:rPr>
            <w:noProof/>
            <w:webHidden/>
          </w:rPr>
          <w:t>11</w:t>
        </w:r>
        <w:r w:rsidR="0094630F">
          <w:rPr>
            <w:noProof/>
            <w:webHidden/>
          </w:rPr>
          <w:fldChar w:fldCharType="end"/>
        </w:r>
      </w:hyperlink>
    </w:p>
    <w:p w14:paraId="3C9408F4" w14:textId="3D6D3550" w:rsidR="0094630F" w:rsidRDefault="00E20EB6">
      <w:pPr>
        <w:pStyle w:val="TOC2"/>
        <w:tabs>
          <w:tab w:val="left" w:pos="960"/>
          <w:tab w:val="right" w:leader="dot" w:pos="9350"/>
        </w:tabs>
        <w:rPr>
          <w:rFonts w:eastAsiaTheme="minorEastAsia" w:cstheme="minorBidi"/>
          <w:smallCaps w:val="0"/>
          <w:noProof/>
          <w:sz w:val="24"/>
          <w:szCs w:val="24"/>
        </w:rPr>
      </w:pPr>
      <w:hyperlink w:anchor="_Toc69912914" w:history="1">
        <w:r w:rsidR="0094630F" w:rsidRPr="00B428BA">
          <w:rPr>
            <w:rStyle w:val="Hyperlink"/>
            <w:noProof/>
          </w:rPr>
          <w:t>5.2</w:t>
        </w:r>
        <w:r w:rsidR="0094630F">
          <w:rPr>
            <w:rFonts w:eastAsiaTheme="minorEastAsia" w:cstheme="minorBidi"/>
            <w:smallCaps w:val="0"/>
            <w:noProof/>
            <w:sz w:val="24"/>
            <w:szCs w:val="24"/>
          </w:rPr>
          <w:tab/>
        </w:r>
        <w:r w:rsidR="0094630F" w:rsidRPr="00B428BA">
          <w:rPr>
            <w:rStyle w:val="Hyperlink"/>
            <w:noProof/>
          </w:rPr>
          <w:t>Source &amp; study population</w:t>
        </w:r>
        <w:r w:rsidR="0094630F">
          <w:rPr>
            <w:noProof/>
            <w:webHidden/>
          </w:rPr>
          <w:tab/>
        </w:r>
        <w:r w:rsidR="0094630F">
          <w:rPr>
            <w:noProof/>
            <w:webHidden/>
          </w:rPr>
          <w:fldChar w:fldCharType="begin"/>
        </w:r>
        <w:r w:rsidR="0094630F">
          <w:rPr>
            <w:noProof/>
            <w:webHidden/>
          </w:rPr>
          <w:instrText xml:space="preserve"> PAGEREF _Toc69912914 \h </w:instrText>
        </w:r>
        <w:r w:rsidR="0094630F">
          <w:rPr>
            <w:noProof/>
            <w:webHidden/>
          </w:rPr>
        </w:r>
        <w:r w:rsidR="0094630F">
          <w:rPr>
            <w:noProof/>
            <w:webHidden/>
          </w:rPr>
          <w:fldChar w:fldCharType="separate"/>
        </w:r>
        <w:r w:rsidR="0094630F">
          <w:rPr>
            <w:noProof/>
            <w:webHidden/>
          </w:rPr>
          <w:t>11</w:t>
        </w:r>
        <w:r w:rsidR="0094630F">
          <w:rPr>
            <w:noProof/>
            <w:webHidden/>
          </w:rPr>
          <w:fldChar w:fldCharType="end"/>
        </w:r>
      </w:hyperlink>
    </w:p>
    <w:p w14:paraId="16285FBF" w14:textId="66CDB393" w:rsidR="0094630F" w:rsidRDefault="00E20EB6">
      <w:pPr>
        <w:pStyle w:val="TOC2"/>
        <w:tabs>
          <w:tab w:val="left" w:pos="960"/>
          <w:tab w:val="right" w:leader="dot" w:pos="9350"/>
        </w:tabs>
        <w:rPr>
          <w:rFonts w:eastAsiaTheme="minorEastAsia" w:cstheme="minorBidi"/>
          <w:smallCaps w:val="0"/>
          <w:noProof/>
          <w:sz w:val="24"/>
          <w:szCs w:val="24"/>
        </w:rPr>
      </w:pPr>
      <w:hyperlink w:anchor="_Toc69912915" w:history="1">
        <w:r w:rsidR="0094630F" w:rsidRPr="00B428BA">
          <w:rPr>
            <w:rStyle w:val="Hyperlink"/>
            <w:noProof/>
          </w:rPr>
          <w:t>5.3</w:t>
        </w:r>
        <w:r w:rsidR="0094630F">
          <w:rPr>
            <w:rFonts w:eastAsiaTheme="minorEastAsia" w:cstheme="minorBidi"/>
            <w:smallCaps w:val="0"/>
            <w:noProof/>
            <w:sz w:val="24"/>
            <w:szCs w:val="24"/>
          </w:rPr>
          <w:tab/>
        </w:r>
        <w:r w:rsidR="0094630F" w:rsidRPr="00B428BA">
          <w:rPr>
            <w:rStyle w:val="Hyperlink"/>
            <w:noProof/>
          </w:rPr>
          <w:t>Data management</w:t>
        </w:r>
        <w:r w:rsidR="0094630F">
          <w:rPr>
            <w:noProof/>
            <w:webHidden/>
          </w:rPr>
          <w:tab/>
        </w:r>
        <w:r w:rsidR="0094630F">
          <w:rPr>
            <w:noProof/>
            <w:webHidden/>
          </w:rPr>
          <w:fldChar w:fldCharType="begin"/>
        </w:r>
        <w:r w:rsidR="0094630F">
          <w:rPr>
            <w:noProof/>
            <w:webHidden/>
          </w:rPr>
          <w:instrText xml:space="preserve"> PAGEREF _Toc69912915 \h </w:instrText>
        </w:r>
        <w:r w:rsidR="0094630F">
          <w:rPr>
            <w:noProof/>
            <w:webHidden/>
          </w:rPr>
        </w:r>
        <w:r w:rsidR="0094630F">
          <w:rPr>
            <w:noProof/>
            <w:webHidden/>
          </w:rPr>
          <w:fldChar w:fldCharType="separate"/>
        </w:r>
        <w:r w:rsidR="0094630F">
          <w:rPr>
            <w:noProof/>
            <w:webHidden/>
          </w:rPr>
          <w:t>12</w:t>
        </w:r>
        <w:r w:rsidR="0094630F">
          <w:rPr>
            <w:noProof/>
            <w:webHidden/>
          </w:rPr>
          <w:fldChar w:fldCharType="end"/>
        </w:r>
      </w:hyperlink>
    </w:p>
    <w:p w14:paraId="25EDD377" w14:textId="4C772E8D" w:rsidR="0094630F" w:rsidRDefault="00E20EB6">
      <w:pPr>
        <w:pStyle w:val="TOC3"/>
        <w:tabs>
          <w:tab w:val="left" w:pos="1200"/>
          <w:tab w:val="right" w:leader="dot" w:pos="9350"/>
        </w:tabs>
        <w:rPr>
          <w:rFonts w:eastAsiaTheme="minorEastAsia" w:cstheme="minorBidi"/>
          <w:i w:val="0"/>
          <w:iCs w:val="0"/>
          <w:noProof/>
          <w:sz w:val="24"/>
          <w:szCs w:val="24"/>
        </w:rPr>
      </w:pPr>
      <w:hyperlink w:anchor="_Toc69912916" w:history="1">
        <w:r w:rsidR="0094630F" w:rsidRPr="00B428BA">
          <w:rPr>
            <w:rStyle w:val="Hyperlink"/>
            <w:rFonts w:cs="Times New Roman"/>
            <w:noProof/>
            <w14:scene3d>
              <w14:camera w14:prst="orthographicFront"/>
              <w14:lightRig w14:rig="threePt" w14:dir="t">
                <w14:rot w14:lat="0" w14:lon="0" w14:rev="0"/>
              </w14:lightRig>
            </w14:scene3d>
          </w:rPr>
          <w:t>5.3.1</w:t>
        </w:r>
        <w:r w:rsidR="0094630F">
          <w:rPr>
            <w:rFonts w:eastAsiaTheme="minorEastAsia" w:cstheme="minorBidi"/>
            <w:i w:val="0"/>
            <w:iCs w:val="0"/>
            <w:noProof/>
            <w:sz w:val="24"/>
            <w:szCs w:val="24"/>
          </w:rPr>
          <w:tab/>
        </w:r>
        <w:r w:rsidR="0094630F" w:rsidRPr="00B428BA">
          <w:rPr>
            <w:rStyle w:val="Hyperlink"/>
            <w:noProof/>
          </w:rPr>
          <w:t>Step 1: Extraction &amp; transformation of local data (Transformation T1)</w:t>
        </w:r>
        <w:r w:rsidR="0094630F">
          <w:rPr>
            <w:noProof/>
            <w:webHidden/>
          </w:rPr>
          <w:tab/>
        </w:r>
        <w:r w:rsidR="0094630F">
          <w:rPr>
            <w:noProof/>
            <w:webHidden/>
          </w:rPr>
          <w:fldChar w:fldCharType="begin"/>
        </w:r>
        <w:r w:rsidR="0094630F">
          <w:rPr>
            <w:noProof/>
            <w:webHidden/>
          </w:rPr>
          <w:instrText xml:space="preserve"> PAGEREF _Toc69912916 \h </w:instrText>
        </w:r>
        <w:r w:rsidR="0094630F">
          <w:rPr>
            <w:noProof/>
            <w:webHidden/>
          </w:rPr>
        </w:r>
        <w:r w:rsidR="0094630F">
          <w:rPr>
            <w:noProof/>
            <w:webHidden/>
          </w:rPr>
          <w:fldChar w:fldCharType="separate"/>
        </w:r>
        <w:r w:rsidR="0094630F">
          <w:rPr>
            <w:noProof/>
            <w:webHidden/>
          </w:rPr>
          <w:t>13</w:t>
        </w:r>
        <w:r w:rsidR="0094630F">
          <w:rPr>
            <w:noProof/>
            <w:webHidden/>
          </w:rPr>
          <w:fldChar w:fldCharType="end"/>
        </w:r>
      </w:hyperlink>
    </w:p>
    <w:p w14:paraId="2FD65519" w14:textId="1257819C" w:rsidR="0094630F" w:rsidRDefault="00E20EB6">
      <w:pPr>
        <w:pStyle w:val="TOC4"/>
        <w:tabs>
          <w:tab w:val="left" w:pos="1680"/>
          <w:tab w:val="right" w:leader="dot" w:pos="9350"/>
        </w:tabs>
        <w:rPr>
          <w:rFonts w:eastAsiaTheme="minorEastAsia" w:cstheme="minorBidi"/>
          <w:noProof/>
          <w:sz w:val="24"/>
          <w:szCs w:val="24"/>
        </w:rPr>
      </w:pPr>
      <w:hyperlink w:anchor="_Toc69912917" w:history="1">
        <w:r w:rsidR="0094630F" w:rsidRPr="00B428BA">
          <w:rPr>
            <w:rStyle w:val="Hyperlink"/>
            <w:noProof/>
          </w:rPr>
          <w:t>5.3.1.1</w:t>
        </w:r>
        <w:r w:rsidR="0094630F">
          <w:rPr>
            <w:rFonts w:eastAsiaTheme="minorEastAsia" w:cstheme="minorBidi"/>
            <w:noProof/>
            <w:sz w:val="24"/>
            <w:szCs w:val="24"/>
          </w:rPr>
          <w:tab/>
        </w:r>
        <w:r w:rsidR="0094630F" w:rsidRPr="00B428BA">
          <w:rPr>
            <w:rStyle w:val="Hyperlink"/>
            <w:noProof/>
          </w:rPr>
          <w:t>Defining the ETL specification</w:t>
        </w:r>
        <w:r w:rsidR="0094630F">
          <w:rPr>
            <w:noProof/>
            <w:webHidden/>
          </w:rPr>
          <w:tab/>
        </w:r>
        <w:r w:rsidR="0094630F">
          <w:rPr>
            <w:noProof/>
            <w:webHidden/>
          </w:rPr>
          <w:fldChar w:fldCharType="begin"/>
        </w:r>
        <w:r w:rsidR="0094630F">
          <w:rPr>
            <w:noProof/>
            <w:webHidden/>
          </w:rPr>
          <w:instrText xml:space="preserve"> PAGEREF _Toc69912917 \h </w:instrText>
        </w:r>
        <w:r w:rsidR="0094630F">
          <w:rPr>
            <w:noProof/>
            <w:webHidden/>
          </w:rPr>
        </w:r>
        <w:r w:rsidR="0094630F">
          <w:rPr>
            <w:noProof/>
            <w:webHidden/>
          </w:rPr>
          <w:fldChar w:fldCharType="separate"/>
        </w:r>
        <w:r w:rsidR="0094630F">
          <w:rPr>
            <w:noProof/>
            <w:webHidden/>
          </w:rPr>
          <w:t>13</w:t>
        </w:r>
        <w:r w:rsidR="0094630F">
          <w:rPr>
            <w:noProof/>
            <w:webHidden/>
          </w:rPr>
          <w:fldChar w:fldCharType="end"/>
        </w:r>
      </w:hyperlink>
    </w:p>
    <w:p w14:paraId="4C8B63E4" w14:textId="414E47DE" w:rsidR="0094630F" w:rsidRDefault="00E20EB6">
      <w:pPr>
        <w:pStyle w:val="TOC4"/>
        <w:tabs>
          <w:tab w:val="left" w:pos="1680"/>
          <w:tab w:val="right" w:leader="dot" w:pos="9350"/>
        </w:tabs>
        <w:rPr>
          <w:rFonts w:eastAsiaTheme="minorEastAsia" w:cstheme="minorBidi"/>
          <w:noProof/>
          <w:sz w:val="24"/>
          <w:szCs w:val="24"/>
        </w:rPr>
      </w:pPr>
      <w:hyperlink w:anchor="_Toc69912918" w:history="1">
        <w:r w:rsidR="0094630F" w:rsidRPr="00B428BA">
          <w:rPr>
            <w:rStyle w:val="Hyperlink"/>
            <w:rFonts w:cs="Times New Roman"/>
            <w:noProof/>
          </w:rPr>
          <w:t>5.3.1.2</w:t>
        </w:r>
        <w:r w:rsidR="0094630F">
          <w:rPr>
            <w:rFonts w:eastAsiaTheme="minorEastAsia" w:cstheme="minorBidi"/>
            <w:noProof/>
            <w:sz w:val="24"/>
            <w:szCs w:val="24"/>
          </w:rPr>
          <w:tab/>
        </w:r>
        <w:r w:rsidR="0094630F" w:rsidRPr="00B428BA">
          <w:rPr>
            <w:rStyle w:val="Hyperlink"/>
            <w:rFonts w:cs="Times New Roman"/>
            <w:noProof/>
          </w:rPr>
          <w:t>Performing the ETL</w:t>
        </w:r>
        <w:r w:rsidR="0094630F">
          <w:rPr>
            <w:noProof/>
            <w:webHidden/>
          </w:rPr>
          <w:tab/>
        </w:r>
        <w:r w:rsidR="0094630F">
          <w:rPr>
            <w:noProof/>
            <w:webHidden/>
          </w:rPr>
          <w:fldChar w:fldCharType="begin"/>
        </w:r>
        <w:r w:rsidR="0094630F">
          <w:rPr>
            <w:noProof/>
            <w:webHidden/>
          </w:rPr>
          <w:instrText xml:space="preserve"> PAGEREF _Toc69912918 \h </w:instrText>
        </w:r>
        <w:r w:rsidR="0094630F">
          <w:rPr>
            <w:noProof/>
            <w:webHidden/>
          </w:rPr>
        </w:r>
        <w:r w:rsidR="0094630F">
          <w:rPr>
            <w:noProof/>
            <w:webHidden/>
          </w:rPr>
          <w:fldChar w:fldCharType="separate"/>
        </w:r>
        <w:r w:rsidR="0094630F">
          <w:rPr>
            <w:noProof/>
            <w:webHidden/>
          </w:rPr>
          <w:t>13</w:t>
        </w:r>
        <w:r w:rsidR="0094630F">
          <w:rPr>
            <w:noProof/>
            <w:webHidden/>
          </w:rPr>
          <w:fldChar w:fldCharType="end"/>
        </w:r>
      </w:hyperlink>
    </w:p>
    <w:p w14:paraId="1A840A6E" w14:textId="7EBE241E" w:rsidR="0094630F" w:rsidRDefault="00E20EB6">
      <w:pPr>
        <w:pStyle w:val="TOC3"/>
        <w:tabs>
          <w:tab w:val="left" w:pos="1200"/>
          <w:tab w:val="right" w:leader="dot" w:pos="9350"/>
        </w:tabs>
        <w:rPr>
          <w:rFonts w:eastAsiaTheme="minorEastAsia" w:cstheme="minorBidi"/>
          <w:i w:val="0"/>
          <w:iCs w:val="0"/>
          <w:noProof/>
          <w:sz w:val="24"/>
          <w:szCs w:val="24"/>
        </w:rPr>
      </w:pPr>
      <w:hyperlink w:anchor="_Toc69912919" w:history="1">
        <w:r w:rsidR="0094630F" w:rsidRPr="00B428BA">
          <w:rPr>
            <w:rStyle w:val="Hyperlink"/>
            <w:rFonts w:cs="Times New Roman"/>
            <w:noProof/>
            <w14:scene3d>
              <w14:camera w14:prst="orthographicFront"/>
              <w14:lightRig w14:rig="threePt" w14:dir="t">
                <w14:rot w14:lat="0" w14:lon="0" w14:rev="0"/>
              </w14:lightRig>
            </w14:scene3d>
          </w:rPr>
          <w:t>5.3.2</w:t>
        </w:r>
        <w:r w:rsidR="0094630F">
          <w:rPr>
            <w:rFonts w:eastAsiaTheme="minorEastAsia" w:cstheme="minorBidi"/>
            <w:i w:val="0"/>
            <w:iCs w:val="0"/>
            <w:noProof/>
            <w:sz w:val="24"/>
            <w:szCs w:val="24"/>
          </w:rPr>
          <w:tab/>
        </w:r>
        <w:r w:rsidR="0094630F" w:rsidRPr="00B428BA">
          <w:rPr>
            <w:rStyle w:val="Hyperlink"/>
            <w:noProof/>
          </w:rPr>
          <w:t>Phase 2: Transformation of CDM-structured data into harmonized data sets (T2)</w:t>
        </w:r>
        <w:r w:rsidR="0094630F">
          <w:rPr>
            <w:noProof/>
            <w:webHidden/>
          </w:rPr>
          <w:tab/>
        </w:r>
        <w:r w:rsidR="0094630F">
          <w:rPr>
            <w:noProof/>
            <w:webHidden/>
          </w:rPr>
          <w:fldChar w:fldCharType="begin"/>
        </w:r>
        <w:r w:rsidR="0094630F">
          <w:rPr>
            <w:noProof/>
            <w:webHidden/>
          </w:rPr>
          <w:instrText xml:space="preserve"> PAGEREF _Toc69912919 \h </w:instrText>
        </w:r>
        <w:r w:rsidR="0094630F">
          <w:rPr>
            <w:noProof/>
            <w:webHidden/>
          </w:rPr>
        </w:r>
        <w:r w:rsidR="0094630F">
          <w:rPr>
            <w:noProof/>
            <w:webHidden/>
          </w:rPr>
          <w:fldChar w:fldCharType="separate"/>
        </w:r>
        <w:r w:rsidR="0094630F">
          <w:rPr>
            <w:noProof/>
            <w:webHidden/>
          </w:rPr>
          <w:t>14</w:t>
        </w:r>
        <w:r w:rsidR="0094630F">
          <w:rPr>
            <w:noProof/>
            <w:webHidden/>
          </w:rPr>
          <w:fldChar w:fldCharType="end"/>
        </w:r>
      </w:hyperlink>
    </w:p>
    <w:p w14:paraId="5690E751" w14:textId="2925E3D8" w:rsidR="0094630F" w:rsidRDefault="00E20EB6">
      <w:pPr>
        <w:pStyle w:val="TOC3"/>
        <w:tabs>
          <w:tab w:val="left" w:pos="1200"/>
          <w:tab w:val="right" w:leader="dot" w:pos="9350"/>
        </w:tabs>
        <w:rPr>
          <w:rFonts w:eastAsiaTheme="minorEastAsia" w:cstheme="minorBidi"/>
          <w:i w:val="0"/>
          <w:iCs w:val="0"/>
          <w:noProof/>
          <w:sz w:val="24"/>
          <w:szCs w:val="24"/>
        </w:rPr>
      </w:pPr>
      <w:hyperlink w:anchor="_Toc69912920" w:history="1">
        <w:r w:rsidR="0094630F" w:rsidRPr="00B428BA">
          <w:rPr>
            <w:rStyle w:val="Hyperlink"/>
            <w:rFonts w:cs="Times New Roman"/>
            <w:noProof/>
            <w14:scene3d>
              <w14:camera w14:prst="orthographicFront"/>
              <w14:lightRig w14:rig="threePt" w14:dir="t">
                <w14:rot w14:lat="0" w14:lon="0" w14:rev="0"/>
              </w14:lightRig>
            </w14:scene3d>
          </w:rPr>
          <w:t>5.3.3</w:t>
        </w:r>
        <w:r w:rsidR="0094630F">
          <w:rPr>
            <w:rFonts w:eastAsiaTheme="minorEastAsia" w:cstheme="minorBidi"/>
            <w:i w:val="0"/>
            <w:iCs w:val="0"/>
            <w:noProof/>
            <w:sz w:val="24"/>
            <w:szCs w:val="24"/>
          </w:rPr>
          <w:tab/>
        </w:r>
        <w:r w:rsidR="0094630F" w:rsidRPr="00B428BA">
          <w:rPr>
            <w:rStyle w:val="Hyperlink"/>
            <w:noProof/>
          </w:rPr>
          <w:t>Phase 3: Transformation of harmonized data sets into analytical data sets (T3)</w:t>
        </w:r>
        <w:r w:rsidR="0094630F">
          <w:rPr>
            <w:noProof/>
            <w:webHidden/>
          </w:rPr>
          <w:tab/>
        </w:r>
        <w:r w:rsidR="0094630F">
          <w:rPr>
            <w:noProof/>
            <w:webHidden/>
          </w:rPr>
          <w:fldChar w:fldCharType="begin"/>
        </w:r>
        <w:r w:rsidR="0094630F">
          <w:rPr>
            <w:noProof/>
            <w:webHidden/>
          </w:rPr>
          <w:instrText xml:space="preserve"> PAGEREF _Toc69912920 \h </w:instrText>
        </w:r>
        <w:r w:rsidR="0094630F">
          <w:rPr>
            <w:noProof/>
            <w:webHidden/>
          </w:rPr>
        </w:r>
        <w:r w:rsidR="0094630F">
          <w:rPr>
            <w:noProof/>
            <w:webHidden/>
          </w:rPr>
          <w:fldChar w:fldCharType="separate"/>
        </w:r>
        <w:r w:rsidR="0094630F">
          <w:rPr>
            <w:noProof/>
            <w:webHidden/>
          </w:rPr>
          <w:t>14</w:t>
        </w:r>
        <w:r w:rsidR="0094630F">
          <w:rPr>
            <w:noProof/>
            <w:webHidden/>
          </w:rPr>
          <w:fldChar w:fldCharType="end"/>
        </w:r>
      </w:hyperlink>
    </w:p>
    <w:p w14:paraId="1006E199" w14:textId="425BBD0E" w:rsidR="0094630F" w:rsidRDefault="00E20EB6">
      <w:pPr>
        <w:pStyle w:val="TOC3"/>
        <w:tabs>
          <w:tab w:val="left" w:pos="1200"/>
          <w:tab w:val="right" w:leader="dot" w:pos="9350"/>
        </w:tabs>
        <w:rPr>
          <w:rFonts w:eastAsiaTheme="minorEastAsia" w:cstheme="minorBidi"/>
          <w:i w:val="0"/>
          <w:iCs w:val="0"/>
          <w:noProof/>
          <w:sz w:val="24"/>
          <w:szCs w:val="24"/>
        </w:rPr>
      </w:pPr>
      <w:hyperlink w:anchor="_Toc69912921" w:history="1">
        <w:r w:rsidR="0094630F" w:rsidRPr="00B428BA">
          <w:rPr>
            <w:rStyle w:val="Hyperlink"/>
            <w:rFonts w:cs="Times New Roman"/>
            <w:noProof/>
            <w14:scene3d>
              <w14:camera w14:prst="orthographicFront"/>
              <w14:lightRig w14:rig="threePt" w14:dir="t">
                <w14:rot w14:lat="0" w14:lon="0" w14:rev="0"/>
              </w14:lightRig>
            </w14:scene3d>
          </w:rPr>
          <w:t>5.3.4</w:t>
        </w:r>
        <w:r w:rsidR="0094630F">
          <w:rPr>
            <w:rFonts w:eastAsiaTheme="minorEastAsia" w:cstheme="minorBidi"/>
            <w:i w:val="0"/>
            <w:iCs w:val="0"/>
            <w:noProof/>
            <w:sz w:val="24"/>
            <w:szCs w:val="24"/>
          </w:rPr>
          <w:tab/>
        </w:r>
        <w:r w:rsidR="0094630F" w:rsidRPr="00B428BA">
          <w:rPr>
            <w:rStyle w:val="Hyperlink"/>
            <w:noProof/>
          </w:rPr>
          <w:t>Phase 4: Local analysis of the analytical datasets by data access providers</w:t>
        </w:r>
        <w:r w:rsidR="0094630F">
          <w:rPr>
            <w:noProof/>
            <w:webHidden/>
          </w:rPr>
          <w:tab/>
        </w:r>
        <w:r w:rsidR="0094630F">
          <w:rPr>
            <w:noProof/>
            <w:webHidden/>
          </w:rPr>
          <w:fldChar w:fldCharType="begin"/>
        </w:r>
        <w:r w:rsidR="0094630F">
          <w:rPr>
            <w:noProof/>
            <w:webHidden/>
          </w:rPr>
          <w:instrText xml:space="preserve"> PAGEREF _Toc69912921 \h </w:instrText>
        </w:r>
        <w:r w:rsidR="0094630F">
          <w:rPr>
            <w:noProof/>
            <w:webHidden/>
          </w:rPr>
        </w:r>
        <w:r w:rsidR="0094630F">
          <w:rPr>
            <w:noProof/>
            <w:webHidden/>
          </w:rPr>
          <w:fldChar w:fldCharType="separate"/>
        </w:r>
        <w:r w:rsidR="0094630F">
          <w:rPr>
            <w:noProof/>
            <w:webHidden/>
          </w:rPr>
          <w:t>14</w:t>
        </w:r>
        <w:r w:rsidR="0094630F">
          <w:rPr>
            <w:noProof/>
            <w:webHidden/>
          </w:rPr>
          <w:fldChar w:fldCharType="end"/>
        </w:r>
      </w:hyperlink>
    </w:p>
    <w:p w14:paraId="730975E2" w14:textId="41C5E9BA" w:rsidR="0094630F" w:rsidRDefault="00E20EB6">
      <w:pPr>
        <w:pStyle w:val="TOC3"/>
        <w:tabs>
          <w:tab w:val="left" w:pos="1200"/>
          <w:tab w:val="right" w:leader="dot" w:pos="9350"/>
        </w:tabs>
        <w:rPr>
          <w:rFonts w:eastAsiaTheme="minorEastAsia" w:cstheme="minorBidi"/>
          <w:i w:val="0"/>
          <w:iCs w:val="0"/>
          <w:noProof/>
          <w:sz w:val="24"/>
          <w:szCs w:val="24"/>
        </w:rPr>
      </w:pPr>
      <w:hyperlink w:anchor="_Toc69912922" w:history="1">
        <w:r w:rsidR="0094630F" w:rsidRPr="00B428BA">
          <w:rPr>
            <w:rStyle w:val="Hyperlink"/>
            <w:rFonts w:cs="Times New Roman"/>
            <w:noProof/>
            <w14:scene3d>
              <w14:camera w14:prst="orthographicFront"/>
              <w14:lightRig w14:rig="threePt" w14:dir="t">
                <w14:rot w14:lat="0" w14:lon="0" w14:rev="0"/>
              </w14:lightRig>
            </w14:scene3d>
          </w:rPr>
          <w:t>5.3.5</w:t>
        </w:r>
        <w:r w:rsidR="0094630F">
          <w:rPr>
            <w:rFonts w:eastAsiaTheme="minorEastAsia" w:cstheme="minorBidi"/>
            <w:i w:val="0"/>
            <w:iCs w:val="0"/>
            <w:noProof/>
            <w:sz w:val="24"/>
            <w:szCs w:val="24"/>
          </w:rPr>
          <w:tab/>
        </w:r>
        <w:r w:rsidR="0094630F" w:rsidRPr="00B428BA">
          <w:rPr>
            <w:rStyle w:val="Hyperlink"/>
            <w:noProof/>
          </w:rPr>
          <w:t>Phase 5: Pooling and visualization of analytical results</w:t>
        </w:r>
        <w:r w:rsidR="0094630F">
          <w:rPr>
            <w:noProof/>
            <w:webHidden/>
          </w:rPr>
          <w:tab/>
        </w:r>
        <w:r w:rsidR="0094630F">
          <w:rPr>
            <w:noProof/>
            <w:webHidden/>
          </w:rPr>
          <w:fldChar w:fldCharType="begin"/>
        </w:r>
        <w:r w:rsidR="0094630F">
          <w:rPr>
            <w:noProof/>
            <w:webHidden/>
          </w:rPr>
          <w:instrText xml:space="preserve"> PAGEREF _Toc69912922 \h </w:instrText>
        </w:r>
        <w:r w:rsidR="0094630F">
          <w:rPr>
            <w:noProof/>
            <w:webHidden/>
          </w:rPr>
        </w:r>
        <w:r w:rsidR="0094630F">
          <w:rPr>
            <w:noProof/>
            <w:webHidden/>
          </w:rPr>
          <w:fldChar w:fldCharType="separate"/>
        </w:r>
        <w:r w:rsidR="0094630F">
          <w:rPr>
            <w:noProof/>
            <w:webHidden/>
          </w:rPr>
          <w:t>14</w:t>
        </w:r>
        <w:r w:rsidR="0094630F">
          <w:rPr>
            <w:noProof/>
            <w:webHidden/>
          </w:rPr>
          <w:fldChar w:fldCharType="end"/>
        </w:r>
      </w:hyperlink>
    </w:p>
    <w:p w14:paraId="4CFC4DFF" w14:textId="784258F3" w:rsidR="0094630F" w:rsidRDefault="00E20EB6">
      <w:pPr>
        <w:pStyle w:val="TOC3"/>
        <w:tabs>
          <w:tab w:val="left" w:pos="1200"/>
          <w:tab w:val="right" w:leader="dot" w:pos="9350"/>
        </w:tabs>
        <w:rPr>
          <w:rFonts w:eastAsiaTheme="minorEastAsia" w:cstheme="minorBidi"/>
          <w:i w:val="0"/>
          <w:iCs w:val="0"/>
          <w:noProof/>
          <w:sz w:val="24"/>
          <w:szCs w:val="24"/>
        </w:rPr>
      </w:pPr>
      <w:hyperlink w:anchor="_Toc69912923" w:history="1">
        <w:r w:rsidR="0094630F" w:rsidRPr="00B428BA">
          <w:rPr>
            <w:rStyle w:val="Hyperlink"/>
            <w:rFonts w:cs="Times New Roman"/>
            <w:noProof/>
            <w14:scene3d>
              <w14:camera w14:prst="orthographicFront"/>
              <w14:lightRig w14:rig="threePt" w14:dir="t">
                <w14:rot w14:lat="0" w14:lon="0" w14:rev="0"/>
              </w14:lightRig>
            </w14:scene3d>
          </w:rPr>
          <w:t>5.3.6</w:t>
        </w:r>
        <w:r w:rsidR="0094630F">
          <w:rPr>
            <w:rFonts w:eastAsiaTheme="minorEastAsia" w:cstheme="minorBidi"/>
            <w:i w:val="0"/>
            <w:iCs w:val="0"/>
            <w:noProof/>
            <w:sz w:val="24"/>
            <w:szCs w:val="24"/>
          </w:rPr>
          <w:tab/>
        </w:r>
        <w:r w:rsidR="0094630F" w:rsidRPr="00B428BA">
          <w:rPr>
            <w:rStyle w:val="Hyperlink"/>
            <w:noProof/>
          </w:rPr>
          <w:t>Overview of information sharing and storage</w:t>
        </w:r>
        <w:r w:rsidR="0094630F">
          <w:rPr>
            <w:noProof/>
            <w:webHidden/>
          </w:rPr>
          <w:tab/>
        </w:r>
        <w:r w:rsidR="0094630F">
          <w:rPr>
            <w:noProof/>
            <w:webHidden/>
          </w:rPr>
          <w:fldChar w:fldCharType="begin"/>
        </w:r>
        <w:r w:rsidR="0094630F">
          <w:rPr>
            <w:noProof/>
            <w:webHidden/>
          </w:rPr>
          <w:instrText xml:space="preserve"> PAGEREF _Toc69912923 \h </w:instrText>
        </w:r>
        <w:r w:rsidR="0094630F">
          <w:rPr>
            <w:noProof/>
            <w:webHidden/>
          </w:rPr>
        </w:r>
        <w:r w:rsidR="0094630F">
          <w:rPr>
            <w:noProof/>
            <w:webHidden/>
          </w:rPr>
          <w:fldChar w:fldCharType="separate"/>
        </w:r>
        <w:r w:rsidR="0094630F">
          <w:rPr>
            <w:noProof/>
            <w:webHidden/>
          </w:rPr>
          <w:t>14</w:t>
        </w:r>
        <w:r w:rsidR="0094630F">
          <w:rPr>
            <w:noProof/>
            <w:webHidden/>
          </w:rPr>
          <w:fldChar w:fldCharType="end"/>
        </w:r>
      </w:hyperlink>
    </w:p>
    <w:p w14:paraId="064902E3" w14:textId="6B753D96" w:rsidR="0094630F" w:rsidRDefault="00E20EB6">
      <w:pPr>
        <w:pStyle w:val="TOC4"/>
        <w:tabs>
          <w:tab w:val="left" w:pos="1680"/>
          <w:tab w:val="right" w:leader="dot" w:pos="9350"/>
        </w:tabs>
        <w:rPr>
          <w:rFonts w:eastAsiaTheme="minorEastAsia" w:cstheme="minorBidi"/>
          <w:noProof/>
          <w:sz w:val="24"/>
          <w:szCs w:val="24"/>
        </w:rPr>
      </w:pPr>
      <w:hyperlink w:anchor="_Toc69912924" w:history="1">
        <w:r w:rsidR="0094630F" w:rsidRPr="00B428BA">
          <w:rPr>
            <w:rStyle w:val="Hyperlink"/>
            <w:noProof/>
          </w:rPr>
          <w:t>5.3.6.1</w:t>
        </w:r>
        <w:r w:rsidR="0094630F">
          <w:rPr>
            <w:rFonts w:eastAsiaTheme="minorEastAsia" w:cstheme="minorBidi"/>
            <w:noProof/>
            <w:sz w:val="24"/>
            <w:szCs w:val="24"/>
          </w:rPr>
          <w:tab/>
        </w:r>
        <w:r w:rsidR="0094630F" w:rsidRPr="00B428BA">
          <w:rPr>
            <w:rStyle w:val="Hyperlink"/>
            <w:noProof/>
          </w:rPr>
          <w:t>Overview and access to the anDREa platform</w:t>
        </w:r>
        <w:r w:rsidR="0094630F">
          <w:rPr>
            <w:noProof/>
            <w:webHidden/>
          </w:rPr>
          <w:tab/>
        </w:r>
        <w:r w:rsidR="0094630F">
          <w:rPr>
            <w:noProof/>
            <w:webHidden/>
          </w:rPr>
          <w:fldChar w:fldCharType="begin"/>
        </w:r>
        <w:r w:rsidR="0094630F">
          <w:rPr>
            <w:noProof/>
            <w:webHidden/>
          </w:rPr>
          <w:instrText xml:space="preserve"> PAGEREF _Toc69912924 \h </w:instrText>
        </w:r>
        <w:r w:rsidR="0094630F">
          <w:rPr>
            <w:noProof/>
            <w:webHidden/>
          </w:rPr>
        </w:r>
        <w:r w:rsidR="0094630F">
          <w:rPr>
            <w:noProof/>
            <w:webHidden/>
          </w:rPr>
          <w:fldChar w:fldCharType="separate"/>
        </w:r>
        <w:r w:rsidR="0094630F">
          <w:rPr>
            <w:noProof/>
            <w:webHidden/>
          </w:rPr>
          <w:t>15</w:t>
        </w:r>
        <w:r w:rsidR="0094630F">
          <w:rPr>
            <w:noProof/>
            <w:webHidden/>
          </w:rPr>
          <w:fldChar w:fldCharType="end"/>
        </w:r>
      </w:hyperlink>
    </w:p>
    <w:p w14:paraId="3A006A60" w14:textId="0CEC97F1" w:rsidR="0094630F" w:rsidRDefault="00E20EB6">
      <w:pPr>
        <w:pStyle w:val="TOC4"/>
        <w:tabs>
          <w:tab w:val="left" w:pos="1680"/>
          <w:tab w:val="right" w:leader="dot" w:pos="9350"/>
        </w:tabs>
        <w:rPr>
          <w:rFonts w:eastAsiaTheme="minorEastAsia" w:cstheme="minorBidi"/>
          <w:noProof/>
          <w:sz w:val="24"/>
          <w:szCs w:val="24"/>
        </w:rPr>
      </w:pPr>
      <w:hyperlink w:anchor="_Toc69912925" w:history="1">
        <w:r w:rsidR="0094630F" w:rsidRPr="00B428BA">
          <w:rPr>
            <w:rStyle w:val="Hyperlink"/>
            <w:noProof/>
          </w:rPr>
          <w:t>5.3.6.2</w:t>
        </w:r>
        <w:r w:rsidR="0094630F">
          <w:rPr>
            <w:rFonts w:eastAsiaTheme="minorEastAsia" w:cstheme="minorBidi"/>
            <w:noProof/>
            <w:sz w:val="24"/>
            <w:szCs w:val="24"/>
          </w:rPr>
          <w:tab/>
        </w:r>
        <w:r w:rsidR="0094630F" w:rsidRPr="00B428BA">
          <w:rPr>
            <w:rStyle w:val="Hyperlink"/>
            <w:noProof/>
          </w:rPr>
          <w:t>File transfer and storage procedures</w:t>
        </w:r>
        <w:r w:rsidR="0094630F">
          <w:rPr>
            <w:noProof/>
            <w:webHidden/>
          </w:rPr>
          <w:tab/>
        </w:r>
        <w:r w:rsidR="0094630F">
          <w:rPr>
            <w:noProof/>
            <w:webHidden/>
          </w:rPr>
          <w:fldChar w:fldCharType="begin"/>
        </w:r>
        <w:r w:rsidR="0094630F">
          <w:rPr>
            <w:noProof/>
            <w:webHidden/>
          </w:rPr>
          <w:instrText xml:space="preserve"> PAGEREF _Toc69912925 \h </w:instrText>
        </w:r>
        <w:r w:rsidR="0094630F">
          <w:rPr>
            <w:noProof/>
            <w:webHidden/>
          </w:rPr>
        </w:r>
        <w:r w:rsidR="0094630F">
          <w:rPr>
            <w:noProof/>
            <w:webHidden/>
          </w:rPr>
          <w:fldChar w:fldCharType="separate"/>
        </w:r>
        <w:r w:rsidR="0094630F">
          <w:rPr>
            <w:noProof/>
            <w:webHidden/>
          </w:rPr>
          <w:t>15</w:t>
        </w:r>
        <w:r w:rsidR="0094630F">
          <w:rPr>
            <w:noProof/>
            <w:webHidden/>
          </w:rPr>
          <w:fldChar w:fldCharType="end"/>
        </w:r>
      </w:hyperlink>
    </w:p>
    <w:p w14:paraId="3CFDA949" w14:textId="6A6EEB0D" w:rsidR="0094630F" w:rsidRDefault="00E20EB6">
      <w:pPr>
        <w:pStyle w:val="TOC4"/>
        <w:tabs>
          <w:tab w:val="left" w:pos="1680"/>
          <w:tab w:val="right" w:leader="dot" w:pos="9350"/>
        </w:tabs>
        <w:rPr>
          <w:rFonts w:eastAsiaTheme="minorEastAsia" w:cstheme="minorBidi"/>
          <w:noProof/>
          <w:sz w:val="24"/>
          <w:szCs w:val="24"/>
        </w:rPr>
      </w:pPr>
      <w:hyperlink w:anchor="_Toc69912926" w:history="1">
        <w:r w:rsidR="0094630F" w:rsidRPr="00B428BA">
          <w:rPr>
            <w:rStyle w:val="Hyperlink"/>
            <w:noProof/>
          </w:rPr>
          <w:t>5.3.6.3</w:t>
        </w:r>
        <w:r w:rsidR="0094630F">
          <w:rPr>
            <w:rFonts w:eastAsiaTheme="minorEastAsia" w:cstheme="minorBidi"/>
            <w:noProof/>
            <w:sz w:val="24"/>
            <w:szCs w:val="24"/>
          </w:rPr>
          <w:tab/>
        </w:r>
        <w:r w:rsidR="0094630F" w:rsidRPr="00B428BA">
          <w:rPr>
            <w:rStyle w:val="Hyperlink"/>
            <w:noProof/>
          </w:rPr>
          <w:t>Analysis of output tables stored in anDREa</w:t>
        </w:r>
        <w:r w:rsidR="0094630F">
          <w:rPr>
            <w:noProof/>
            <w:webHidden/>
          </w:rPr>
          <w:tab/>
        </w:r>
        <w:r w:rsidR="0094630F">
          <w:rPr>
            <w:noProof/>
            <w:webHidden/>
          </w:rPr>
          <w:fldChar w:fldCharType="begin"/>
        </w:r>
        <w:r w:rsidR="0094630F">
          <w:rPr>
            <w:noProof/>
            <w:webHidden/>
          </w:rPr>
          <w:instrText xml:space="preserve"> PAGEREF _Toc69912926 \h </w:instrText>
        </w:r>
        <w:r w:rsidR="0094630F">
          <w:rPr>
            <w:noProof/>
            <w:webHidden/>
          </w:rPr>
        </w:r>
        <w:r w:rsidR="0094630F">
          <w:rPr>
            <w:noProof/>
            <w:webHidden/>
          </w:rPr>
          <w:fldChar w:fldCharType="separate"/>
        </w:r>
        <w:r w:rsidR="0094630F">
          <w:rPr>
            <w:noProof/>
            <w:webHidden/>
          </w:rPr>
          <w:t>16</w:t>
        </w:r>
        <w:r w:rsidR="0094630F">
          <w:rPr>
            <w:noProof/>
            <w:webHidden/>
          </w:rPr>
          <w:fldChar w:fldCharType="end"/>
        </w:r>
      </w:hyperlink>
    </w:p>
    <w:p w14:paraId="6A542923" w14:textId="7E3BA0BA" w:rsidR="0094630F" w:rsidRDefault="00E20EB6">
      <w:pPr>
        <w:pStyle w:val="TOC2"/>
        <w:tabs>
          <w:tab w:val="left" w:pos="960"/>
          <w:tab w:val="right" w:leader="dot" w:pos="9350"/>
        </w:tabs>
        <w:rPr>
          <w:rFonts w:eastAsiaTheme="minorEastAsia" w:cstheme="minorBidi"/>
          <w:smallCaps w:val="0"/>
          <w:noProof/>
          <w:sz w:val="24"/>
          <w:szCs w:val="24"/>
        </w:rPr>
      </w:pPr>
      <w:hyperlink w:anchor="_Toc69912927" w:history="1">
        <w:r w:rsidR="0094630F" w:rsidRPr="00B428BA">
          <w:rPr>
            <w:rStyle w:val="Hyperlink"/>
            <w:noProof/>
          </w:rPr>
          <w:t>5.4</w:t>
        </w:r>
        <w:r w:rsidR="0094630F">
          <w:rPr>
            <w:rFonts w:eastAsiaTheme="minorEastAsia" w:cstheme="minorBidi"/>
            <w:smallCaps w:val="0"/>
            <w:noProof/>
            <w:sz w:val="24"/>
            <w:szCs w:val="24"/>
          </w:rPr>
          <w:tab/>
        </w:r>
        <w:r w:rsidR="0094630F" w:rsidRPr="00B428BA">
          <w:rPr>
            <w:rStyle w:val="Hyperlink"/>
            <w:noProof/>
          </w:rPr>
          <w:t>Data Extraction and Harmonization procedure – Data set descriptions</w:t>
        </w:r>
        <w:r w:rsidR="0094630F">
          <w:rPr>
            <w:noProof/>
            <w:webHidden/>
          </w:rPr>
          <w:tab/>
        </w:r>
        <w:r w:rsidR="0094630F">
          <w:rPr>
            <w:noProof/>
            <w:webHidden/>
          </w:rPr>
          <w:fldChar w:fldCharType="begin"/>
        </w:r>
        <w:r w:rsidR="0094630F">
          <w:rPr>
            <w:noProof/>
            <w:webHidden/>
          </w:rPr>
          <w:instrText xml:space="preserve"> PAGEREF _Toc69912927 \h </w:instrText>
        </w:r>
        <w:r w:rsidR="0094630F">
          <w:rPr>
            <w:noProof/>
            <w:webHidden/>
          </w:rPr>
        </w:r>
        <w:r w:rsidR="0094630F">
          <w:rPr>
            <w:noProof/>
            <w:webHidden/>
          </w:rPr>
          <w:fldChar w:fldCharType="separate"/>
        </w:r>
        <w:r w:rsidR="0094630F">
          <w:rPr>
            <w:noProof/>
            <w:webHidden/>
          </w:rPr>
          <w:t>16</w:t>
        </w:r>
        <w:r w:rsidR="0094630F">
          <w:rPr>
            <w:noProof/>
            <w:webHidden/>
          </w:rPr>
          <w:fldChar w:fldCharType="end"/>
        </w:r>
      </w:hyperlink>
    </w:p>
    <w:p w14:paraId="39BB18D4" w14:textId="4E6D5D4A" w:rsidR="0094630F" w:rsidRDefault="00E20EB6">
      <w:pPr>
        <w:pStyle w:val="TOC3"/>
        <w:tabs>
          <w:tab w:val="left" w:pos="1200"/>
          <w:tab w:val="right" w:leader="dot" w:pos="9350"/>
        </w:tabs>
        <w:rPr>
          <w:rFonts w:eastAsiaTheme="minorEastAsia" w:cstheme="minorBidi"/>
          <w:i w:val="0"/>
          <w:iCs w:val="0"/>
          <w:noProof/>
          <w:sz w:val="24"/>
          <w:szCs w:val="24"/>
        </w:rPr>
      </w:pPr>
      <w:hyperlink w:anchor="_Toc69912928" w:history="1">
        <w:r w:rsidR="0094630F" w:rsidRPr="00B428BA">
          <w:rPr>
            <w:rStyle w:val="Hyperlink"/>
            <w:rFonts w:cs="Times New Roman"/>
            <w:noProof/>
            <w14:scene3d>
              <w14:camera w14:prst="orthographicFront"/>
              <w14:lightRig w14:rig="threePt" w14:dir="t">
                <w14:rot w14:lat="0" w14:lon="0" w14:rev="0"/>
              </w14:lightRig>
            </w14:scene3d>
          </w:rPr>
          <w:t>5.4.1</w:t>
        </w:r>
        <w:r w:rsidR="0094630F">
          <w:rPr>
            <w:rFonts w:eastAsiaTheme="minorEastAsia" w:cstheme="minorBidi"/>
            <w:i w:val="0"/>
            <w:iCs w:val="0"/>
            <w:noProof/>
            <w:sz w:val="24"/>
            <w:szCs w:val="24"/>
          </w:rPr>
          <w:tab/>
        </w:r>
        <w:r w:rsidR="0094630F" w:rsidRPr="00B428BA">
          <w:rPr>
            <w:rStyle w:val="Hyperlink"/>
            <w:noProof/>
          </w:rPr>
          <w:t>Original data (D1)</w:t>
        </w:r>
        <w:r w:rsidR="0094630F">
          <w:rPr>
            <w:noProof/>
            <w:webHidden/>
          </w:rPr>
          <w:tab/>
        </w:r>
        <w:r w:rsidR="0094630F">
          <w:rPr>
            <w:noProof/>
            <w:webHidden/>
          </w:rPr>
          <w:fldChar w:fldCharType="begin"/>
        </w:r>
        <w:r w:rsidR="0094630F">
          <w:rPr>
            <w:noProof/>
            <w:webHidden/>
          </w:rPr>
          <w:instrText xml:space="preserve"> PAGEREF _Toc69912928 \h </w:instrText>
        </w:r>
        <w:r w:rsidR="0094630F">
          <w:rPr>
            <w:noProof/>
            <w:webHidden/>
          </w:rPr>
        </w:r>
        <w:r w:rsidR="0094630F">
          <w:rPr>
            <w:noProof/>
            <w:webHidden/>
          </w:rPr>
          <w:fldChar w:fldCharType="separate"/>
        </w:r>
        <w:r w:rsidR="0094630F">
          <w:rPr>
            <w:noProof/>
            <w:webHidden/>
          </w:rPr>
          <w:t>16</w:t>
        </w:r>
        <w:r w:rsidR="0094630F">
          <w:rPr>
            <w:noProof/>
            <w:webHidden/>
          </w:rPr>
          <w:fldChar w:fldCharType="end"/>
        </w:r>
      </w:hyperlink>
    </w:p>
    <w:p w14:paraId="59B4532F" w14:textId="23C37726" w:rsidR="0094630F" w:rsidRDefault="00E20EB6">
      <w:pPr>
        <w:pStyle w:val="TOC3"/>
        <w:tabs>
          <w:tab w:val="left" w:pos="1200"/>
          <w:tab w:val="right" w:leader="dot" w:pos="9350"/>
        </w:tabs>
        <w:rPr>
          <w:rFonts w:eastAsiaTheme="minorEastAsia" w:cstheme="minorBidi"/>
          <w:i w:val="0"/>
          <w:iCs w:val="0"/>
          <w:noProof/>
          <w:sz w:val="24"/>
          <w:szCs w:val="24"/>
        </w:rPr>
      </w:pPr>
      <w:hyperlink w:anchor="_Toc69912929" w:history="1">
        <w:r w:rsidR="0094630F" w:rsidRPr="00B428BA">
          <w:rPr>
            <w:rStyle w:val="Hyperlink"/>
            <w:rFonts w:cs="Times New Roman"/>
            <w:noProof/>
            <w14:scene3d>
              <w14:camera w14:prst="orthographicFront"/>
              <w14:lightRig w14:rig="threePt" w14:dir="t">
                <w14:rot w14:lat="0" w14:lon="0" w14:rev="0"/>
              </w14:lightRig>
            </w14:scene3d>
          </w:rPr>
          <w:t>5.4.2</w:t>
        </w:r>
        <w:r w:rsidR="0094630F">
          <w:rPr>
            <w:rFonts w:eastAsiaTheme="minorEastAsia" w:cstheme="minorBidi"/>
            <w:i w:val="0"/>
            <w:iCs w:val="0"/>
            <w:noProof/>
            <w:sz w:val="24"/>
            <w:szCs w:val="24"/>
          </w:rPr>
          <w:tab/>
        </w:r>
        <w:r w:rsidR="0094630F" w:rsidRPr="00B428BA">
          <w:rPr>
            <w:rStyle w:val="Hyperlink"/>
            <w:noProof/>
          </w:rPr>
          <w:t>Syntactically Harmonized CDM (D2)</w:t>
        </w:r>
        <w:r w:rsidR="0094630F">
          <w:rPr>
            <w:noProof/>
            <w:webHidden/>
          </w:rPr>
          <w:tab/>
        </w:r>
        <w:r w:rsidR="0094630F">
          <w:rPr>
            <w:noProof/>
            <w:webHidden/>
          </w:rPr>
          <w:fldChar w:fldCharType="begin"/>
        </w:r>
        <w:r w:rsidR="0094630F">
          <w:rPr>
            <w:noProof/>
            <w:webHidden/>
          </w:rPr>
          <w:instrText xml:space="preserve"> PAGEREF _Toc69912929 \h </w:instrText>
        </w:r>
        <w:r w:rsidR="0094630F">
          <w:rPr>
            <w:noProof/>
            <w:webHidden/>
          </w:rPr>
        </w:r>
        <w:r w:rsidR="0094630F">
          <w:rPr>
            <w:noProof/>
            <w:webHidden/>
          </w:rPr>
          <w:fldChar w:fldCharType="separate"/>
        </w:r>
        <w:r w:rsidR="0094630F">
          <w:rPr>
            <w:noProof/>
            <w:webHidden/>
          </w:rPr>
          <w:t>16</w:t>
        </w:r>
        <w:r w:rsidR="0094630F">
          <w:rPr>
            <w:noProof/>
            <w:webHidden/>
          </w:rPr>
          <w:fldChar w:fldCharType="end"/>
        </w:r>
      </w:hyperlink>
    </w:p>
    <w:p w14:paraId="75E80790" w14:textId="603CB984" w:rsidR="0094630F" w:rsidRDefault="00E20EB6">
      <w:pPr>
        <w:pStyle w:val="TOC2"/>
        <w:tabs>
          <w:tab w:val="left" w:pos="960"/>
          <w:tab w:val="right" w:leader="dot" w:pos="9350"/>
        </w:tabs>
        <w:rPr>
          <w:rFonts w:eastAsiaTheme="minorEastAsia" w:cstheme="minorBidi"/>
          <w:smallCaps w:val="0"/>
          <w:noProof/>
          <w:sz w:val="24"/>
          <w:szCs w:val="24"/>
        </w:rPr>
      </w:pPr>
      <w:hyperlink w:anchor="_Toc69912930" w:history="1">
        <w:r w:rsidR="0094630F" w:rsidRPr="00B428BA">
          <w:rPr>
            <w:rStyle w:val="Hyperlink"/>
            <w:noProof/>
          </w:rPr>
          <w:t>5.5</w:t>
        </w:r>
        <w:r w:rsidR="0094630F">
          <w:rPr>
            <w:rFonts w:eastAsiaTheme="minorEastAsia" w:cstheme="minorBidi"/>
            <w:smallCaps w:val="0"/>
            <w:noProof/>
            <w:sz w:val="24"/>
            <w:szCs w:val="24"/>
          </w:rPr>
          <w:tab/>
        </w:r>
        <w:r w:rsidR="0094630F" w:rsidRPr="00B428BA">
          <w:rPr>
            <w:rStyle w:val="Hyperlink"/>
            <w:noProof/>
          </w:rPr>
          <w:t>Analysis</w:t>
        </w:r>
        <w:r w:rsidR="0094630F">
          <w:rPr>
            <w:noProof/>
            <w:webHidden/>
          </w:rPr>
          <w:tab/>
        </w:r>
        <w:r w:rsidR="0094630F">
          <w:rPr>
            <w:noProof/>
            <w:webHidden/>
          </w:rPr>
          <w:fldChar w:fldCharType="begin"/>
        </w:r>
        <w:r w:rsidR="0094630F">
          <w:rPr>
            <w:noProof/>
            <w:webHidden/>
          </w:rPr>
          <w:instrText xml:space="preserve"> PAGEREF _Toc69912930 \h </w:instrText>
        </w:r>
        <w:r w:rsidR="0094630F">
          <w:rPr>
            <w:noProof/>
            <w:webHidden/>
          </w:rPr>
        </w:r>
        <w:r w:rsidR="0094630F">
          <w:rPr>
            <w:noProof/>
            <w:webHidden/>
          </w:rPr>
          <w:fldChar w:fldCharType="separate"/>
        </w:r>
        <w:r w:rsidR="0094630F">
          <w:rPr>
            <w:noProof/>
            <w:webHidden/>
          </w:rPr>
          <w:t>19</w:t>
        </w:r>
        <w:r w:rsidR="0094630F">
          <w:rPr>
            <w:noProof/>
            <w:webHidden/>
          </w:rPr>
          <w:fldChar w:fldCharType="end"/>
        </w:r>
      </w:hyperlink>
    </w:p>
    <w:p w14:paraId="6177292E" w14:textId="668298BB" w:rsidR="0094630F" w:rsidRDefault="00E20EB6">
      <w:pPr>
        <w:pStyle w:val="TOC3"/>
        <w:tabs>
          <w:tab w:val="left" w:pos="1200"/>
          <w:tab w:val="right" w:leader="dot" w:pos="9350"/>
        </w:tabs>
        <w:rPr>
          <w:rFonts w:eastAsiaTheme="minorEastAsia" w:cstheme="minorBidi"/>
          <w:i w:val="0"/>
          <w:iCs w:val="0"/>
          <w:noProof/>
          <w:sz w:val="24"/>
          <w:szCs w:val="24"/>
        </w:rPr>
      </w:pPr>
      <w:hyperlink w:anchor="_Toc69912931" w:history="1">
        <w:r w:rsidR="0094630F" w:rsidRPr="00B428BA">
          <w:rPr>
            <w:rStyle w:val="Hyperlink"/>
            <w:rFonts w:cs="Times New Roman"/>
            <w:noProof/>
            <w14:scene3d>
              <w14:camera w14:prst="orthographicFront"/>
              <w14:lightRig w14:rig="threePt" w14:dir="t">
                <w14:rot w14:lat="0" w14:lon="0" w14:rev="0"/>
              </w14:lightRig>
            </w14:scene3d>
          </w:rPr>
          <w:t>5.5.1</w:t>
        </w:r>
        <w:r w:rsidR="0094630F">
          <w:rPr>
            <w:rFonts w:eastAsiaTheme="minorEastAsia" w:cstheme="minorBidi"/>
            <w:i w:val="0"/>
            <w:iCs w:val="0"/>
            <w:noProof/>
            <w:sz w:val="24"/>
            <w:szCs w:val="24"/>
          </w:rPr>
          <w:tab/>
        </w:r>
        <w:r w:rsidR="0094630F" w:rsidRPr="00B428BA">
          <w:rPr>
            <w:rStyle w:val="Hyperlink"/>
            <w:noProof/>
          </w:rPr>
          <w:t>Populations</w:t>
        </w:r>
        <w:r w:rsidR="0094630F">
          <w:rPr>
            <w:noProof/>
            <w:webHidden/>
          </w:rPr>
          <w:tab/>
        </w:r>
        <w:r w:rsidR="0094630F">
          <w:rPr>
            <w:noProof/>
            <w:webHidden/>
          </w:rPr>
          <w:fldChar w:fldCharType="begin"/>
        </w:r>
        <w:r w:rsidR="0094630F">
          <w:rPr>
            <w:noProof/>
            <w:webHidden/>
          </w:rPr>
          <w:instrText xml:space="preserve"> PAGEREF _Toc69912931 \h </w:instrText>
        </w:r>
        <w:r w:rsidR="0094630F">
          <w:rPr>
            <w:noProof/>
            <w:webHidden/>
          </w:rPr>
        </w:r>
        <w:r w:rsidR="0094630F">
          <w:rPr>
            <w:noProof/>
            <w:webHidden/>
          </w:rPr>
          <w:fldChar w:fldCharType="separate"/>
        </w:r>
        <w:r w:rsidR="0094630F">
          <w:rPr>
            <w:noProof/>
            <w:webHidden/>
          </w:rPr>
          <w:t>19</w:t>
        </w:r>
        <w:r w:rsidR="0094630F">
          <w:rPr>
            <w:noProof/>
            <w:webHidden/>
          </w:rPr>
          <w:fldChar w:fldCharType="end"/>
        </w:r>
      </w:hyperlink>
    </w:p>
    <w:p w14:paraId="3373ABF1" w14:textId="1E22D8FB" w:rsidR="0094630F" w:rsidRDefault="00E20EB6">
      <w:pPr>
        <w:pStyle w:val="TOC4"/>
        <w:tabs>
          <w:tab w:val="left" w:pos="1680"/>
          <w:tab w:val="right" w:leader="dot" w:pos="9350"/>
        </w:tabs>
        <w:rPr>
          <w:rFonts w:eastAsiaTheme="minorEastAsia" w:cstheme="minorBidi"/>
          <w:noProof/>
          <w:sz w:val="24"/>
          <w:szCs w:val="24"/>
        </w:rPr>
      </w:pPr>
      <w:hyperlink w:anchor="_Toc69912932" w:history="1">
        <w:r w:rsidR="0094630F" w:rsidRPr="00B428BA">
          <w:rPr>
            <w:rStyle w:val="Hyperlink"/>
            <w:noProof/>
          </w:rPr>
          <w:t>5.5.1.1</w:t>
        </w:r>
        <w:r w:rsidR="0094630F">
          <w:rPr>
            <w:rFonts w:eastAsiaTheme="minorEastAsia" w:cstheme="minorBidi"/>
            <w:noProof/>
            <w:sz w:val="24"/>
            <w:szCs w:val="24"/>
          </w:rPr>
          <w:tab/>
        </w:r>
        <w:r w:rsidR="0094630F" w:rsidRPr="00B428BA">
          <w:rPr>
            <w:rStyle w:val="Hyperlink"/>
            <w:noProof/>
          </w:rPr>
          <w:t>Persons and persontime under observation for source and study populations</w:t>
        </w:r>
        <w:r w:rsidR="0094630F">
          <w:rPr>
            <w:noProof/>
            <w:webHidden/>
          </w:rPr>
          <w:tab/>
        </w:r>
        <w:r w:rsidR="0094630F">
          <w:rPr>
            <w:noProof/>
            <w:webHidden/>
          </w:rPr>
          <w:fldChar w:fldCharType="begin"/>
        </w:r>
        <w:r w:rsidR="0094630F">
          <w:rPr>
            <w:noProof/>
            <w:webHidden/>
          </w:rPr>
          <w:instrText xml:space="preserve"> PAGEREF _Toc69912932 \h </w:instrText>
        </w:r>
        <w:r w:rsidR="0094630F">
          <w:rPr>
            <w:noProof/>
            <w:webHidden/>
          </w:rPr>
        </w:r>
        <w:r w:rsidR="0094630F">
          <w:rPr>
            <w:noProof/>
            <w:webHidden/>
          </w:rPr>
          <w:fldChar w:fldCharType="separate"/>
        </w:r>
        <w:r w:rsidR="0094630F">
          <w:rPr>
            <w:noProof/>
            <w:webHidden/>
          </w:rPr>
          <w:t>19</w:t>
        </w:r>
        <w:r w:rsidR="0094630F">
          <w:rPr>
            <w:noProof/>
            <w:webHidden/>
          </w:rPr>
          <w:fldChar w:fldCharType="end"/>
        </w:r>
      </w:hyperlink>
    </w:p>
    <w:p w14:paraId="77981B68" w14:textId="032B9402" w:rsidR="0094630F" w:rsidRDefault="00E20EB6">
      <w:pPr>
        <w:pStyle w:val="TOC5"/>
        <w:tabs>
          <w:tab w:val="left" w:pos="1920"/>
          <w:tab w:val="right" w:leader="dot" w:pos="9350"/>
        </w:tabs>
        <w:rPr>
          <w:rFonts w:eastAsiaTheme="minorEastAsia" w:cstheme="minorBidi"/>
          <w:noProof/>
          <w:sz w:val="24"/>
          <w:szCs w:val="24"/>
        </w:rPr>
      </w:pPr>
      <w:hyperlink w:anchor="_Toc69912933" w:history="1">
        <w:r w:rsidR="0094630F" w:rsidRPr="00B428BA">
          <w:rPr>
            <w:rStyle w:val="Hyperlink"/>
            <w:noProof/>
          </w:rPr>
          <w:t>5.5.1.1.1</w:t>
        </w:r>
        <w:r w:rsidR="0094630F">
          <w:rPr>
            <w:rFonts w:eastAsiaTheme="minorEastAsia" w:cstheme="minorBidi"/>
            <w:noProof/>
            <w:sz w:val="24"/>
            <w:szCs w:val="24"/>
          </w:rPr>
          <w:tab/>
        </w:r>
        <w:r w:rsidR="0094630F" w:rsidRPr="00B428BA">
          <w:rPr>
            <w:rStyle w:val="Hyperlink"/>
            <w:noProof/>
          </w:rPr>
          <w:t>Step 1: Create end and start follow-up in source population</w:t>
        </w:r>
        <w:r w:rsidR="0094630F">
          <w:rPr>
            <w:noProof/>
            <w:webHidden/>
          </w:rPr>
          <w:tab/>
        </w:r>
        <w:r w:rsidR="0094630F">
          <w:rPr>
            <w:noProof/>
            <w:webHidden/>
          </w:rPr>
          <w:fldChar w:fldCharType="begin"/>
        </w:r>
        <w:r w:rsidR="0094630F">
          <w:rPr>
            <w:noProof/>
            <w:webHidden/>
          </w:rPr>
          <w:instrText xml:space="preserve"> PAGEREF _Toc69912933 \h </w:instrText>
        </w:r>
        <w:r w:rsidR="0094630F">
          <w:rPr>
            <w:noProof/>
            <w:webHidden/>
          </w:rPr>
        </w:r>
        <w:r w:rsidR="0094630F">
          <w:rPr>
            <w:noProof/>
            <w:webHidden/>
          </w:rPr>
          <w:fldChar w:fldCharType="separate"/>
        </w:r>
        <w:r w:rsidR="0094630F">
          <w:rPr>
            <w:noProof/>
            <w:webHidden/>
          </w:rPr>
          <w:t>19</w:t>
        </w:r>
        <w:r w:rsidR="0094630F">
          <w:rPr>
            <w:noProof/>
            <w:webHidden/>
          </w:rPr>
          <w:fldChar w:fldCharType="end"/>
        </w:r>
      </w:hyperlink>
    </w:p>
    <w:p w14:paraId="21606356" w14:textId="0A0D2D47" w:rsidR="0094630F" w:rsidRDefault="00E20EB6">
      <w:pPr>
        <w:pStyle w:val="TOC5"/>
        <w:tabs>
          <w:tab w:val="left" w:pos="1920"/>
          <w:tab w:val="right" w:leader="dot" w:pos="9350"/>
        </w:tabs>
        <w:rPr>
          <w:rFonts w:eastAsiaTheme="minorEastAsia" w:cstheme="minorBidi"/>
          <w:noProof/>
          <w:sz w:val="24"/>
          <w:szCs w:val="24"/>
        </w:rPr>
      </w:pPr>
      <w:hyperlink w:anchor="_Toc69912934" w:history="1">
        <w:r w:rsidR="0094630F" w:rsidRPr="00B428BA">
          <w:rPr>
            <w:rStyle w:val="Hyperlink"/>
            <w:noProof/>
            <w:lang w:val="en-GB"/>
          </w:rPr>
          <w:t>5.5.1.1.2</w:t>
        </w:r>
        <w:r w:rsidR="0094630F">
          <w:rPr>
            <w:rFonts w:eastAsiaTheme="minorEastAsia" w:cstheme="minorBidi"/>
            <w:noProof/>
            <w:sz w:val="24"/>
            <w:szCs w:val="24"/>
          </w:rPr>
          <w:tab/>
        </w:r>
        <w:r w:rsidR="0094630F" w:rsidRPr="00B428BA">
          <w:rPr>
            <w:rStyle w:val="Hyperlink"/>
            <w:noProof/>
            <w:lang w:val="en-GB"/>
          </w:rPr>
          <w:t>Step 2: Create source population table and follow-up</w:t>
        </w:r>
        <w:r w:rsidR="0094630F">
          <w:rPr>
            <w:noProof/>
            <w:webHidden/>
          </w:rPr>
          <w:tab/>
        </w:r>
        <w:r w:rsidR="0094630F">
          <w:rPr>
            <w:noProof/>
            <w:webHidden/>
          </w:rPr>
          <w:fldChar w:fldCharType="begin"/>
        </w:r>
        <w:r w:rsidR="0094630F">
          <w:rPr>
            <w:noProof/>
            <w:webHidden/>
          </w:rPr>
          <w:instrText xml:space="preserve"> PAGEREF _Toc69912934 \h </w:instrText>
        </w:r>
        <w:r w:rsidR="0094630F">
          <w:rPr>
            <w:noProof/>
            <w:webHidden/>
          </w:rPr>
        </w:r>
        <w:r w:rsidR="0094630F">
          <w:rPr>
            <w:noProof/>
            <w:webHidden/>
          </w:rPr>
          <w:fldChar w:fldCharType="separate"/>
        </w:r>
        <w:r w:rsidR="0094630F">
          <w:rPr>
            <w:noProof/>
            <w:webHidden/>
          </w:rPr>
          <w:t>20</w:t>
        </w:r>
        <w:r w:rsidR="0094630F">
          <w:rPr>
            <w:noProof/>
            <w:webHidden/>
          </w:rPr>
          <w:fldChar w:fldCharType="end"/>
        </w:r>
      </w:hyperlink>
    </w:p>
    <w:p w14:paraId="09CFAC24" w14:textId="141A8C9A" w:rsidR="0094630F" w:rsidRDefault="00E20EB6">
      <w:pPr>
        <w:pStyle w:val="TOC5"/>
        <w:tabs>
          <w:tab w:val="left" w:pos="1920"/>
          <w:tab w:val="right" w:leader="dot" w:pos="9350"/>
        </w:tabs>
        <w:rPr>
          <w:rFonts w:eastAsiaTheme="minorEastAsia" w:cstheme="minorBidi"/>
          <w:noProof/>
          <w:sz w:val="24"/>
          <w:szCs w:val="24"/>
        </w:rPr>
      </w:pPr>
      <w:hyperlink w:anchor="_Toc69912935" w:history="1">
        <w:r w:rsidR="0094630F" w:rsidRPr="00B428BA">
          <w:rPr>
            <w:rStyle w:val="Hyperlink"/>
            <w:noProof/>
            <w:lang w:val="en-GB"/>
          </w:rPr>
          <w:t>5.5.1.1.3</w:t>
        </w:r>
        <w:r w:rsidR="0094630F">
          <w:rPr>
            <w:rFonts w:eastAsiaTheme="minorEastAsia" w:cstheme="minorBidi"/>
            <w:noProof/>
            <w:sz w:val="24"/>
            <w:szCs w:val="24"/>
          </w:rPr>
          <w:tab/>
        </w:r>
        <w:r w:rsidR="0094630F" w:rsidRPr="00B428BA">
          <w:rPr>
            <w:rStyle w:val="Hyperlink"/>
            <w:noProof/>
            <w:lang w:val="en-GB"/>
          </w:rPr>
          <w:t>Step 3: Creation of the study population based on time censoring</w:t>
        </w:r>
        <w:r w:rsidR="0094630F">
          <w:rPr>
            <w:noProof/>
            <w:webHidden/>
          </w:rPr>
          <w:tab/>
        </w:r>
        <w:r w:rsidR="0094630F">
          <w:rPr>
            <w:noProof/>
            <w:webHidden/>
          </w:rPr>
          <w:fldChar w:fldCharType="begin"/>
        </w:r>
        <w:r w:rsidR="0094630F">
          <w:rPr>
            <w:noProof/>
            <w:webHidden/>
          </w:rPr>
          <w:instrText xml:space="preserve"> PAGEREF _Toc69912935 \h </w:instrText>
        </w:r>
        <w:r w:rsidR="0094630F">
          <w:rPr>
            <w:noProof/>
            <w:webHidden/>
          </w:rPr>
        </w:r>
        <w:r w:rsidR="0094630F">
          <w:rPr>
            <w:noProof/>
            <w:webHidden/>
          </w:rPr>
          <w:fldChar w:fldCharType="separate"/>
        </w:r>
        <w:r w:rsidR="0094630F">
          <w:rPr>
            <w:noProof/>
            <w:webHidden/>
          </w:rPr>
          <w:t>21</w:t>
        </w:r>
        <w:r w:rsidR="0094630F">
          <w:rPr>
            <w:noProof/>
            <w:webHidden/>
          </w:rPr>
          <w:fldChar w:fldCharType="end"/>
        </w:r>
      </w:hyperlink>
    </w:p>
    <w:p w14:paraId="7F0BA901" w14:textId="43FBE099" w:rsidR="0094630F" w:rsidRDefault="00E20EB6">
      <w:pPr>
        <w:pStyle w:val="TOC5"/>
        <w:tabs>
          <w:tab w:val="left" w:pos="1920"/>
          <w:tab w:val="right" w:leader="dot" w:pos="9350"/>
        </w:tabs>
        <w:rPr>
          <w:rFonts w:eastAsiaTheme="minorEastAsia" w:cstheme="minorBidi"/>
          <w:noProof/>
          <w:sz w:val="24"/>
          <w:szCs w:val="24"/>
        </w:rPr>
      </w:pPr>
      <w:hyperlink w:anchor="_Toc69912936" w:history="1">
        <w:r w:rsidR="0094630F" w:rsidRPr="00B428BA">
          <w:rPr>
            <w:rStyle w:val="Hyperlink"/>
            <w:noProof/>
          </w:rPr>
          <w:t>5.5.1.1.4</w:t>
        </w:r>
        <w:r w:rsidR="0094630F">
          <w:rPr>
            <w:rFonts w:eastAsiaTheme="minorEastAsia" w:cstheme="minorBidi"/>
            <w:noProof/>
            <w:sz w:val="24"/>
            <w:szCs w:val="24"/>
          </w:rPr>
          <w:tab/>
        </w:r>
        <w:r w:rsidR="0094630F" w:rsidRPr="00B428BA">
          <w:rPr>
            <w:rStyle w:val="Hyperlink"/>
            <w:noProof/>
          </w:rPr>
          <w:t>Step 4: Create output how many people we lose / have during study follow-up</w:t>
        </w:r>
        <w:r w:rsidR="0094630F">
          <w:rPr>
            <w:noProof/>
            <w:webHidden/>
          </w:rPr>
          <w:tab/>
        </w:r>
        <w:r w:rsidR="0094630F">
          <w:rPr>
            <w:noProof/>
            <w:webHidden/>
          </w:rPr>
          <w:fldChar w:fldCharType="begin"/>
        </w:r>
        <w:r w:rsidR="0094630F">
          <w:rPr>
            <w:noProof/>
            <w:webHidden/>
          </w:rPr>
          <w:instrText xml:space="preserve"> PAGEREF _Toc69912936 \h </w:instrText>
        </w:r>
        <w:r w:rsidR="0094630F">
          <w:rPr>
            <w:noProof/>
            <w:webHidden/>
          </w:rPr>
        </w:r>
        <w:r w:rsidR="0094630F">
          <w:rPr>
            <w:noProof/>
            <w:webHidden/>
          </w:rPr>
          <w:fldChar w:fldCharType="separate"/>
        </w:r>
        <w:r w:rsidR="0094630F">
          <w:rPr>
            <w:noProof/>
            <w:webHidden/>
          </w:rPr>
          <w:t>22</w:t>
        </w:r>
        <w:r w:rsidR="0094630F">
          <w:rPr>
            <w:noProof/>
            <w:webHidden/>
          </w:rPr>
          <w:fldChar w:fldCharType="end"/>
        </w:r>
      </w:hyperlink>
    </w:p>
    <w:p w14:paraId="7D5F99F3" w14:textId="0BD1AC55" w:rsidR="0094630F" w:rsidRDefault="00E20EB6">
      <w:pPr>
        <w:pStyle w:val="TOC5"/>
        <w:tabs>
          <w:tab w:val="left" w:pos="1920"/>
          <w:tab w:val="right" w:leader="dot" w:pos="9350"/>
        </w:tabs>
        <w:rPr>
          <w:rFonts w:eastAsiaTheme="minorEastAsia" w:cstheme="minorBidi"/>
          <w:noProof/>
          <w:sz w:val="24"/>
          <w:szCs w:val="24"/>
        </w:rPr>
      </w:pPr>
      <w:hyperlink w:anchor="_Toc69912937" w:history="1">
        <w:r w:rsidR="0094630F" w:rsidRPr="00B428BA">
          <w:rPr>
            <w:rStyle w:val="Hyperlink"/>
            <w:noProof/>
          </w:rPr>
          <w:t>5.5.1.1.5</w:t>
        </w:r>
        <w:r w:rsidR="0094630F">
          <w:rPr>
            <w:rFonts w:eastAsiaTheme="minorEastAsia" w:cstheme="minorBidi"/>
            <w:noProof/>
            <w:sz w:val="24"/>
            <w:szCs w:val="24"/>
          </w:rPr>
          <w:tab/>
        </w:r>
        <w:r w:rsidR="0094630F" w:rsidRPr="00B428BA">
          <w:rPr>
            <w:rStyle w:val="Hyperlink"/>
            <w:noProof/>
          </w:rPr>
          <w:t>Step 5: Distribution of persontime in study population (No censoring due to events)</w:t>
        </w:r>
        <w:r w:rsidR="0094630F">
          <w:rPr>
            <w:noProof/>
            <w:webHidden/>
          </w:rPr>
          <w:tab/>
        </w:r>
        <w:r w:rsidR="0094630F">
          <w:rPr>
            <w:noProof/>
            <w:webHidden/>
          </w:rPr>
          <w:fldChar w:fldCharType="begin"/>
        </w:r>
        <w:r w:rsidR="0094630F">
          <w:rPr>
            <w:noProof/>
            <w:webHidden/>
          </w:rPr>
          <w:instrText xml:space="preserve"> PAGEREF _Toc69912937 \h </w:instrText>
        </w:r>
        <w:r w:rsidR="0094630F">
          <w:rPr>
            <w:noProof/>
            <w:webHidden/>
          </w:rPr>
        </w:r>
        <w:r w:rsidR="0094630F">
          <w:rPr>
            <w:noProof/>
            <w:webHidden/>
          </w:rPr>
          <w:fldChar w:fldCharType="separate"/>
        </w:r>
        <w:r w:rsidR="0094630F">
          <w:rPr>
            <w:noProof/>
            <w:webHidden/>
          </w:rPr>
          <w:t>22</w:t>
        </w:r>
        <w:r w:rsidR="0094630F">
          <w:rPr>
            <w:noProof/>
            <w:webHidden/>
          </w:rPr>
          <w:fldChar w:fldCharType="end"/>
        </w:r>
      </w:hyperlink>
    </w:p>
    <w:p w14:paraId="57A1F297" w14:textId="4C417450" w:rsidR="0094630F" w:rsidRDefault="00E20EB6">
      <w:pPr>
        <w:pStyle w:val="TOC5"/>
        <w:tabs>
          <w:tab w:val="left" w:pos="1920"/>
          <w:tab w:val="right" w:leader="dot" w:pos="9350"/>
        </w:tabs>
        <w:rPr>
          <w:rFonts w:eastAsiaTheme="minorEastAsia" w:cstheme="minorBidi"/>
          <w:noProof/>
          <w:sz w:val="24"/>
          <w:szCs w:val="24"/>
        </w:rPr>
      </w:pPr>
      <w:hyperlink w:anchor="_Toc69912938" w:history="1">
        <w:r w:rsidR="0094630F" w:rsidRPr="00B428BA">
          <w:rPr>
            <w:rStyle w:val="Hyperlink"/>
            <w:noProof/>
            <w:lang w:val="en-GB"/>
          </w:rPr>
          <w:t>5.5.1.1.6</w:t>
        </w:r>
        <w:r w:rsidR="0094630F">
          <w:rPr>
            <w:rFonts w:eastAsiaTheme="minorEastAsia" w:cstheme="minorBidi"/>
            <w:noProof/>
            <w:sz w:val="24"/>
            <w:szCs w:val="24"/>
          </w:rPr>
          <w:tab/>
        </w:r>
        <w:r w:rsidR="0094630F" w:rsidRPr="00B428BA">
          <w:rPr>
            <w:rStyle w:val="Hyperlink"/>
            <w:noProof/>
            <w:lang w:val="en-GB"/>
          </w:rPr>
          <w:t>Step 6: Rounding of birth dates</w:t>
        </w:r>
        <w:r w:rsidR="0094630F">
          <w:rPr>
            <w:noProof/>
            <w:webHidden/>
          </w:rPr>
          <w:tab/>
        </w:r>
        <w:r w:rsidR="0094630F">
          <w:rPr>
            <w:noProof/>
            <w:webHidden/>
          </w:rPr>
          <w:fldChar w:fldCharType="begin"/>
        </w:r>
        <w:r w:rsidR="0094630F">
          <w:rPr>
            <w:noProof/>
            <w:webHidden/>
          </w:rPr>
          <w:instrText xml:space="preserve"> PAGEREF _Toc69912938 \h </w:instrText>
        </w:r>
        <w:r w:rsidR="0094630F">
          <w:rPr>
            <w:noProof/>
            <w:webHidden/>
          </w:rPr>
        </w:r>
        <w:r w:rsidR="0094630F">
          <w:rPr>
            <w:noProof/>
            <w:webHidden/>
          </w:rPr>
          <w:fldChar w:fldCharType="separate"/>
        </w:r>
        <w:r w:rsidR="0094630F">
          <w:rPr>
            <w:noProof/>
            <w:webHidden/>
          </w:rPr>
          <w:t>25</w:t>
        </w:r>
        <w:r w:rsidR="0094630F">
          <w:rPr>
            <w:noProof/>
            <w:webHidden/>
          </w:rPr>
          <w:fldChar w:fldCharType="end"/>
        </w:r>
      </w:hyperlink>
    </w:p>
    <w:p w14:paraId="7AE479AC" w14:textId="2166F564" w:rsidR="0094630F" w:rsidRDefault="00E20EB6">
      <w:pPr>
        <w:pStyle w:val="TOC5"/>
        <w:tabs>
          <w:tab w:val="left" w:pos="1920"/>
          <w:tab w:val="right" w:leader="dot" w:pos="9350"/>
        </w:tabs>
        <w:rPr>
          <w:rFonts w:eastAsiaTheme="minorEastAsia" w:cstheme="minorBidi"/>
          <w:noProof/>
          <w:sz w:val="24"/>
          <w:szCs w:val="24"/>
        </w:rPr>
      </w:pPr>
      <w:hyperlink w:anchor="_Toc69912939" w:history="1">
        <w:r w:rsidR="0094630F" w:rsidRPr="00B428BA">
          <w:rPr>
            <w:rStyle w:val="Hyperlink"/>
            <w:noProof/>
            <w:lang w:val="en-GB"/>
          </w:rPr>
          <w:t>5.5.1.1.7</w:t>
        </w:r>
        <w:r w:rsidR="0094630F">
          <w:rPr>
            <w:rFonts w:eastAsiaTheme="minorEastAsia" w:cstheme="minorBidi"/>
            <w:noProof/>
            <w:sz w:val="24"/>
            <w:szCs w:val="24"/>
          </w:rPr>
          <w:tab/>
        </w:r>
        <w:r w:rsidR="0094630F" w:rsidRPr="00B428BA">
          <w:rPr>
            <w:rStyle w:val="Hyperlink"/>
            <w:noProof/>
            <w:lang w:val="en-GB"/>
          </w:rPr>
          <w:t>Step 7: Inspection of birth cohorts and time till registration</w:t>
        </w:r>
        <w:r w:rsidR="0094630F">
          <w:rPr>
            <w:noProof/>
            <w:webHidden/>
          </w:rPr>
          <w:tab/>
        </w:r>
        <w:r w:rsidR="0094630F">
          <w:rPr>
            <w:noProof/>
            <w:webHidden/>
          </w:rPr>
          <w:fldChar w:fldCharType="begin"/>
        </w:r>
        <w:r w:rsidR="0094630F">
          <w:rPr>
            <w:noProof/>
            <w:webHidden/>
          </w:rPr>
          <w:instrText xml:space="preserve"> PAGEREF _Toc69912939 \h </w:instrText>
        </w:r>
        <w:r w:rsidR="0094630F">
          <w:rPr>
            <w:noProof/>
            <w:webHidden/>
          </w:rPr>
        </w:r>
        <w:r w:rsidR="0094630F">
          <w:rPr>
            <w:noProof/>
            <w:webHidden/>
          </w:rPr>
          <w:fldChar w:fldCharType="separate"/>
        </w:r>
        <w:r w:rsidR="0094630F">
          <w:rPr>
            <w:noProof/>
            <w:webHidden/>
          </w:rPr>
          <w:t>26</w:t>
        </w:r>
        <w:r w:rsidR="0094630F">
          <w:rPr>
            <w:noProof/>
            <w:webHidden/>
          </w:rPr>
          <w:fldChar w:fldCharType="end"/>
        </w:r>
      </w:hyperlink>
    </w:p>
    <w:p w14:paraId="2A1CAE20" w14:textId="471E1FED" w:rsidR="0094630F" w:rsidRDefault="00E20EB6">
      <w:pPr>
        <w:pStyle w:val="TOC5"/>
        <w:tabs>
          <w:tab w:val="left" w:pos="1920"/>
          <w:tab w:val="right" w:leader="dot" w:pos="9350"/>
        </w:tabs>
        <w:rPr>
          <w:rFonts w:eastAsiaTheme="minorEastAsia" w:cstheme="minorBidi"/>
          <w:noProof/>
          <w:sz w:val="24"/>
          <w:szCs w:val="24"/>
        </w:rPr>
      </w:pPr>
      <w:hyperlink w:anchor="_Toc69912940" w:history="1">
        <w:r w:rsidR="0094630F" w:rsidRPr="00B428BA">
          <w:rPr>
            <w:rStyle w:val="Hyperlink"/>
            <w:noProof/>
            <w:lang w:val="en-GB"/>
          </w:rPr>
          <w:t>5.5.1.1.8</w:t>
        </w:r>
        <w:r w:rsidR="0094630F">
          <w:rPr>
            <w:rFonts w:eastAsiaTheme="minorEastAsia" w:cstheme="minorBidi"/>
            <w:noProof/>
            <w:sz w:val="24"/>
            <w:szCs w:val="24"/>
          </w:rPr>
          <w:tab/>
        </w:r>
        <w:r w:rsidR="0094630F" w:rsidRPr="00B428BA">
          <w:rPr>
            <w:rStyle w:val="Hyperlink"/>
            <w:noProof/>
            <w:lang w:val="en-GB"/>
          </w:rPr>
          <w:t>Step 8: Medicines &amp; vaccines counts</w:t>
        </w:r>
        <w:r w:rsidR="0094630F">
          <w:rPr>
            <w:noProof/>
            <w:webHidden/>
          </w:rPr>
          <w:tab/>
        </w:r>
        <w:r w:rsidR="0094630F">
          <w:rPr>
            <w:noProof/>
            <w:webHidden/>
          </w:rPr>
          <w:fldChar w:fldCharType="begin"/>
        </w:r>
        <w:r w:rsidR="0094630F">
          <w:rPr>
            <w:noProof/>
            <w:webHidden/>
          </w:rPr>
          <w:instrText xml:space="preserve"> PAGEREF _Toc69912940 \h </w:instrText>
        </w:r>
        <w:r w:rsidR="0094630F">
          <w:rPr>
            <w:noProof/>
            <w:webHidden/>
          </w:rPr>
        </w:r>
        <w:r w:rsidR="0094630F">
          <w:rPr>
            <w:noProof/>
            <w:webHidden/>
          </w:rPr>
          <w:fldChar w:fldCharType="separate"/>
        </w:r>
        <w:r w:rsidR="0094630F">
          <w:rPr>
            <w:noProof/>
            <w:webHidden/>
          </w:rPr>
          <w:t>27</w:t>
        </w:r>
        <w:r w:rsidR="0094630F">
          <w:rPr>
            <w:noProof/>
            <w:webHidden/>
          </w:rPr>
          <w:fldChar w:fldCharType="end"/>
        </w:r>
      </w:hyperlink>
    </w:p>
    <w:p w14:paraId="2950D82B" w14:textId="19D8F25D" w:rsidR="0094630F" w:rsidRDefault="00E20EB6">
      <w:pPr>
        <w:pStyle w:val="TOC5"/>
        <w:tabs>
          <w:tab w:val="left" w:pos="1920"/>
          <w:tab w:val="right" w:leader="dot" w:pos="9350"/>
        </w:tabs>
        <w:rPr>
          <w:rFonts w:eastAsiaTheme="minorEastAsia" w:cstheme="minorBidi"/>
          <w:noProof/>
          <w:sz w:val="24"/>
          <w:szCs w:val="24"/>
        </w:rPr>
      </w:pPr>
      <w:hyperlink w:anchor="_Toc69912941" w:history="1">
        <w:r w:rsidR="0094630F" w:rsidRPr="00B428BA">
          <w:rPr>
            <w:rStyle w:val="Hyperlink"/>
            <w:noProof/>
          </w:rPr>
          <w:t>5.5.1.1.9</w:t>
        </w:r>
        <w:r w:rsidR="0094630F">
          <w:rPr>
            <w:rFonts w:eastAsiaTheme="minorEastAsia" w:cstheme="minorBidi"/>
            <w:noProof/>
            <w:sz w:val="24"/>
            <w:szCs w:val="24"/>
          </w:rPr>
          <w:tab/>
        </w:r>
        <w:r w:rsidR="0094630F" w:rsidRPr="00B428BA">
          <w:rPr>
            <w:rStyle w:val="Hyperlink"/>
            <w:noProof/>
          </w:rPr>
          <w:t>Step 9: Completeness of medicines information</w:t>
        </w:r>
        <w:r w:rsidR="0094630F">
          <w:rPr>
            <w:noProof/>
            <w:webHidden/>
          </w:rPr>
          <w:tab/>
        </w:r>
        <w:r w:rsidR="0094630F">
          <w:rPr>
            <w:noProof/>
            <w:webHidden/>
          </w:rPr>
          <w:fldChar w:fldCharType="begin"/>
        </w:r>
        <w:r w:rsidR="0094630F">
          <w:rPr>
            <w:noProof/>
            <w:webHidden/>
          </w:rPr>
          <w:instrText xml:space="preserve"> PAGEREF _Toc69912941 \h </w:instrText>
        </w:r>
        <w:r w:rsidR="0094630F">
          <w:rPr>
            <w:noProof/>
            <w:webHidden/>
          </w:rPr>
        </w:r>
        <w:r w:rsidR="0094630F">
          <w:rPr>
            <w:noProof/>
            <w:webHidden/>
          </w:rPr>
          <w:fldChar w:fldCharType="separate"/>
        </w:r>
        <w:r w:rsidR="0094630F">
          <w:rPr>
            <w:noProof/>
            <w:webHidden/>
          </w:rPr>
          <w:t>31</w:t>
        </w:r>
        <w:r w:rsidR="0094630F">
          <w:rPr>
            <w:noProof/>
            <w:webHidden/>
          </w:rPr>
          <w:fldChar w:fldCharType="end"/>
        </w:r>
      </w:hyperlink>
    </w:p>
    <w:p w14:paraId="1D81BB98" w14:textId="58B50A5C" w:rsidR="0094630F" w:rsidRDefault="00E20EB6">
      <w:pPr>
        <w:pStyle w:val="TOC5"/>
        <w:tabs>
          <w:tab w:val="left" w:pos="1929"/>
          <w:tab w:val="right" w:leader="dot" w:pos="9350"/>
        </w:tabs>
        <w:rPr>
          <w:rFonts w:eastAsiaTheme="minorEastAsia" w:cstheme="minorBidi"/>
          <w:noProof/>
          <w:sz w:val="24"/>
          <w:szCs w:val="24"/>
        </w:rPr>
      </w:pPr>
      <w:hyperlink w:anchor="_Toc69912942" w:history="1">
        <w:r w:rsidR="0094630F" w:rsidRPr="00B428BA">
          <w:rPr>
            <w:rStyle w:val="Hyperlink"/>
            <w:noProof/>
          </w:rPr>
          <w:t>5.5.1.1.10</w:t>
        </w:r>
        <w:r w:rsidR="0094630F">
          <w:rPr>
            <w:rFonts w:eastAsiaTheme="minorEastAsia" w:cstheme="minorBidi"/>
            <w:noProof/>
            <w:sz w:val="24"/>
            <w:szCs w:val="24"/>
          </w:rPr>
          <w:tab/>
        </w:r>
        <w:r w:rsidR="0094630F" w:rsidRPr="00B428BA">
          <w:rPr>
            <w:rStyle w:val="Hyperlink"/>
            <w:noProof/>
          </w:rPr>
          <w:t>Step 10: Rates of medicines &amp; vaccines use in women of childbearing age</w:t>
        </w:r>
        <w:r w:rsidR="0094630F">
          <w:rPr>
            <w:noProof/>
            <w:webHidden/>
          </w:rPr>
          <w:tab/>
        </w:r>
        <w:r w:rsidR="0094630F">
          <w:rPr>
            <w:noProof/>
            <w:webHidden/>
          </w:rPr>
          <w:fldChar w:fldCharType="begin"/>
        </w:r>
        <w:r w:rsidR="0094630F">
          <w:rPr>
            <w:noProof/>
            <w:webHidden/>
          </w:rPr>
          <w:instrText xml:space="preserve"> PAGEREF _Toc69912942 \h </w:instrText>
        </w:r>
        <w:r w:rsidR="0094630F">
          <w:rPr>
            <w:noProof/>
            <w:webHidden/>
          </w:rPr>
        </w:r>
        <w:r w:rsidR="0094630F">
          <w:rPr>
            <w:noProof/>
            <w:webHidden/>
          </w:rPr>
          <w:fldChar w:fldCharType="separate"/>
        </w:r>
        <w:r w:rsidR="0094630F">
          <w:rPr>
            <w:noProof/>
            <w:webHidden/>
          </w:rPr>
          <w:t>32</w:t>
        </w:r>
        <w:r w:rsidR="0094630F">
          <w:rPr>
            <w:noProof/>
            <w:webHidden/>
          </w:rPr>
          <w:fldChar w:fldCharType="end"/>
        </w:r>
      </w:hyperlink>
    </w:p>
    <w:p w14:paraId="1506851F" w14:textId="1BE35543" w:rsidR="0094630F" w:rsidRDefault="00E20EB6">
      <w:pPr>
        <w:pStyle w:val="TOC5"/>
        <w:tabs>
          <w:tab w:val="left" w:pos="1929"/>
          <w:tab w:val="right" w:leader="dot" w:pos="9350"/>
        </w:tabs>
        <w:rPr>
          <w:rFonts w:eastAsiaTheme="minorEastAsia" w:cstheme="minorBidi"/>
          <w:noProof/>
          <w:sz w:val="24"/>
          <w:szCs w:val="24"/>
        </w:rPr>
      </w:pPr>
      <w:hyperlink w:anchor="_Toc69912943" w:history="1">
        <w:r w:rsidR="0094630F" w:rsidRPr="00B428BA">
          <w:rPr>
            <w:rStyle w:val="Hyperlink"/>
            <w:noProof/>
          </w:rPr>
          <w:t>5.5.1.1.11</w:t>
        </w:r>
        <w:r w:rsidR="0094630F">
          <w:rPr>
            <w:rFonts w:eastAsiaTheme="minorEastAsia" w:cstheme="minorBidi"/>
            <w:noProof/>
            <w:sz w:val="24"/>
            <w:szCs w:val="24"/>
          </w:rPr>
          <w:tab/>
        </w:r>
        <w:r w:rsidR="0094630F" w:rsidRPr="00B428BA">
          <w:rPr>
            <w:rStyle w:val="Hyperlink"/>
            <w:noProof/>
          </w:rPr>
          <w:t>Step 11: Pregnancy codes, and rates of codes and medicines use in women with pregnancy codes</w:t>
        </w:r>
        <w:r w:rsidR="0094630F">
          <w:rPr>
            <w:noProof/>
            <w:webHidden/>
          </w:rPr>
          <w:tab/>
        </w:r>
        <w:r w:rsidR="0094630F">
          <w:rPr>
            <w:noProof/>
            <w:webHidden/>
          </w:rPr>
          <w:fldChar w:fldCharType="begin"/>
        </w:r>
        <w:r w:rsidR="0094630F">
          <w:rPr>
            <w:noProof/>
            <w:webHidden/>
          </w:rPr>
          <w:instrText xml:space="preserve"> PAGEREF _Toc69912943 \h </w:instrText>
        </w:r>
        <w:r w:rsidR="0094630F">
          <w:rPr>
            <w:noProof/>
            <w:webHidden/>
          </w:rPr>
        </w:r>
        <w:r w:rsidR="0094630F">
          <w:rPr>
            <w:noProof/>
            <w:webHidden/>
          </w:rPr>
          <w:fldChar w:fldCharType="separate"/>
        </w:r>
        <w:r w:rsidR="0094630F">
          <w:rPr>
            <w:noProof/>
            <w:webHidden/>
          </w:rPr>
          <w:t>33</w:t>
        </w:r>
        <w:r w:rsidR="0094630F">
          <w:rPr>
            <w:noProof/>
            <w:webHidden/>
          </w:rPr>
          <w:fldChar w:fldCharType="end"/>
        </w:r>
      </w:hyperlink>
    </w:p>
    <w:p w14:paraId="362DB401" w14:textId="4DB54BA0" w:rsidR="0094630F" w:rsidRDefault="00E20EB6">
      <w:pPr>
        <w:pStyle w:val="TOC5"/>
        <w:tabs>
          <w:tab w:val="left" w:pos="1929"/>
          <w:tab w:val="right" w:leader="dot" w:pos="9350"/>
        </w:tabs>
        <w:rPr>
          <w:rFonts w:eastAsiaTheme="minorEastAsia" w:cstheme="minorBidi"/>
          <w:noProof/>
          <w:sz w:val="24"/>
          <w:szCs w:val="24"/>
        </w:rPr>
      </w:pPr>
      <w:hyperlink w:anchor="_Toc69912944" w:history="1">
        <w:r w:rsidR="0094630F" w:rsidRPr="00B428BA">
          <w:rPr>
            <w:rStyle w:val="Hyperlink"/>
            <w:noProof/>
          </w:rPr>
          <w:t>5.5.1.1.12</w:t>
        </w:r>
        <w:r w:rsidR="0094630F">
          <w:rPr>
            <w:rFonts w:eastAsiaTheme="minorEastAsia" w:cstheme="minorBidi"/>
            <w:noProof/>
            <w:sz w:val="24"/>
            <w:szCs w:val="24"/>
          </w:rPr>
          <w:tab/>
        </w:r>
        <w:r w:rsidR="0094630F" w:rsidRPr="00B428BA">
          <w:rPr>
            <w:rStyle w:val="Hyperlink"/>
            <w:noProof/>
          </w:rPr>
          <w:t>Step 12: Events &amp; rates</w:t>
        </w:r>
        <w:r w:rsidR="0094630F">
          <w:rPr>
            <w:noProof/>
            <w:webHidden/>
          </w:rPr>
          <w:tab/>
        </w:r>
        <w:r w:rsidR="0094630F">
          <w:rPr>
            <w:noProof/>
            <w:webHidden/>
          </w:rPr>
          <w:fldChar w:fldCharType="begin"/>
        </w:r>
        <w:r w:rsidR="0094630F">
          <w:rPr>
            <w:noProof/>
            <w:webHidden/>
          </w:rPr>
          <w:instrText xml:space="preserve"> PAGEREF _Toc69912944 \h </w:instrText>
        </w:r>
        <w:r w:rsidR="0094630F">
          <w:rPr>
            <w:noProof/>
            <w:webHidden/>
          </w:rPr>
        </w:r>
        <w:r w:rsidR="0094630F">
          <w:rPr>
            <w:noProof/>
            <w:webHidden/>
          </w:rPr>
          <w:fldChar w:fldCharType="separate"/>
        </w:r>
        <w:r w:rsidR="0094630F">
          <w:rPr>
            <w:noProof/>
            <w:webHidden/>
          </w:rPr>
          <w:t>35</w:t>
        </w:r>
        <w:r w:rsidR="0094630F">
          <w:rPr>
            <w:noProof/>
            <w:webHidden/>
          </w:rPr>
          <w:fldChar w:fldCharType="end"/>
        </w:r>
      </w:hyperlink>
    </w:p>
    <w:p w14:paraId="125F579E" w14:textId="447B4900" w:rsidR="0094630F" w:rsidRDefault="00E20EB6">
      <w:pPr>
        <w:pStyle w:val="TOC5"/>
        <w:tabs>
          <w:tab w:val="left" w:pos="1929"/>
          <w:tab w:val="right" w:leader="dot" w:pos="9350"/>
        </w:tabs>
        <w:rPr>
          <w:rFonts w:eastAsiaTheme="minorEastAsia" w:cstheme="minorBidi"/>
          <w:noProof/>
          <w:sz w:val="24"/>
          <w:szCs w:val="24"/>
        </w:rPr>
      </w:pPr>
      <w:hyperlink w:anchor="_Toc69912945" w:history="1">
        <w:r w:rsidR="0094630F" w:rsidRPr="00B428BA">
          <w:rPr>
            <w:rStyle w:val="Hyperlink"/>
            <w:noProof/>
          </w:rPr>
          <w:t>5.5.1.1.13</w:t>
        </w:r>
        <w:r w:rsidR="0094630F">
          <w:rPr>
            <w:rFonts w:eastAsiaTheme="minorEastAsia" w:cstheme="minorBidi"/>
            <w:noProof/>
            <w:sz w:val="24"/>
            <w:szCs w:val="24"/>
          </w:rPr>
          <w:tab/>
        </w:r>
        <w:r w:rsidR="0094630F" w:rsidRPr="00B428BA">
          <w:rPr>
            <w:rStyle w:val="Hyperlink"/>
            <w:noProof/>
          </w:rPr>
          <w:t>Step 13: Health care seeking behaviour</w:t>
        </w:r>
        <w:r w:rsidR="0094630F">
          <w:rPr>
            <w:noProof/>
            <w:webHidden/>
          </w:rPr>
          <w:tab/>
        </w:r>
        <w:r w:rsidR="0094630F">
          <w:rPr>
            <w:noProof/>
            <w:webHidden/>
          </w:rPr>
          <w:fldChar w:fldCharType="begin"/>
        </w:r>
        <w:r w:rsidR="0094630F">
          <w:rPr>
            <w:noProof/>
            <w:webHidden/>
          </w:rPr>
          <w:instrText xml:space="preserve"> PAGEREF _Toc69912945 \h </w:instrText>
        </w:r>
        <w:r w:rsidR="0094630F">
          <w:rPr>
            <w:noProof/>
            <w:webHidden/>
          </w:rPr>
        </w:r>
        <w:r w:rsidR="0094630F">
          <w:rPr>
            <w:noProof/>
            <w:webHidden/>
          </w:rPr>
          <w:fldChar w:fldCharType="separate"/>
        </w:r>
        <w:r w:rsidR="0094630F">
          <w:rPr>
            <w:noProof/>
            <w:webHidden/>
          </w:rPr>
          <w:t>37</w:t>
        </w:r>
        <w:r w:rsidR="0094630F">
          <w:rPr>
            <w:noProof/>
            <w:webHidden/>
          </w:rPr>
          <w:fldChar w:fldCharType="end"/>
        </w:r>
      </w:hyperlink>
    </w:p>
    <w:p w14:paraId="6EB10649" w14:textId="02D041B6" w:rsidR="0094630F" w:rsidRDefault="00E20EB6">
      <w:pPr>
        <w:pStyle w:val="TOC5"/>
        <w:tabs>
          <w:tab w:val="left" w:pos="1929"/>
          <w:tab w:val="right" w:leader="dot" w:pos="9350"/>
        </w:tabs>
        <w:rPr>
          <w:rFonts w:eastAsiaTheme="minorEastAsia" w:cstheme="minorBidi"/>
          <w:noProof/>
          <w:sz w:val="24"/>
          <w:szCs w:val="24"/>
        </w:rPr>
      </w:pPr>
      <w:hyperlink w:anchor="_Toc69912946" w:history="1">
        <w:r w:rsidR="0094630F" w:rsidRPr="00B428BA">
          <w:rPr>
            <w:rStyle w:val="Hyperlink"/>
            <w:noProof/>
          </w:rPr>
          <w:t>5.5.1.1.14</w:t>
        </w:r>
        <w:r w:rsidR="0094630F">
          <w:rPr>
            <w:rFonts w:eastAsiaTheme="minorEastAsia" w:cstheme="minorBidi"/>
            <w:noProof/>
            <w:sz w:val="24"/>
            <w:szCs w:val="24"/>
          </w:rPr>
          <w:tab/>
        </w:r>
        <w:r w:rsidR="0094630F" w:rsidRPr="00B428BA">
          <w:rPr>
            <w:rStyle w:val="Hyperlink"/>
            <w:noProof/>
          </w:rPr>
          <w:t>Step 14: Lifestyle in women of childbearing age</w:t>
        </w:r>
        <w:r w:rsidR="0094630F">
          <w:rPr>
            <w:noProof/>
            <w:webHidden/>
          </w:rPr>
          <w:tab/>
        </w:r>
        <w:r w:rsidR="0094630F">
          <w:rPr>
            <w:noProof/>
            <w:webHidden/>
          </w:rPr>
          <w:fldChar w:fldCharType="begin"/>
        </w:r>
        <w:r w:rsidR="0094630F">
          <w:rPr>
            <w:noProof/>
            <w:webHidden/>
          </w:rPr>
          <w:instrText xml:space="preserve"> PAGEREF _Toc69912946 \h </w:instrText>
        </w:r>
        <w:r w:rsidR="0094630F">
          <w:rPr>
            <w:noProof/>
            <w:webHidden/>
          </w:rPr>
        </w:r>
        <w:r w:rsidR="0094630F">
          <w:rPr>
            <w:noProof/>
            <w:webHidden/>
          </w:rPr>
          <w:fldChar w:fldCharType="separate"/>
        </w:r>
        <w:r w:rsidR="0094630F">
          <w:rPr>
            <w:noProof/>
            <w:webHidden/>
          </w:rPr>
          <w:t>38</w:t>
        </w:r>
        <w:r w:rsidR="0094630F">
          <w:rPr>
            <w:noProof/>
            <w:webHidden/>
          </w:rPr>
          <w:fldChar w:fldCharType="end"/>
        </w:r>
      </w:hyperlink>
    </w:p>
    <w:p w14:paraId="184B2013" w14:textId="439ADDC5" w:rsidR="0094630F" w:rsidRDefault="00E20EB6">
      <w:pPr>
        <w:pStyle w:val="TOC5"/>
        <w:tabs>
          <w:tab w:val="left" w:pos="1929"/>
          <w:tab w:val="right" w:leader="dot" w:pos="9350"/>
        </w:tabs>
        <w:rPr>
          <w:rFonts w:eastAsiaTheme="minorEastAsia" w:cstheme="minorBidi"/>
          <w:noProof/>
          <w:sz w:val="24"/>
          <w:szCs w:val="24"/>
        </w:rPr>
      </w:pPr>
      <w:hyperlink w:anchor="_Toc69912947" w:history="1">
        <w:r w:rsidR="0094630F" w:rsidRPr="00B428BA">
          <w:rPr>
            <w:rStyle w:val="Hyperlink"/>
            <w:noProof/>
          </w:rPr>
          <w:t>5.5.1.1.15</w:t>
        </w:r>
        <w:r w:rsidR="0094630F">
          <w:rPr>
            <w:rFonts w:eastAsiaTheme="minorEastAsia" w:cstheme="minorBidi"/>
            <w:noProof/>
            <w:sz w:val="24"/>
            <w:szCs w:val="24"/>
          </w:rPr>
          <w:tab/>
        </w:r>
        <w:r w:rsidR="0094630F" w:rsidRPr="00B428BA">
          <w:rPr>
            <w:rStyle w:val="Hyperlink"/>
            <w:noProof/>
          </w:rPr>
          <w:t>Step 15: Eurocat quality indicator tables</w:t>
        </w:r>
        <w:r w:rsidR="0094630F">
          <w:rPr>
            <w:noProof/>
            <w:webHidden/>
          </w:rPr>
          <w:tab/>
        </w:r>
        <w:r w:rsidR="0094630F">
          <w:rPr>
            <w:noProof/>
            <w:webHidden/>
          </w:rPr>
          <w:fldChar w:fldCharType="begin"/>
        </w:r>
        <w:r w:rsidR="0094630F">
          <w:rPr>
            <w:noProof/>
            <w:webHidden/>
          </w:rPr>
          <w:instrText xml:space="preserve"> PAGEREF _Toc69912947 \h </w:instrText>
        </w:r>
        <w:r w:rsidR="0094630F">
          <w:rPr>
            <w:noProof/>
            <w:webHidden/>
          </w:rPr>
        </w:r>
        <w:r w:rsidR="0094630F">
          <w:rPr>
            <w:noProof/>
            <w:webHidden/>
          </w:rPr>
          <w:fldChar w:fldCharType="separate"/>
        </w:r>
        <w:r w:rsidR="0094630F">
          <w:rPr>
            <w:noProof/>
            <w:webHidden/>
          </w:rPr>
          <w:t>39</w:t>
        </w:r>
        <w:r w:rsidR="0094630F">
          <w:rPr>
            <w:noProof/>
            <w:webHidden/>
          </w:rPr>
          <w:fldChar w:fldCharType="end"/>
        </w:r>
      </w:hyperlink>
    </w:p>
    <w:p w14:paraId="151A2EA1" w14:textId="05946F81" w:rsidR="0094630F" w:rsidRDefault="00E20EB6">
      <w:pPr>
        <w:pStyle w:val="TOC4"/>
        <w:tabs>
          <w:tab w:val="right" w:leader="dot" w:pos="9350"/>
        </w:tabs>
        <w:rPr>
          <w:rFonts w:eastAsiaTheme="minorEastAsia" w:cstheme="minorBidi"/>
          <w:noProof/>
          <w:sz w:val="24"/>
          <w:szCs w:val="24"/>
        </w:rPr>
      </w:pPr>
      <w:hyperlink w:anchor="_Toc69912948" w:history="1">
        <w:r w:rsidR="0094630F" w:rsidRPr="00B428BA">
          <w:rPr>
            <w:rStyle w:val="Hyperlink"/>
            <w:rFonts w:cs="Times New Roman"/>
            <w:noProof/>
          </w:rPr>
          <w:t>https://eu-rd-platform.jrc.ec.europa.eu/sites/default/files/DQI-List-of-Data-Quality-Indicators-since-2012.pdf</w:t>
        </w:r>
        <w:r w:rsidR="0094630F">
          <w:rPr>
            <w:noProof/>
            <w:webHidden/>
          </w:rPr>
          <w:tab/>
        </w:r>
        <w:r w:rsidR="0094630F">
          <w:rPr>
            <w:noProof/>
            <w:webHidden/>
          </w:rPr>
          <w:fldChar w:fldCharType="begin"/>
        </w:r>
        <w:r w:rsidR="0094630F">
          <w:rPr>
            <w:noProof/>
            <w:webHidden/>
          </w:rPr>
          <w:instrText xml:space="preserve"> PAGEREF _Toc69912948 \h </w:instrText>
        </w:r>
        <w:r w:rsidR="0094630F">
          <w:rPr>
            <w:noProof/>
            <w:webHidden/>
          </w:rPr>
        </w:r>
        <w:r w:rsidR="0094630F">
          <w:rPr>
            <w:noProof/>
            <w:webHidden/>
          </w:rPr>
          <w:fldChar w:fldCharType="separate"/>
        </w:r>
        <w:r w:rsidR="0094630F">
          <w:rPr>
            <w:noProof/>
            <w:webHidden/>
          </w:rPr>
          <w:t>39</w:t>
        </w:r>
        <w:r w:rsidR="0094630F">
          <w:rPr>
            <w:noProof/>
            <w:webHidden/>
          </w:rPr>
          <w:fldChar w:fldCharType="end"/>
        </w:r>
      </w:hyperlink>
    </w:p>
    <w:p w14:paraId="287B9308" w14:textId="28D6FE2D" w:rsidR="0094630F" w:rsidRDefault="00E20EB6">
      <w:pPr>
        <w:pStyle w:val="TOC1"/>
        <w:rPr>
          <w:rFonts w:eastAsiaTheme="minorEastAsia" w:cstheme="minorBidi"/>
          <w:b w:val="0"/>
          <w:bCs w:val="0"/>
          <w:caps w:val="0"/>
          <w:noProof/>
          <w:sz w:val="24"/>
          <w:szCs w:val="24"/>
        </w:rPr>
      </w:pPr>
      <w:hyperlink w:anchor="_Toc69912949" w:history="1">
        <w:r w:rsidR="0094630F" w:rsidRPr="00B428BA">
          <w:rPr>
            <w:rStyle w:val="Hyperlink"/>
            <w:noProof/>
          </w:rPr>
          <w:t>Annex 1:  Medicines and events for data characterization</w:t>
        </w:r>
        <w:r w:rsidR="0094630F">
          <w:rPr>
            <w:noProof/>
            <w:webHidden/>
          </w:rPr>
          <w:tab/>
        </w:r>
        <w:r w:rsidR="0094630F">
          <w:rPr>
            <w:noProof/>
            <w:webHidden/>
          </w:rPr>
          <w:fldChar w:fldCharType="begin"/>
        </w:r>
        <w:r w:rsidR="0094630F">
          <w:rPr>
            <w:noProof/>
            <w:webHidden/>
          </w:rPr>
          <w:instrText xml:space="preserve"> PAGEREF _Toc69912949 \h </w:instrText>
        </w:r>
        <w:r w:rsidR="0094630F">
          <w:rPr>
            <w:noProof/>
            <w:webHidden/>
          </w:rPr>
        </w:r>
        <w:r w:rsidR="0094630F">
          <w:rPr>
            <w:noProof/>
            <w:webHidden/>
          </w:rPr>
          <w:fldChar w:fldCharType="separate"/>
        </w:r>
        <w:r w:rsidR="0094630F">
          <w:rPr>
            <w:noProof/>
            <w:webHidden/>
          </w:rPr>
          <w:t>40</w:t>
        </w:r>
        <w:r w:rsidR="0094630F">
          <w:rPr>
            <w:noProof/>
            <w:webHidden/>
          </w:rPr>
          <w:fldChar w:fldCharType="end"/>
        </w:r>
      </w:hyperlink>
    </w:p>
    <w:p w14:paraId="27C46AC1" w14:textId="0D99A8AD" w:rsidR="0094630F" w:rsidRDefault="00E20EB6">
      <w:pPr>
        <w:pStyle w:val="TOC1"/>
        <w:rPr>
          <w:rFonts w:eastAsiaTheme="minorEastAsia" w:cstheme="minorBidi"/>
          <w:b w:val="0"/>
          <w:bCs w:val="0"/>
          <w:caps w:val="0"/>
          <w:noProof/>
          <w:sz w:val="24"/>
          <w:szCs w:val="24"/>
        </w:rPr>
      </w:pPr>
      <w:hyperlink w:anchor="_Toc69912950" w:history="1">
        <w:r w:rsidR="0094630F" w:rsidRPr="00B428BA">
          <w:rPr>
            <w:rStyle w:val="Hyperlink"/>
            <w:noProof/>
          </w:rPr>
          <w:t>Annex 2: Link to pregnancy concepts Matcho and categorization</w:t>
        </w:r>
        <w:r w:rsidR="0094630F">
          <w:rPr>
            <w:noProof/>
            <w:webHidden/>
          </w:rPr>
          <w:tab/>
        </w:r>
        <w:r w:rsidR="0094630F">
          <w:rPr>
            <w:noProof/>
            <w:webHidden/>
          </w:rPr>
          <w:fldChar w:fldCharType="begin"/>
        </w:r>
        <w:r w:rsidR="0094630F">
          <w:rPr>
            <w:noProof/>
            <w:webHidden/>
          </w:rPr>
          <w:instrText xml:space="preserve"> PAGEREF _Toc69912950 \h </w:instrText>
        </w:r>
        <w:r w:rsidR="0094630F">
          <w:rPr>
            <w:noProof/>
            <w:webHidden/>
          </w:rPr>
        </w:r>
        <w:r w:rsidR="0094630F">
          <w:rPr>
            <w:noProof/>
            <w:webHidden/>
          </w:rPr>
          <w:fldChar w:fldCharType="separate"/>
        </w:r>
        <w:r w:rsidR="0094630F">
          <w:rPr>
            <w:noProof/>
            <w:webHidden/>
          </w:rPr>
          <w:t>42</w:t>
        </w:r>
        <w:r w:rsidR="0094630F">
          <w:rPr>
            <w:noProof/>
            <w:webHidden/>
          </w:rPr>
          <w:fldChar w:fldCharType="end"/>
        </w:r>
      </w:hyperlink>
    </w:p>
    <w:p w14:paraId="35404794" w14:textId="12A28CE5" w:rsidR="0094630F" w:rsidRDefault="00E20EB6">
      <w:pPr>
        <w:pStyle w:val="TOC1"/>
        <w:rPr>
          <w:rFonts w:eastAsiaTheme="minorEastAsia" w:cstheme="minorBidi"/>
          <w:b w:val="0"/>
          <w:bCs w:val="0"/>
          <w:caps w:val="0"/>
          <w:noProof/>
          <w:sz w:val="24"/>
          <w:szCs w:val="24"/>
        </w:rPr>
      </w:pPr>
      <w:hyperlink w:anchor="_Toc69912951" w:history="1">
        <w:r w:rsidR="0094630F" w:rsidRPr="00B428BA">
          <w:rPr>
            <w:rStyle w:val="Hyperlink"/>
            <w:noProof/>
          </w:rPr>
          <w:t>Annex 3: Link to event code sheets</w:t>
        </w:r>
        <w:r w:rsidR="0094630F">
          <w:rPr>
            <w:noProof/>
            <w:webHidden/>
          </w:rPr>
          <w:tab/>
        </w:r>
        <w:r w:rsidR="0094630F">
          <w:rPr>
            <w:noProof/>
            <w:webHidden/>
          </w:rPr>
          <w:fldChar w:fldCharType="begin"/>
        </w:r>
        <w:r w:rsidR="0094630F">
          <w:rPr>
            <w:noProof/>
            <w:webHidden/>
          </w:rPr>
          <w:instrText xml:space="preserve"> PAGEREF _Toc69912951 \h </w:instrText>
        </w:r>
        <w:r w:rsidR="0094630F">
          <w:rPr>
            <w:noProof/>
            <w:webHidden/>
          </w:rPr>
        </w:r>
        <w:r w:rsidR="0094630F">
          <w:rPr>
            <w:noProof/>
            <w:webHidden/>
          </w:rPr>
          <w:fldChar w:fldCharType="separate"/>
        </w:r>
        <w:r w:rsidR="0094630F">
          <w:rPr>
            <w:noProof/>
            <w:webHidden/>
          </w:rPr>
          <w:t>43</w:t>
        </w:r>
        <w:r w:rsidR="0094630F">
          <w:rPr>
            <w:noProof/>
            <w:webHidden/>
          </w:rPr>
          <w:fldChar w:fldCharType="end"/>
        </w:r>
      </w:hyperlink>
    </w:p>
    <w:p w14:paraId="22D46A73" w14:textId="4D346F6E" w:rsidR="00B03002" w:rsidRDefault="00B03002" w:rsidP="00B03002">
      <w:pPr>
        <w:pStyle w:val="Heading1"/>
        <w:numPr>
          <w:ilvl w:val="0"/>
          <w:numId w:val="0"/>
        </w:numPr>
        <w:ind w:left="432" w:hanging="432"/>
        <w:rPr>
          <w:rFonts w:eastAsia="Open Sans"/>
        </w:rPr>
      </w:pPr>
      <w:r>
        <w:rPr>
          <w:rFonts w:eastAsia="Open Sans"/>
        </w:rPr>
        <w:fldChar w:fldCharType="end"/>
      </w:r>
    </w:p>
    <w:p w14:paraId="2AE934B7" w14:textId="77777777" w:rsidR="00B03002" w:rsidRDefault="00B03002" w:rsidP="00B03002">
      <w:pPr>
        <w:pStyle w:val="Heading1"/>
        <w:numPr>
          <w:ilvl w:val="0"/>
          <w:numId w:val="0"/>
        </w:numPr>
        <w:ind w:left="432" w:hanging="432"/>
        <w:rPr>
          <w:rFonts w:eastAsia="Open Sans"/>
        </w:rPr>
      </w:pPr>
    </w:p>
    <w:p w14:paraId="168917EB" w14:textId="77777777" w:rsidR="00B03002" w:rsidRDefault="00B03002">
      <w:pPr>
        <w:spacing w:after="200" w:line="276" w:lineRule="auto"/>
        <w:rPr>
          <w:rFonts w:eastAsia="Open Sans"/>
          <w:b/>
          <w:bCs/>
          <w:kern w:val="32"/>
          <w:sz w:val="32"/>
          <w:szCs w:val="32"/>
        </w:rPr>
      </w:pPr>
      <w:r>
        <w:rPr>
          <w:rFonts w:eastAsia="Open Sans"/>
        </w:rPr>
        <w:br w:type="page"/>
      </w:r>
    </w:p>
    <w:p w14:paraId="2586D3AB" w14:textId="4F980874" w:rsidR="00D8722A" w:rsidRPr="00827730" w:rsidRDefault="00D8722A" w:rsidP="00B03002">
      <w:pPr>
        <w:pStyle w:val="Heading1"/>
        <w:numPr>
          <w:ilvl w:val="0"/>
          <w:numId w:val="0"/>
        </w:numPr>
        <w:ind w:left="432" w:hanging="432"/>
        <w:rPr>
          <w:rFonts w:eastAsia="Open Sans"/>
        </w:rPr>
      </w:pPr>
      <w:bookmarkStart w:id="3" w:name="_Toc67605388"/>
      <w:bookmarkStart w:id="4" w:name="_Toc69912901"/>
      <w:r w:rsidRPr="00827730">
        <w:rPr>
          <w:rFonts w:eastAsia="Open Sans"/>
        </w:rPr>
        <w:lastRenderedPageBreak/>
        <w:t>DOCUMENT HISTORY</w:t>
      </w:r>
      <w:bookmarkEnd w:id="2"/>
      <w:bookmarkEnd w:id="3"/>
      <w:bookmarkEnd w:id="4"/>
    </w:p>
    <w:p w14:paraId="407313FF" w14:textId="77777777" w:rsidR="00D8722A" w:rsidRPr="00827730" w:rsidRDefault="00D8722A" w:rsidP="00E6082A">
      <w:pPr>
        <w:pStyle w:val="Basic11"/>
        <w:contextualSpacing/>
        <w:rPr>
          <w:rFonts w:ascii="Times New Roman" w:eastAsia="Open Sans" w:hAnsi="Times New Roman"/>
          <w:szCs w:val="22"/>
        </w:rPr>
      </w:pPr>
    </w:p>
    <w:tbl>
      <w:tblPr>
        <w:tblW w:w="9337" w:type="dxa"/>
        <w:tblInd w:w="10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708"/>
        <w:gridCol w:w="1134"/>
        <w:gridCol w:w="3093"/>
      </w:tblGrid>
      <w:tr w:rsidR="00B77068" w:rsidRPr="00827730" w14:paraId="163FDE11" w14:textId="77777777" w:rsidTr="00611790">
        <w:trPr>
          <w:trHeight w:val="340"/>
          <w:tblHeader/>
        </w:trPr>
        <w:tc>
          <w:tcPr>
            <w:tcW w:w="3402" w:type="dxa"/>
            <w:tcBorders>
              <w:bottom w:val="single" w:sz="12" w:space="0" w:color="auto"/>
              <w:right w:val="nil"/>
            </w:tcBorders>
            <w:shd w:val="clear" w:color="auto" w:fill="auto"/>
            <w:tcMar>
              <w:top w:w="43" w:type="dxa"/>
              <w:left w:w="115" w:type="dxa"/>
              <w:right w:w="115" w:type="dxa"/>
            </w:tcMar>
            <w:vAlign w:val="center"/>
            <w:hideMark/>
          </w:tcPr>
          <w:p w14:paraId="1224FCF3" w14:textId="77777777" w:rsidR="00B77068" w:rsidRPr="00827730" w:rsidRDefault="00B77068" w:rsidP="00E6082A">
            <w:pPr>
              <w:pStyle w:val="Basic11"/>
              <w:contextualSpacing/>
              <w:rPr>
                <w:rFonts w:ascii="Times New Roman" w:eastAsia="Open Sans" w:hAnsi="Times New Roman"/>
                <w:b/>
                <w:szCs w:val="22"/>
              </w:rPr>
            </w:pPr>
            <w:r w:rsidRPr="00827730">
              <w:rPr>
                <w:rFonts w:ascii="Times New Roman" w:eastAsia="Open Sans" w:hAnsi="Times New Roman"/>
                <w:b/>
                <w:szCs w:val="22"/>
              </w:rPr>
              <w:t>NAME</w:t>
            </w:r>
          </w:p>
        </w:tc>
        <w:tc>
          <w:tcPr>
            <w:tcW w:w="1708" w:type="dxa"/>
            <w:tcBorders>
              <w:left w:val="nil"/>
              <w:bottom w:val="single" w:sz="12" w:space="0" w:color="auto"/>
              <w:right w:val="nil"/>
            </w:tcBorders>
            <w:shd w:val="clear" w:color="auto" w:fill="auto"/>
            <w:tcMar>
              <w:top w:w="43" w:type="dxa"/>
              <w:left w:w="115" w:type="dxa"/>
              <w:right w:w="115" w:type="dxa"/>
            </w:tcMar>
            <w:vAlign w:val="center"/>
            <w:hideMark/>
          </w:tcPr>
          <w:p w14:paraId="3008A183" w14:textId="77777777" w:rsidR="00B77068" w:rsidRPr="00827730" w:rsidRDefault="00B77068" w:rsidP="00E6082A">
            <w:pPr>
              <w:pStyle w:val="Basic11"/>
              <w:contextualSpacing/>
              <w:rPr>
                <w:rFonts w:ascii="Times New Roman" w:eastAsia="Open Sans" w:hAnsi="Times New Roman"/>
                <w:b/>
                <w:szCs w:val="22"/>
              </w:rPr>
            </w:pPr>
            <w:r w:rsidRPr="00827730">
              <w:rPr>
                <w:rFonts w:ascii="Times New Roman" w:eastAsia="Open Sans" w:hAnsi="Times New Roman"/>
                <w:b/>
                <w:szCs w:val="22"/>
              </w:rPr>
              <w:t>DATE</w:t>
            </w:r>
          </w:p>
        </w:tc>
        <w:tc>
          <w:tcPr>
            <w:tcW w:w="1134" w:type="dxa"/>
            <w:tcBorders>
              <w:left w:val="nil"/>
              <w:bottom w:val="single" w:sz="12" w:space="0" w:color="auto"/>
              <w:right w:val="nil"/>
            </w:tcBorders>
            <w:shd w:val="clear" w:color="auto" w:fill="auto"/>
            <w:tcMar>
              <w:top w:w="43" w:type="dxa"/>
              <w:left w:w="115" w:type="dxa"/>
              <w:right w:w="115" w:type="dxa"/>
            </w:tcMar>
            <w:vAlign w:val="center"/>
            <w:hideMark/>
          </w:tcPr>
          <w:p w14:paraId="5628F103" w14:textId="77777777" w:rsidR="00B77068" w:rsidRPr="00827730" w:rsidRDefault="00B77068" w:rsidP="00E6082A">
            <w:pPr>
              <w:pStyle w:val="Basic11"/>
              <w:contextualSpacing/>
              <w:rPr>
                <w:rFonts w:ascii="Times New Roman" w:eastAsia="Open Sans" w:hAnsi="Times New Roman"/>
                <w:b/>
                <w:szCs w:val="22"/>
              </w:rPr>
            </w:pPr>
            <w:r w:rsidRPr="00827730">
              <w:rPr>
                <w:rFonts w:ascii="Times New Roman" w:eastAsia="Open Sans" w:hAnsi="Times New Roman"/>
                <w:b/>
                <w:szCs w:val="22"/>
              </w:rPr>
              <w:t>VERSION</w:t>
            </w:r>
          </w:p>
        </w:tc>
        <w:tc>
          <w:tcPr>
            <w:tcW w:w="3093" w:type="dxa"/>
            <w:tcBorders>
              <w:left w:val="nil"/>
              <w:bottom w:val="single" w:sz="12" w:space="0" w:color="auto"/>
            </w:tcBorders>
            <w:shd w:val="clear" w:color="auto" w:fill="auto"/>
            <w:tcMar>
              <w:top w:w="43" w:type="dxa"/>
              <w:left w:w="115" w:type="dxa"/>
              <w:right w:w="115" w:type="dxa"/>
            </w:tcMar>
            <w:vAlign w:val="center"/>
            <w:hideMark/>
          </w:tcPr>
          <w:p w14:paraId="7BB2D26F" w14:textId="77777777" w:rsidR="00B77068" w:rsidRPr="00827730" w:rsidRDefault="00B77068" w:rsidP="00E6082A">
            <w:pPr>
              <w:pStyle w:val="Basic11"/>
              <w:contextualSpacing/>
              <w:rPr>
                <w:rFonts w:ascii="Times New Roman" w:eastAsia="Open Sans" w:hAnsi="Times New Roman"/>
                <w:b/>
                <w:szCs w:val="22"/>
              </w:rPr>
            </w:pPr>
            <w:r w:rsidRPr="00827730">
              <w:rPr>
                <w:rFonts w:ascii="Times New Roman" w:eastAsia="Open Sans" w:hAnsi="Times New Roman"/>
                <w:b/>
                <w:szCs w:val="22"/>
              </w:rPr>
              <w:t>DESCRIPTION</w:t>
            </w:r>
          </w:p>
        </w:tc>
      </w:tr>
      <w:tr w:rsidR="00B77068" w:rsidRPr="00827730" w14:paraId="5DE980EA" w14:textId="77777777" w:rsidTr="00611790">
        <w:trPr>
          <w:trHeight w:val="777"/>
          <w:tblHeader/>
        </w:trPr>
        <w:tc>
          <w:tcPr>
            <w:tcW w:w="3402" w:type="dxa"/>
            <w:tcBorders>
              <w:top w:val="single" w:sz="12" w:space="0" w:color="auto"/>
              <w:bottom w:val="single" w:sz="12" w:space="0" w:color="auto"/>
              <w:right w:val="nil"/>
            </w:tcBorders>
            <w:shd w:val="clear" w:color="auto" w:fill="auto"/>
            <w:tcMar>
              <w:top w:w="43" w:type="dxa"/>
              <w:left w:w="115" w:type="dxa"/>
              <w:right w:w="115" w:type="dxa"/>
            </w:tcMar>
            <w:vAlign w:val="center"/>
          </w:tcPr>
          <w:p w14:paraId="2B3701AD" w14:textId="76E9E24B" w:rsidR="00B77068" w:rsidRPr="00827730" w:rsidRDefault="00F850B9" w:rsidP="00E6082A">
            <w:pPr>
              <w:pStyle w:val="Basic11"/>
              <w:contextualSpacing/>
              <w:rPr>
                <w:rFonts w:ascii="Times New Roman" w:eastAsia="Open Sans" w:hAnsi="Times New Roman"/>
                <w:szCs w:val="22"/>
                <w:lang w:val="nl-NL"/>
              </w:rPr>
            </w:pPr>
            <w:r>
              <w:rPr>
                <w:rFonts w:ascii="Times New Roman" w:eastAsia="Open Sans" w:hAnsi="Times New Roman"/>
                <w:szCs w:val="22"/>
                <w:lang w:val="nl-NL"/>
              </w:rPr>
              <w:t>Miriam Sturkenboom</w:t>
            </w:r>
          </w:p>
        </w:tc>
        <w:tc>
          <w:tcPr>
            <w:tcW w:w="1708"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784818F8" w14:textId="0AC4633F" w:rsidR="00B77068" w:rsidRPr="00827730" w:rsidRDefault="00F850B9" w:rsidP="00E6082A">
            <w:pPr>
              <w:pStyle w:val="Basic11"/>
              <w:contextualSpacing/>
              <w:rPr>
                <w:rFonts w:ascii="Times New Roman" w:eastAsia="Open Sans" w:hAnsi="Times New Roman"/>
                <w:szCs w:val="22"/>
              </w:rPr>
            </w:pPr>
            <w:r>
              <w:rPr>
                <w:rFonts w:ascii="Times New Roman" w:eastAsia="Open Sans" w:hAnsi="Times New Roman"/>
                <w:szCs w:val="22"/>
              </w:rPr>
              <w:t>2</w:t>
            </w:r>
            <w:r w:rsidR="002D6F73">
              <w:rPr>
                <w:rFonts w:ascii="Times New Roman" w:eastAsia="Open Sans" w:hAnsi="Times New Roman"/>
                <w:szCs w:val="22"/>
              </w:rPr>
              <w:t>5</w:t>
            </w:r>
            <w:r w:rsidR="00B77068" w:rsidRPr="00827730">
              <w:rPr>
                <w:rFonts w:ascii="Times New Roman" w:eastAsia="Open Sans" w:hAnsi="Times New Roman"/>
                <w:szCs w:val="22"/>
              </w:rPr>
              <w:t xml:space="preserve"> </w:t>
            </w:r>
            <w:r w:rsidR="002D6F73">
              <w:rPr>
                <w:rFonts w:ascii="Times New Roman" w:eastAsia="Open Sans" w:hAnsi="Times New Roman"/>
                <w:szCs w:val="22"/>
              </w:rPr>
              <w:t>March</w:t>
            </w:r>
            <w:r w:rsidR="00B77068" w:rsidRPr="00827730">
              <w:rPr>
                <w:rFonts w:ascii="Times New Roman" w:eastAsia="Open Sans" w:hAnsi="Times New Roman"/>
                <w:szCs w:val="22"/>
              </w:rPr>
              <w:t xml:space="preserve"> 202</w:t>
            </w:r>
            <w:r>
              <w:rPr>
                <w:rFonts w:ascii="Times New Roman" w:eastAsia="Open Sans" w:hAnsi="Times New Roman"/>
                <w:szCs w:val="22"/>
              </w:rPr>
              <w:t>1</w:t>
            </w:r>
          </w:p>
        </w:tc>
        <w:tc>
          <w:tcPr>
            <w:tcW w:w="1134"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00F2DB1B" w14:textId="77777777" w:rsidR="00B77068" w:rsidRPr="00827730" w:rsidRDefault="00B77068" w:rsidP="00E6082A">
            <w:pPr>
              <w:pStyle w:val="Basic11"/>
              <w:contextualSpacing/>
              <w:rPr>
                <w:rFonts w:ascii="Times New Roman" w:eastAsia="Open Sans" w:hAnsi="Times New Roman"/>
                <w:szCs w:val="22"/>
              </w:rPr>
            </w:pPr>
            <w:r w:rsidRPr="00827730">
              <w:rPr>
                <w:rFonts w:ascii="Times New Roman" w:eastAsia="Open Sans" w:hAnsi="Times New Roman"/>
                <w:szCs w:val="22"/>
              </w:rPr>
              <w:t>0.1</w:t>
            </w:r>
          </w:p>
        </w:tc>
        <w:tc>
          <w:tcPr>
            <w:tcW w:w="3093" w:type="dxa"/>
            <w:tcBorders>
              <w:top w:val="single" w:sz="12" w:space="0" w:color="auto"/>
              <w:left w:val="nil"/>
              <w:bottom w:val="single" w:sz="12" w:space="0" w:color="auto"/>
            </w:tcBorders>
            <w:shd w:val="clear" w:color="auto" w:fill="auto"/>
            <w:tcMar>
              <w:top w:w="43" w:type="dxa"/>
              <w:left w:w="115" w:type="dxa"/>
              <w:right w:w="115" w:type="dxa"/>
            </w:tcMar>
            <w:vAlign w:val="center"/>
          </w:tcPr>
          <w:p w14:paraId="7FCC5BC5" w14:textId="77777777" w:rsidR="00B77068" w:rsidRPr="00827730" w:rsidRDefault="00B77068" w:rsidP="00E6082A">
            <w:pPr>
              <w:pStyle w:val="Basic11"/>
              <w:contextualSpacing/>
              <w:rPr>
                <w:rFonts w:ascii="Times New Roman" w:eastAsia="Open Sans" w:hAnsi="Times New Roman"/>
                <w:szCs w:val="22"/>
              </w:rPr>
            </w:pPr>
            <w:r w:rsidRPr="00827730">
              <w:rPr>
                <w:rFonts w:ascii="Times New Roman" w:eastAsia="Open Sans" w:hAnsi="Times New Roman"/>
                <w:szCs w:val="22"/>
              </w:rPr>
              <w:t>Initial Draft</w:t>
            </w:r>
          </w:p>
        </w:tc>
      </w:tr>
      <w:tr w:rsidR="00E61235" w:rsidRPr="00827730" w14:paraId="18E3BB64" w14:textId="77777777" w:rsidTr="00611790">
        <w:trPr>
          <w:trHeight w:val="777"/>
          <w:tblHeader/>
        </w:trPr>
        <w:tc>
          <w:tcPr>
            <w:tcW w:w="3402" w:type="dxa"/>
            <w:tcBorders>
              <w:top w:val="single" w:sz="12" w:space="0" w:color="auto"/>
              <w:bottom w:val="single" w:sz="12" w:space="0" w:color="auto"/>
              <w:right w:val="nil"/>
            </w:tcBorders>
            <w:shd w:val="clear" w:color="auto" w:fill="auto"/>
            <w:tcMar>
              <w:top w:w="43" w:type="dxa"/>
              <w:left w:w="115" w:type="dxa"/>
              <w:right w:w="115" w:type="dxa"/>
            </w:tcMar>
            <w:vAlign w:val="center"/>
          </w:tcPr>
          <w:p w14:paraId="7E65B366" w14:textId="112865CE" w:rsidR="00E61235" w:rsidRDefault="00E61235" w:rsidP="00E6082A">
            <w:pPr>
              <w:pStyle w:val="Basic11"/>
              <w:contextualSpacing/>
              <w:rPr>
                <w:rFonts w:ascii="Times New Roman" w:eastAsia="Open Sans" w:hAnsi="Times New Roman"/>
                <w:szCs w:val="22"/>
                <w:lang w:val="nl-NL"/>
              </w:rPr>
            </w:pPr>
            <w:r>
              <w:rPr>
                <w:rFonts w:ascii="Times New Roman" w:eastAsia="Open Sans" w:hAnsi="Times New Roman"/>
                <w:szCs w:val="22"/>
                <w:lang w:val="nl-NL"/>
              </w:rPr>
              <w:t xml:space="preserve">Marianne </w:t>
            </w:r>
            <w:proofErr w:type="spellStart"/>
            <w:r>
              <w:rPr>
                <w:rFonts w:ascii="Times New Roman" w:eastAsia="Open Sans" w:hAnsi="Times New Roman"/>
                <w:szCs w:val="22"/>
                <w:lang w:val="nl-NL"/>
              </w:rPr>
              <w:t>Cunnington</w:t>
            </w:r>
            <w:proofErr w:type="spellEnd"/>
            <w:r>
              <w:rPr>
                <w:rFonts w:ascii="Times New Roman" w:eastAsia="Open Sans" w:hAnsi="Times New Roman"/>
                <w:szCs w:val="22"/>
                <w:lang w:val="nl-NL"/>
              </w:rPr>
              <w:t xml:space="preserve">, Carlos </w:t>
            </w:r>
            <w:proofErr w:type="spellStart"/>
            <w:r>
              <w:rPr>
                <w:rFonts w:ascii="Times New Roman" w:eastAsia="Open Sans" w:hAnsi="Times New Roman"/>
                <w:szCs w:val="22"/>
                <w:lang w:val="nl-NL"/>
              </w:rPr>
              <w:t>Duran</w:t>
            </w:r>
            <w:proofErr w:type="spellEnd"/>
          </w:p>
        </w:tc>
        <w:tc>
          <w:tcPr>
            <w:tcW w:w="1708"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1EA0403A" w14:textId="63A178AA" w:rsidR="00E61235" w:rsidRDefault="00E61235" w:rsidP="00E6082A">
            <w:pPr>
              <w:pStyle w:val="Basic11"/>
              <w:contextualSpacing/>
              <w:rPr>
                <w:rFonts w:ascii="Times New Roman" w:eastAsia="Open Sans" w:hAnsi="Times New Roman"/>
                <w:szCs w:val="22"/>
              </w:rPr>
            </w:pPr>
            <w:r>
              <w:rPr>
                <w:rFonts w:ascii="Times New Roman" w:eastAsia="Open Sans" w:hAnsi="Times New Roman"/>
                <w:szCs w:val="22"/>
              </w:rPr>
              <w:t>March 28, March 31</w:t>
            </w:r>
          </w:p>
        </w:tc>
        <w:tc>
          <w:tcPr>
            <w:tcW w:w="1134"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04CCA167" w14:textId="77777777" w:rsidR="00E61235" w:rsidRPr="00827730" w:rsidRDefault="00E61235" w:rsidP="00E6082A">
            <w:pPr>
              <w:pStyle w:val="Basic11"/>
              <w:contextualSpacing/>
              <w:rPr>
                <w:rFonts w:ascii="Times New Roman" w:eastAsia="Open Sans" w:hAnsi="Times New Roman"/>
                <w:szCs w:val="22"/>
              </w:rPr>
            </w:pPr>
          </w:p>
        </w:tc>
        <w:tc>
          <w:tcPr>
            <w:tcW w:w="3093" w:type="dxa"/>
            <w:tcBorders>
              <w:top w:val="single" w:sz="12" w:space="0" w:color="auto"/>
              <w:left w:val="nil"/>
              <w:bottom w:val="single" w:sz="12" w:space="0" w:color="auto"/>
            </w:tcBorders>
            <w:shd w:val="clear" w:color="auto" w:fill="auto"/>
            <w:tcMar>
              <w:top w:w="43" w:type="dxa"/>
              <w:left w:w="115" w:type="dxa"/>
              <w:right w:w="115" w:type="dxa"/>
            </w:tcMar>
            <w:vAlign w:val="center"/>
          </w:tcPr>
          <w:p w14:paraId="3958A5F7" w14:textId="2B6D67F9" w:rsidR="00E61235" w:rsidRPr="00827730" w:rsidRDefault="00E61235" w:rsidP="00E6082A">
            <w:pPr>
              <w:pStyle w:val="Basic11"/>
              <w:contextualSpacing/>
              <w:rPr>
                <w:rFonts w:ascii="Times New Roman" w:eastAsia="Open Sans" w:hAnsi="Times New Roman"/>
                <w:szCs w:val="22"/>
              </w:rPr>
            </w:pPr>
            <w:r>
              <w:rPr>
                <w:rFonts w:ascii="Times New Roman" w:eastAsia="Open Sans" w:hAnsi="Times New Roman"/>
                <w:szCs w:val="22"/>
              </w:rPr>
              <w:t>Comments</w:t>
            </w:r>
          </w:p>
        </w:tc>
      </w:tr>
      <w:tr w:rsidR="00E61235" w:rsidRPr="00827730" w14:paraId="1C4D1CE1" w14:textId="77777777" w:rsidTr="00611790">
        <w:trPr>
          <w:trHeight w:val="777"/>
          <w:tblHeader/>
        </w:trPr>
        <w:tc>
          <w:tcPr>
            <w:tcW w:w="3402" w:type="dxa"/>
            <w:tcBorders>
              <w:top w:val="single" w:sz="12" w:space="0" w:color="auto"/>
              <w:bottom w:val="single" w:sz="12" w:space="0" w:color="auto"/>
              <w:right w:val="nil"/>
            </w:tcBorders>
            <w:shd w:val="clear" w:color="auto" w:fill="auto"/>
            <w:tcMar>
              <w:top w:w="43" w:type="dxa"/>
              <w:left w:w="115" w:type="dxa"/>
              <w:right w:w="115" w:type="dxa"/>
            </w:tcMar>
            <w:vAlign w:val="center"/>
          </w:tcPr>
          <w:p w14:paraId="6D2E4E5C" w14:textId="3596AA05" w:rsidR="00E61235" w:rsidRDefault="00E61235" w:rsidP="00E6082A">
            <w:pPr>
              <w:pStyle w:val="Basic11"/>
              <w:contextualSpacing/>
              <w:rPr>
                <w:rFonts w:ascii="Times New Roman" w:eastAsia="Open Sans" w:hAnsi="Times New Roman"/>
                <w:szCs w:val="22"/>
                <w:lang w:val="nl-NL"/>
              </w:rPr>
            </w:pPr>
            <w:r>
              <w:rPr>
                <w:rFonts w:ascii="Times New Roman" w:eastAsia="Open Sans" w:hAnsi="Times New Roman"/>
                <w:szCs w:val="22"/>
                <w:lang w:val="nl-NL"/>
              </w:rPr>
              <w:t>Miriam Sturkenboom</w:t>
            </w:r>
          </w:p>
        </w:tc>
        <w:tc>
          <w:tcPr>
            <w:tcW w:w="1708"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2481033A" w14:textId="0103EC96" w:rsidR="00E61235" w:rsidRDefault="00E61235" w:rsidP="00E6082A">
            <w:pPr>
              <w:pStyle w:val="Basic11"/>
              <w:contextualSpacing/>
              <w:rPr>
                <w:rFonts w:ascii="Times New Roman" w:eastAsia="Open Sans" w:hAnsi="Times New Roman"/>
                <w:szCs w:val="22"/>
              </w:rPr>
            </w:pPr>
            <w:r>
              <w:rPr>
                <w:rFonts w:ascii="Times New Roman" w:eastAsia="Open Sans" w:hAnsi="Times New Roman"/>
                <w:szCs w:val="22"/>
              </w:rPr>
              <w:t xml:space="preserve">April </w:t>
            </w:r>
            <w:r w:rsidR="0094630F">
              <w:rPr>
                <w:rFonts w:ascii="Times New Roman" w:eastAsia="Open Sans" w:hAnsi="Times New Roman"/>
                <w:szCs w:val="22"/>
              </w:rPr>
              <w:t>1</w:t>
            </w:r>
            <w:r>
              <w:rPr>
                <w:rFonts w:ascii="Times New Roman" w:eastAsia="Open Sans" w:hAnsi="Times New Roman"/>
                <w:szCs w:val="22"/>
              </w:rPr>
              <w:t>9</w:t>
            </w:r>
          </w:p>
        </w:tc>
        <w:tc>
          <w:tcPr>
            <w:tcW w:w="1134" w:type="dxa"/>
            <w:tcBorders>
              <w:top w:val="single" w:sz="12" w:space="0" w:color="auto"/>
              <w:left w:val="nil"/>
              <w:bottom w:val="single" w:sz="12" w:space="0" w:color="auto"/>
              <w:right w:val="nil"/>
            </w:tcBorders>
            <w:shd w:val="clear" w:color="auto" w:fill="auto"/>
            <w:tcMar>
              <w:top w:w="43" w:type="dxa"/>
              <w:left w:w="115" w:type="dxa"/>
              <w:right w:w="115" w:type="dxa"/>
            </w:tcMar>
            <w:vAlign w:val="center"/>
          </w:tcPr>
          <w:p w14:paraId="04659FD1" w14:textId="3EF6EA0C" w:rsidR="00E61235" w:rsidRPr="00827730" w:rsidRDefault="00E61235" w:rsidP="00E6082A">
            <w:pPr>
              <w:pStyle w:val="Basic11"/>
              <w:contextualSpacing/>
              <w:rPr>
                <w:rFonts w:ascii="Times New Roman" w:eastAsia="Open Sans" w:hAnsi="Times New Roman"/>
                <w:szCs w:val="22"/>
              </w:rPr>
            </w:pPr>
            <w:r>
              <w:rPr>
                <w:rFonts w:ascii="Times New Roman" w:eastAsia="Open Sans" w:hAnsi="Times New Roman"/>
                <w:szCs w:val="22"/>
              </w:rPr>
              <w:t>0.2</w:t>
            </w:r>
          </w:p>
        </w:tc>
        <w:tc>
          <w:tcPr>
            <w:tcW w:w="3093" w:type="dxa"/>
            <w:tcBorders>
              <w:top w:val="single" w:sz="12" w:space="0" w:color="auto"/>
              <w:left w:val="nil"/>
              <w:bottom w:val="single" w:sz="12" w:space="0" w:color="auto"/>
            </w:tcBorders>
            <w:shd w:val="clear" w:color="auto" w:fill="auto"/>
            <w:tcMar>
              <w:top w:w="43" w:type="dxa"/>
              <w:left w:w="115" w:type="dxa"/>
              <w:right w:w="115" w:type="dxa"/>
            </w:tcMar>
            <w:vAlign w:val="center"/>
          </w:tcPr>
          <w:p w14:paraId="49B0BCF0" w14:textId="16B1804F" w:rsidR="00E61235" w:rsidRDefault="00E61235" w:rsidP="00E6082A">
            <w:pPr>
              <w:pStyle w:val="Basic11"/>
              <w:contextualSpacing/>
              <w:rPr>
                <w:rFonts w:ascii="Times New Roman" w:eastAsia="Open Sans" w:hAnsi="Times New Roman"/>
                <w:szCs w:val="22"/>
              </w:rPr>
            </w:pPr>
            <w:r>
              <w:rPr>
                <w:rFonts w:ascii="Times New Roman" w:eastAsia="Open Sans" w:hAnsi="Times New Roman"/>
                <w:szCs w:val="22"/>
              </w:rPr>
              <w:t>update</w:t>
            </w:r>
          </w:p>
        </w:tc>
      </w:tr>
    </w:tbl>
    <w:p w14:paraId="6FA9AD7B" w14:textId="77777777" w:rsidR="00CA7748" w:rsidRPr="00827730" w:rsidRDefault="00CA7748" w:rsidP="00E6082A">
      <w:pPr>
        <w:contextualSpacing/>
        <w:rPr>
          <w:sz w:val="22"/>
          <w:szCs w:val="22"/>
        </w:rPr>
      </w:pPr>
    </w:p>
    <w:p w14:paraId="0B9929CA" w14:textId="77777777" w:rsidR="00B8266B" w:rsidRPr="00827730" w:rsidRDefault="00B8266B" w:rsidP="00E6082A">
      <w:pPr>
        <w:contextualSpacing/>
        <w:rPr>
          <w:sz w:val="22"/>
          <w:szCs w:val="22"/>
        </w:rPr>
      </w:pPr>
    </w:p>
    <w:p w14:paraId="7391750C" w14:textId="77777777" w:rsidR="00B8266B" w:rsidRPr="00827730" w:rsidRDefault="00B8266B" w:rsidP="00E6082A">
      <w:pPr>
        <w:contextualSpacing/>
        <w:rPr>
          <w:sz w:val="22"/>
          <w:szCs w:val="22"/>
        </w:rPr>
      </w:pPr>
    </w:p>
    <w:p w14:paraId="2E444A0B" w14:textId="77777777" w:rsidR="00B8266B" w:rsidRPr="00827730" w:rsidRDefault="00B8266B" w:rsidP="00E6082A">
      <w:pPr>
        <w:contextualSpacing/>
        <w:rPr>
          <w:sz w:val="22"/>
          <w:szCs w:val="22"/>
        </w:rPr>
      </w:pPr>
    </w:p>
    <w:p w14:paraId="0CD94511" w14:textId="77777777" w:rsidR="00B8266B" w:rsidRPr="00827730" w:rsidRDefault="00B8266B" w:rsidP="00E6082A">
      <w:pPr>
        <w:contextualSpacing/>
        <w:rPr>
          <w:sz w:val="22"/>
          <w:szCs w:val="22"/>
        </w:rPr>
      </w:pPr>
    </w:p>
    <w:p w14:paraId="063B5214" w14:textId="77777777" w:rsidR="00B8266B" w:rsidRPr="00827730" w:rsidRDefault="00B8266B" w:rsidP="00E6082A">
      <w:pPr>
        <w:contextualSpacing/>
        <w:rPr>
          <w:sz w:val="22"/>
          <w:szCs w:val="22"/>
        </w:rPr>
      </w:pPr>
    </w:p>
    <w:p w14:paraId="2CC885E2" w14:textId="77777777" w:rsidR="00B8266B" w:rsidRPr="00827730" w:rsidRDefault="00B8266B" w:rsidP="00E6082A">
      <w:pPr>
        <w:contextualSpacing/>
        <w:rPr>
          <w:sz w:val="22"/>
          <w:szCs w:val="22"/>
        </w:rPr>
      </w:pPr>
    </w:p>
    <w:p w14:paraId="23C506EB" w14:textId="77777777" w:rsidR="00B8266B" w:rsidRPr="00827730" w:rsidRDefault="00B8266B" w:rsidP="00E6082A">
      <w:pPr>
        <w:contextualSpacing/>
        <w:rPr>
          <w:sz w:val="22"/>
          <w:szCs w:val="22"/>
        </w:rPr>
      </w:pPr>
    </w:p>
    <w:p w14:paraId="58A73AB7" w14:textId="77777777" w:rsidR="00B8266B" w:rsidRPr="00827730" w:rsidRDefault="00B8266B" w:rsidP="00E6082A">
      <w:pPr>
        <w:contextualSpacing/>
        <w:rPr>
          <w:sz w:val="22"/>
          <w:szCs w:val="22"/>
        </w:rPr>
      </w:pPr>
    </w:p>
    <w:p w14:paraId="2284540D" w14:textId="77777777" w:rsidR="00B8266B" w:rsidRPr="00827730" w:rsidRDefault="00B8266B" w:rsidP="00E6082A">
      <w:pPr>
        <w:contextualSpacing/>
        <w:rPr>
          <w:sz w:val="22"/>
          <w:szCs w:val="22"/>
        </w:rPr>
      </w:pPr>
    </w:p>
    <w:p w14:paraId="49993AD5" w14:textId="77777777" w:rsidR="00B8266B" w:rsidRPr="00827730" w:rsidRDefault="00B8266B" w:rsidP="00E6082A">
      <w:pPr>
        <w:contextualSpacing/>
        <w:rPr>
          <w:sz w:val="22"/>
          <w:szCs w:val="22"/>
        </w:rPr>
      </w:pPr>
    </w:p>
    <w:p w14:paraId="1672DB7E" w14:textId="77777777" w:rsidR="00B8266B" w:rsidRPr="00827730" w:rsidRDefault="00B8266B" w:rsidP="00E6082A">
      <w:pPr>
        <w:contextualSpacing/>
        <w:rPr>
          <w:sz w:val="22"/>
          <w:szCs w:val="22"/>
        </w:rPr>
      </w:pPr>
    </w:p>
    <w:p w14:paraId="4F5B29A5" w14:textId="77777777" w:rsidR="00B8266B" w:rsidRPr="00827730" w:rsidRDefault="00B8266B" w:rsidP="00E6082A">
      <w:pPr>
        <w:contextualSpacing/>
        <w:rPr>
          <w:sz w:val="22"/>
          <w:szCs w:val="22"/>
        </w:rPr>
      </w:pPr>
    </w:p>
    <w:p w14:paraId="7759739B" w14:textId="77777777" w:rsidR="00B8266B" w:rsidRPr="00827730" w:rsidRDefault="00B8266B" w:rsidP="00E6082A">
      <w:pPr>
        <w:contextualSpacing/>
        <w:rPr>
          <w:sz w:val="22"/>
          <w:szCs w:val="22"/>
        </w:rPr>
      </w:pPr>
    </w:p>
    <w:p w14:paraId="3DB50B41" w14:textId="77777777" w:rsidR="00B8266B" w:rsidRPr="00827730" w:rsidRDefault="00B8266B" w:rsidP="00E6082A">
      <w:pPr>
        <w:contextualSpacing/>
        <w:rPr>
          <w:sz w:val="22"/>
          <w:szCs w:val="22"/>
        </w:rPr>
      </w:pPr>
    </w:p>
    <w:p w14:paraId="657D7F86" w14:textId="77777777" w:rsidR="00B8266B" w:rsidRPr="00827730" w:rsidRDefault="00B8266B" w:rsidP="00E6082A">
      <w:pPr>
        <w:contextualSpacing/>
        <w:rPr>
          <w:sz w:val="22"/>
          <w:szCs w:val="22"/>
        </w:rPr>
      </w:pPr>
    </w:p>
    <w:p w14:paraId="1A921964" w14:textId="77777777" w:rsidR="00B8266B" w:rsidRPr="00827730" w:rsidRDefault="00B8266B" w:rsidP="00E6082A">
      <w:pPr>
        <w:contextualSpacing/>
        <w:rPr>
          <w:sz w:val="22"/>
          <w:szCs w:val="22"/>
        </w:rPr>
      </w:pPr>
    </w:p>
    <w:p w14:paraId="71E4BF68" w14:textId="77777777" w:rsidR="00B8266B" w:rsidRPr="00827730" w:rsidRDefault="00B8266B" w:rsidP="00E6082A">
      <w:pPr>
        <w:contextualSpacing/>
        <w:rPr>
          <w:sz w:val="22"/>
          <w:szCs w:val="22"/>
        </w:rPr>
      </w:pPr>
    </w:p>
    <w:p w14:paraId="6F8FEDD1" w14:textId="77777777" w:rsidR="00B8266B" w:rsidRPr="00827730" w:rsidRDefault="00B8266B" w:rsidP="00E6082A">
      <w:pPr>
        <w:contextualSpacing/>
        <w:rPr>
          <w:sz w:val="22"/>
          <w:szCs w:val="22"/>
        </w:rPr>
      </w:pPr>
    </w:p>
    <w:p w14:paraId="7FA360A2" w14:textId="77777777" w:rsidR="00B8266B" w:rsidRPr="00827730" w:rsidRDefault="00B8266B" w:rsidP="00E6082A">
      <w:pPr>
        <w:contextualSpacing/>
        <w:rPr>
          <w:sz w:val="22"/>
          <w:szCs w:val="22"/>
        </w:rPr>
      </w:pPr>
    </w:p>
    <w:p w14:paraId="39BF34D7" w14:textId="77777777" w:rsidR="00B8266B" w:rsidRPr="00827730" w:rsidRDefault="00B8266B" w:rsidP="00E6082A">
      <w:pPr>
        <w:contextualSpacing/>
        <w:rPr>
          <w:sz w:val="22"/>
          <w:szCs w:val="22"/>
        </w:rPr>
      </w:pPr>
    </w:p>
    <w:p w14:paraId="522A10CB" w14:textId="77777777" w:rsidR="00EA3815" w:rsidRPr="00827730" w:rsidRDefault="00EA3815" w:rsidP="00E6082A">
      <w:pPr>
        <w:contextualSpacing/>
        <w:rPr>
          <w:sz w:val="22"/>
          <w:szCs w:val="22"/>
        </w:rPr>
      </w:pPr>
    </w:p>
    <w:p w14:paraId="32D315F6" w14:textId="77777777" w:rsidR="00EA3815" w:rsidRPr="00827730" w:rsidRDefault="00EA3815" w:rsidP="00E6082A">
      <w:pPr>
        <w:contextualSpacing/>
        <w:rPr>
          <w:sz w:val="22"/>
          <w:szCs w:val="22"/>
        </w:rPr>
      </w:pPr>
    </w:p>
    <w:p w14:paraId="66FE4C84" w14:textId="77777777" w:rsidR="00EA3815" w:rsidRPr="00827730" w:rsidRDefault="00EA3815" w:rsidP="00E6082A">
      <w:pPr>
        <w:contextualSpacing/>
        <w:rPr>
          <w:sz w:val="22"/>
          <w:szCs w:val="22"/>
        </w:rPr>
      </w:pPr>
    </w:p>
    <w:p w14:paraId="44CA4F1A" w14:textId="77777777" w:rsidR="00EA3815" w:rsidRPr="00827730" w:rsidRDefault="00EA3815" w:rsidP="00E6082A">
      <w:pPr>
        <w:contextualSpacing/>
        <w:rPr>
          <w:sz w:val="22"/>
          <w:szCs w:val="22"/>
        </w:rPr>
      </w:pPr>
    </w:p>
    <w:p w14:paraId="2049688C" w14:textId="77777777" w:rsidR="00EA3815" w:rsidRPr="00827730" w:rsidRDefault="00EA3815" w:rsidP="00E6082A">
      <w:pPr>
        <w:contextualSpacing/>
        <w:rPr>
          <w:sz w:val="22"/>
          <w:szCs w:val="22"/>
        </w:rPr>
      </w:pPr>
    </w:p>
    <w:p w14:paraId="0B16E154" w14:textId="77777777" w:rsidR="002D6F73" w:rsidRDefault="002D6F73">
      <w:pPr>
        <w:spacing w:after="200" w:line="276" w:lineRule="auto"/>
        <w:rPr>
          <w:b/>
          <w:bCs/>
          <w:kern w:val="32"/>
          <w:sz w:val="22"/>
          <w:szCs w:val="22"/>
        </w:rPr>
      </w:pPr>
      <w:bookmarkStart w:id="5" w:name="_Toc402448488"/>
      <w:bookmarkStart w:id="6" w:name="_Toc475105338"/>
      <w:bookmarkEnd w:id="0"/>
      <w:r>
        <w:rPr>
          <w:sz w:val="22"/>
          <w:szCs w:val="22"/>
        </w:rPr>
        <w:br w:type="page"/>
      </w:r>
    </w:p>
    <w:bookmarkEnd w:id="5"/>
    <w:bookmarkEnd w:id="6"/>
    <w:p w14:paraId="5272930B" w14:textId="2C58CF76" w:rsidR="00827730" w:rsidRDefault="00827730" w:rsidP="00E6082A">
      <w:pPr>
        <w:contextualSpacing/>
        <w:rPr>
          <w:sz w:val="22"/>
          <w:szCs w:val="22"/>
        </w:rPr>
      </w:pPr>
    </w:p>
    <w:p w14:paraId="661BAA2C" w14:textId="77777777" w:rsidR="00827730" w:rsidRPr="00827730" w:rsidRDefault="00827730" w:rsidP="00E6082A">
      <w:pPr>
        <w:contextualSpacing/>
        <w:rPr>
          <w:sz w:val="22"/>
          <w:szCs w:val="22"/>
        </w:rPr>
      </w:pPr>
    </w:p>
    <w:p w14:paraId="6BF25447" w14:textId="77777777" w:rsidR="00A5565D" w:rsidRPr="00827730" w:rsidRDefault="00A5565D" w:rsidP="00E6082A">
      <w:pPr>
        <w:contextualSpacing/>
        <w:rPr>
          <w:sz w:val="22"/>
          <w:szCs w:val="22"/>
        </w:rPr>
      </w:pPr>
    </w:p>
    <w:p w14:paraId="5ED58608" w14:textId="0E97DD3C" w:rsidR="00460218" w:rsidRPr="002D6F73" w:rsidRDefault="00460218" w:rsidP="002D6F73">
      <w:pPr>
        <w:pStyle w:val="Heading1"/>
      </w:pPr>
      <w:bookmarkStart w:id="7" w:name="_Toc357082595"/>
      <w:bookmarkStart w:id="8" w:name="_Toc402448489"/>
      <w:bookmarkStart w:id="9" w:name="_Toc475105339"/>
      <w:bookmarkStart w:id="10" w:name="_Toc67604553"/>
      <w:bookmarkStart w:id="11" w:name="_Toc67605389"/>
      <w:bookmarkStart w:id="12" w:name="_Toc69912902"/>
      <w:bookmarkStart w:id="13" w:name="_Toc356771614"/>
      <w:bookmarkStart w:id="14" w:name="_Hlk356772901"/>
      <w:r w:rsidRPr="002D6F73">
        <w:t>List of abbreviations</w:t>
      </w:r>
      <w:bookmarkEnd w:id="7"/>
      <w:bookmarkEnd w:id="8"/>
      <w:bookmarkEnd w:id="9"/>
      <w:bookmarkEnd w:id="10"/>
      <w:bookmarkEnd w:id="11"/>
      <w:bookmarkEnd w:id="12"/>
    </w:p>
    <w:p w14:paraId="4083C490" w14:textId="77777777" w:rsidR="00232FF7" w:rsidRPr="00827730" w:rsidRDefault="00460218" w:rsidP="00E6082A">
      <w:pPr>
        <w:pStyle w:val="paragraph"/>
        <w:spacing w:before="0"/>
        <w:contextualSpacing/>
        <w:rPr>
          <w:sz w:val="22"/>
          <w:szCs w:val="22"/>
          <w:lang w:val="en-US"/>
        </w:rPr>
      </w:pPr>
      <w:r w:rsidRPr="00827730">
        <w:rPr>
          <w:sz w:val="22"/>
          <w:szCs w:val="22"/>
          <w:lang w:val="en-US"/>
        </w:rPr>
        <w:t>The following abbreviations are used in this statistical analysis plan:</w:t>
      </w:r>
    </w:p>
    <w:tbl>
      <w:tblPr>
        <w:tblStyle w:val="TableGrid11"/>
        <w:tblW w:w="5000" w:type="pct"/>
        <w:tblLook w:val="04A0" w:firstRow="1" w:lastRow="0" w:firstColumn="1" w:lastColumn="0" w:noHBand="0" w:noVBand="1"/>
      </w:tblPr>
      <w:tblGrid>
        <w:gridCol w:w="2020"/>
        <w:gridCol w:w="7330"/>
      </w:tblGrid>
      <w:tr w:rsidR="008C2CA8" w:rsidRPr="00827730" w14:paraId="121F23E5" w14:textId="77777777" w:rsidTr="00735855">
        <w:tc>
          <w:tcPr>
            <w:tcW w:w="1080" w:type="pct"/>
          </w:tcPr>
          <w:p w14:paraId="1A18921F" w14:textId="4D44BE13" w:rsidR="002315E4"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CDM</w:t>
            </w:r>
          </w:p>
        </w:tc>
        <w:tc>
          <w:tcPr>
            <w:tcW w:w="3920" w:type="pct"/>
          </w:tcPr>
          <w:p w14:paraId="3BAA5F84" w14:textId="613CC8ED" w:rsidR="002315E4"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Common Data Model</w:t>
            </w:r>
          </w:p>
        </w:tc>
      </w:tr>
      <w:tr w:rsidR="00B8266B" w:rsidRPr="00827730" w14:paraId="3561E7A2" w14:textId="77777777" w:rsidTr="00735855">
        <w:tc>
          <w:tcPr>
            <w:tcW w:w="1080" w:type="pct"/>
          </w:tcPr>
          <w:p w14:paraId="71BD6EB8" w14:textId="73F51239" w:rsidR="00B8266B"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ETL</w:t>
            </w:r>
          </w:p>
        </w:tc>
        <w:tc>
          <w:tcPr>
            <w:tcW w:w="3920" w:type="pct"/>
          </w:tcPr>
          <w:p w14:paraId="0B4D73D8" w14:textId="1BC904A7" w:rsidR="00B8266B"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Extract, Transform, and Load</w:t>
            </w:r>
          </w:p>
        </w:tc>
      </w:tr>
      <w:tr w:rsidR="00ED7F35" w:rsidRPr="00827730" w14:paraId="78DE54AB" w14:textId="77777777" w:rsidTr="00735855">
        <w:tc>
          <w:tcPr>
            <w:tcW w:w="1080" w:type="pct"/>
          </w:tcPr>
          <w:p w14:paraId="374DF61C" w14:textId="63F69158" w:rsidR="00ED7F35"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DAP</w:t>
            </w:r>
          </w:p>
        </w:tc>
        <w:tc>
          <w:tcPr>
            <w:tcW w:w="3920" w:type="pct"/>
          </w:tcPr>
          <w:p w14:paraId="44E74F69" w14:textId="0532C8CB" w:rsidR="00ED7F35" w:rsidRPr="00827730" w:rsidRDefault="00B77068"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Data Access Provider</w:t>
            </w:r>
          </w:p>
        </w:tc>
      </w:tr>
      <w:tr w:rsidR="008C2CA8" w:rsidRPr="00827730" w14:paraId="3544C922" w14:textId="77777777" w:rsidTr="00735855">
        <w:tc>
          <w:tcPr>
            <w:tcW w:w="1080" w:type="pct"/>
          </w:tcPr>
          <w:p w14:paraId="4FB0D2F8" w14:textId="0A699A85" w:rsidR="008C2CA8" w:rsidRPr="00827730" w:rsidRDefault="00231AB7"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RWD</w:t>
            </w:r>
          </w:p>
        </w:tc>
        <w:tc>
          <w:tcPr>
            <w:tcW w:w="3920" w:type="pct"/>
          </w:tcPr>
          <w:p w14:paraId="4D9A5892" w14:textId="6B29F454" w:rsidR="008C2CA8" w:rsidRPr="00827730" w:rsidRDefault="00231AB7"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Real World Data</w:t>
            </w:r>
          </w:p>
        </w:tc>
      </w:tr>
      <w:tr w:rsidR="00ED7F35" w:rsidRPr="00827730" w14:paraId="2AAE118C" w14:textId="77777777" w:rsidTr="00735855">
        <w:tc>
          <w:tcPr>
            <w:tcW w:w="1080" w:type="pct"/>
          </w:tcPr>
          <w:p w14:paraId="0BA4744E" w14:textId="438F1D59" w:rsidR="00ED7F35" w:rsidRPr="00827730" w:rsidRDefault="00231AB7"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RWE</w:t>
            </w:r>
          </w:p>
        </w:tc>
        <w:tc>
          <w:tcPr>
            <w:tcW w:w="3920" w:type="pct"/>
          </w:tcPr>
          <w:p w14:paraId="3F0E826B" w14:textId="3E5FF3D4" w:rsidR="00ED7F35" w:rsidRPr="00827730" w:rsidRDefault="00231AB7"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Real World Evidence</w:t>
            </w:r>
          </w:p>
        </w:tc>
      </w:tr>
      <w:tr w:rsidR="00C94E3D" w:rsidRPr="00827730" w14:paraId="4281E093" w14:textId="77777777" w:rsidTr="00735855">
        <w:tc>
          <w:tcPr>
            <w:tcW w:w="1080" w:type="pct"/>
          </w:tcPr>
          <w:p w14:paraId="53D14096" w14:textId="758897E9" w:rsidR="00C94E3D" w:rsidRPr="00827730" w:rsidRDefault="00C94E3D"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SOP</w:t>
            </w:r>
          </w:p>
        </w:tc>
        <w:tc>
          <w:tcPr>
            <w:tcW w:w="3920" w:type="pct"/>
          </w:tcPr>
          <w:p w14:paraId="1DA79EC0" w14:textId="1438B870" w:rsidR="00C94E3D" w:rsidRPr="00827730" w:rsidRDefault="00C94E3D" w:rsidP="00E6082A">
            <w:pPr>
              <w:pStyle w:val="Table"/>
              <w:spacing w:before="0" w:after="0"/>
              <w:contextualSpacing/>
              <w:rPr>
                <w:rFonts w:ascii="Times New Roman" w:hAnsi="Times New Roman"/>
                <w:sz w:val="22"/>
                <w:szCs w:val="22"/>
              </w:rPr>
            </w:pPr>
            <w:r w:rsidRPr="00827730">
              <w:rPr>
                <w:rFonts w:ascii="Times New Roman" w:hAnsi="Times New Roman"/>
                <w:sz w:val="22"/>
                <w:szCs w:val="22"/>
              </w:rPr>
              <w:t>Standard Operating Procedure</w:t>
            </w:r>
          </w:p>
        </w:tc>
      </w:tr>
      <w:tr w:rsidR="00C94E3D" w:rsidRPr="00827730" w14:paraId="55E46A84" w14:textId="77777777" w:rsidTr="00735855">
        <w:tc>
          <w:tcPr>
            <w:tcW w:w="1080" w:type="pct"/>
          </w:tcPr>
          <w:p w14:paraId="2B64F610" w14:textId="2F01F054" w:rsidR="00C94E3D" w:rsidRPr="00827730" w:rsidRDefault="00C94E3D" w:rsidP="00E6082A">
            <w:pPr>
              <w:pStyle w:val="Table"/>
              <w:spacing w:before="0" w:after="0"/>
              <w:contextualSpacing/>
              <w:rPr>
                <w:rFonts w:ascii="Times New Roman" w:hAnsi="Times New Roman"/>
                <w:sz w:val="22"/>
                <w:szCs w:val="22"/>
              </w:rPr>
            </w:pPr>
          </w:p>
        </w:tc>
        <w:tc>
          <w:tcPr>
            <w:tcW w:w="3920" w:type="pct"/>
          </w:tcPr>
          <w:p w14:paraId="569CBBFB" w14:textId="02987D0C" w:rsidR="00C94E3D" w:rsidRPr="00827730" w:rsidRDefault="00C94E3D" w:rsidP="00E6082A">
            <w:pPr>
              <w:pStyle w:val="Table"/>
              <w:spacing w:before="0" w:after="0"/>
              <w:contextualSpacing/>
              <w:rPr>
                <w:rFonts w:ascii="Times New Roman" w:hAnsi="Times New Roman"/>
                <w:sz w:val="22"/>
                <w:szCs w:val="22"/>
              </w:rPr>
            </w:pPr>
          </w:p>
        </w:tc>
      </w:tr>
      <w:tr w:rsidR="00C94E3D" w:rsidRPr="00827730" w14:paraId="0AEA7F7E" w14:textId="77777777" w:rsidTr="00735855">
        <w:tc>
          <w:tcPr>
            <w:tcW w:w="1080" w:type="pct"/>
          </w:tcPr>
          <w:p w14:paraId="0A87B563" w14:textId="2065CEF8" w:rsidR="00C94E3D" w:rsidRPr="00827730" w:rsidRDefault="00C94E3D" w:rsidP="00E6082A">
            <w:pPr>
              <w:pStyle w:val="Table"/>
              <w:spacing w:before="0" w:after="0"/>
              <w:contextualSpacing/>
              <w:rPr>
                <w:rFonts w:ascii="Times New Roman" w:hAnsi="Times New Roman"/>
                <w:sz w:val="22"/>
                <w:szCs w:val="22"/>
              </w:rPr>
            </w:pPr>
          </w:p>
        </w:tc>
        <w:tc>
          <w:tcPr>
            <w:tcW w:w="3920" w:type="pct"/>
          </w:tcPr>
          <w:p w14:paraId="13464C51" w14:textId="786D9E7B" w:rsidR="00C94E3D" w:rsidRPr="00827730" w:rsidRDefault="00C94E3D" w:rsidP="00E6082A">
            <w:pPr>
              <w:pStyle w:val="Table"/>
              <w:spacing w:before="0" w:after="0"/>
              <w:contextualSpacing/>
              <w:rPr>
                <w:rFonts w:ascii="Times New Roman" w:hAnsi="Times New Roman"/>
                <w:sz w:val="22"/>
                <w:szCs w:val="22"/>
              </w:rPr>
            </w:pPr>
          </w:p>
        </w:tc>
      </w:tr>
      <w:tr w:rsidR="00C94E3D" w:rsidRPr="00827730" w14:paraId="68FF942D" w14:textId="77777777" w:rsidTr="00735855">
        <w:tc>
          <w:tcPr>
            <w:tcW w:w="1080" w:type="pct"/>
          </w:tcPr>
          <w:p w14:paraId="6129C3DD" w14:textId="30969CBE" w:rsidR="00C94E3D" w:rsidRPr="00827730" w:rsidRDefault="00C94E3D" w:rsidP="00E6082A">
            <w:pPr>
              <w:pStyle w:val="Table"/>
              <w:spacing w:before="0" w:after="0"/>
              <w:contextualSpacing/>
              <w:rPr>
                <w:rFonts w:ascii="Times New Roman" w:hAnsi="Times New Roman"/>
                <w:sz w:val="22"/>
                <w:szCs w:val="22"/>
              </w:rPr>
            </w:pPr>
          </w:p>
        </w:tc>
        <w:tc>
          <w:tcPr>
            <w:tcW w:w="3920" w:type="pct"/>
          </w:tcPr>
          <w:p w14:paraId="1A4BCCE1" w14:textId="7CC1C45A" w:rsidR="00C94E3D" w:rsidRPr="00827730" w:rsidRDefault="00C94E3D" w:rsidP="00E6082A">
            <w:pPr>
              <w:pStyle w:val="Table"/>
              <w:spacing w:before="0" w:after="0"/>
              <w:contextualSpacing/>
              <w:rPr>
                <w:rFonts w:ascii="Times New Roman" w:hAnsi="Times New Roman"/>
                <w:sz w:val="22"/>
                <w:szCs w:val="22"/>
              </w:rPr>
            </w:pPr>
          </w:p>
        </w:tc>
      </w:tr>
      <w:tr w:rsidR="00C94E3D" w:rsidRPr="00827730" w14:paraId="45B50AC1" w14:textId="77777777" w:rsidTr="00735855">
        <w:tc>
          <w:tcPr>
            <w:tcW w:w="1080" w:type="pct"/>
          </w:tcPr>
          <w:p w14:paraId="2FE46448" w14:textId="565BFADF" w:rsidR="00C94E3D" w:rsidRPr="00827730" w:rsidRDefault="00C94E3D" w:rsidP="00E6082A">
            <w:pPr>
              <w:pStyle w:val="Table"/>
              <w:spacing w:before="0" w:after="0"/>
              <w:contextualSpacing/>
              <w:rPr>
                <w:rFonts w:ascii="Times New Roman" w:hAnsi="Times New Roman"/>
                <w:sz w:val="22"/>
                <w:szCs w:val="22"/>
              </w:rPr>
            </w:pPr>
          </w:p>
        </w:tc>
        <w:tc>
          <w:tcPr>
            <w:tcW w:w="3920" w:type="pct"/>
          </w:tcPr>
          <w:p w14:paraId="67E7E124" w14:textId="1D07FC05" w:rsidR="00C94E3D" w:rsidRPr="00827730" w:rsidRDefault="00C94E3D" w:rsidP="00E6082A">
            <w:pPr>
              <w:pStyle w:val="Table"/>
              <w:spacing w:before="0" w:after="0"/>
              <w:contextualSpacing/>
              <w:rPr>
                <w:rFonts w:ascii="Times New Roman" w:hAnsi="Times New Roman"/>
                <w:sz w:val="22"/>
                <w:szCs w:val="22"/>
              </w:rPr>
            </w:pPr>
          </w:p>
        </w:tc>
      </w:tr>
    </w:tbl>
    <w:p w14:paraId="587B8F36" w14:textId="75B8199D" w:rsidR="00460218" w:rsidRPr="00827730" w:rsidRDefault="00A5565D" w:rsidP="00E6082A">
      <w:pPr>
        <w:contextualSpacing/>
        <w:rPr>
          <w:sz w:val="22"/>
          <w:szCs w:val="22"/>
        </w:rPr>
      </w:pPr>
      <w:r w:rsidRPr="00827730">
        <w:rPr>
          <w:sz w:val="22"/>
          <w:szCs w:val="22"/>
        </w:rPr>
        <w:tab/>
      </w:r>
      <w:r w:rsidRPr="00827730">
        <w:rPr>
          <w:sz w:val="22"/>
          <w:szCs w:val="22"/>
        </w:rPr>
        <w:tab/>
      </w:r>
    </w:p>
    <w:p w14:paraId="1731DEFD" w14:textId="77777777" w:rsidR="00EB1752" w:rsidRPr="00827730" w:rsidRDefault="00EB1752" w:rsidP="005C3223">
      <w:pPr>
        <w:pStyle w:val="Heading1"/>
        <w:rPr>
          <w:sz w:val="22"/>
          <w:szCs w:val="22"/>
        </w:rPr>
      </w:pPr>
      <w:bookmarkStart w:id="15" w:name="_Toc373881242"/>
      <w:bookmarkStart w:id="16" w:name="_Toc402448490"/>
      <w:bookmarkStart w:id="17" w:name="_Toc475105340"/>
      <w:bookmarkStart w:id="18" w:name="_Toc67604554"/>
      <w:bookmarkStart w:id="19" w:name="_Toc67605390"/>
      <w:bookmarkStart w:id="20" w:name="_Toc69912903"/>
      <w:r w:rsidRPr="00827730">
        <w:rPr>
          <w:sz w:val="22"/>
          <w:szCs w:val="22"/>
        </w:rPr>
        <w:t>Responsible parties</w:t>
      </w:r>
      <w:bookmarkEnd w:id="15"/>
      <w:bookmarkEnd w:id="16"/>
      <w:bookmarkEnd w:id="17"/>
      <w:bookmarkEnd w:id="18"/>
      <w:bookmarkEnd w:id="19"/>
      <w:bookmarkEnd w:id="20"/>
    </w:p>
    <w:p w14:paraId="6F44579D" w14:textId="77777777" w:rsidR="004234B8" w:rsidRPr="00827730" w:rsidRDefault="004234B8" w:rsidP="005C3223">
      <w:pPr>
        <w:pStyle w:val="Heading2"/>
        <w:rPr>
          <w:rFonts w:cs="Times New Roman"/>
          <w:sz w:val="22"/>
          <w:szCs w:val="22"/>
        </w:rPr>
      </w:pPr>
      <w:bookmarkStart w:id="21" w:name="_Toc440345380"/>
      <w:bookmarkStart w:id="22" w:name="_Toc475105341"/>
      <w:bookmarkStart w:id="23" w:name="_Toc67604555"/>
      <w:bookmarkStart w:id="24" w:name="_Toc67605391"/>
      <w:bookmarkStart w:id="25" w:name="_Toc69912904"/>
      <w:r w:rsidRPr="00827730">
        <w:rPr>
          <w:rFonts w:cs="Times New Roman"/>
          <w:sz w:val="22"/>
          <w:szCs w:val="22"/>
        </w:rPr>
        <w:t xml:space="preserve">Main Author(s) of the </w:t>
      </w:r>
      <w:bookmarkEnd w:id="21"/>
      <w:r w:rsidRPr="00827730">
        <w:rPr>
          <w:rFonts w:cs="Times New Roman"/>
          <w:sz w:val="22"/>
          <w:szCs w:val="22"/>
        </w:rPr>
        <w:t>SAP</w:t>
      </w:r>
      <w:bookmarkEnd w:id="22"/>
      <w:bookmarkEnd w:id="23"/>
      <w:bookmarkEnd w:id="24"/>
      <w:bookmarkEnd w:id="25"/>
    </w:p>
    <w:tbl>
      <w:tblPr>
        <w:tblStyle w:val="TableGrid"/>
        <w:tblW w:w="5000" w:type="pct"/>
        <w:tblLook w:val="04A0" w:firstRow="1" w:lastRow="0" w:firstColumn="1" w:lastColumn="0" w:noHBand="0" w:noVBand="1"/>
      </w:tblPr>
      <w:tblGrid>
        <w:gridCol w:w="2046"/>
        <w:gridCol w:w="2769"/>
        <w:gridCol w:w="2126"/>
        <w:gridCol w:w="2409"/>
      </w:tblGrid>
      <w:tr w:rsidR="00893BD8" w:rsidRPr="00827730" w14:paraId="4D2F9C66" w14:textId="77777777" w:rsidTr="00F850B9">
        <w:tc>
          <w:tcPr>
            <w:tcW w:w="1094" w:type="pct"/>
          </w:tcPr>
          <w:p w14:paraId="2BE21BB8" w14:textId="77777777" w:rsidR="004234B8" w:rsidRPr="00827730" w:rsidRDefault="004234B8" w:rsidP="00E6082A">
            <w:pPr>
              <w:pStyle w:val="Basic11"/>
              <w:contextualSpacing/>
              <w:rPr>
                <w:rFonts w:ascii="Times New Roman" w:hAnsi="Times New Roman"/>
                <w:b/>
                <w:i/>
                <w:szCs w:val="22"/>
              </w:rPr>
            </w:pPr>
            <w:r w:rsidRPr="00827730">
              <w:rPr>
                <w:rFonts w:ascii="Times New Roman" w:hAnsi="Times New Roman"/>
                <w:b/>
                <w:i/>
                <w:szCs w:val="22"/>
              </w:rPr>
              <w:t>Name</w:t>
            </w:r>
          </w:p>
        </w:tc>
        <w:tc>
          <w:tcPr>
            <w:tcW w:w="1481" w:type="pct"/>
          </w:tcPr>
          <w:p w14:paraId="1C4E3B16" w14:textId="77777777" w:rsidR="004234B8" w:rsidRPr="00827730" w:rsidRDefault="004234B8" w:rsidP="00E6082A">
            <w:pPr>
              <w:pStyle w:val="Basic11"/>
              <w:contextualSpacing/>
              <w:rPr>
                <w:rFonts w:ascii="Times New Roman" w:hAnsi="Times New Roman"/>
                <w:b/>
                <w:i/>
                <w:szCs w:val="22"/>
              </w:rPr>
            </w:pPr>
            <w:r w:rsidRPr="00827730">
              <w:rPr>
                <w:rFonts w:ascii="Times New Roman" w:hAnsi="Times New Roman"/>
                <w:b/>
                <w:i/>
                <w:szCs w:val="22"/>
              </w:rPr>
              <w:t>Institution</w:t>
            </w:r>
          </w:p>
        </w:tc>
        <w:tc>
          <w:tcPr>
            <w:tcW w:w="1137" w:type="pct"/>
          </w:tcPr>
          <w:p w14:paraId="003D7B49" w14:textId="77777777" w:rsidR="004234B8" w:rsidRPr="00827730" w:rsidRDefault="004234B8" w:rsidP="00E6082A">
            <w:pPr>
              <w:pStyle w:val="Basic11"/>
              <w:contextualSpacing/>
              <w:rPr>
                <w:rFonts w:ascii="Times New Roman" w:hAnsi="Times New Roman"/>
                <w:b/>
                <w:i/>
                <w:szCs w:val="22"/>
              </w:rPr>
            </w:pPr>
            <w:r w:rsidRPr="00827730">
              <w:rPr>
                <w:rFonts w:ascii="Times New Roman" w:hAnsi="Times New Roman"/>
                <w:b/>
                <w:i/>
                <w:szCs w:val="22"/>
              </w:rPr>
              <w:t>Role</w:t>
            </w:r>
          </w:p>
        </w:tc>
        <w:tc>
          <w:tcPr>
            <w:tcW w:w="1289" w:type="pct"/>
          </w:tcPr>
          <w:p w14:paraId="51AF4D26" w14:textId="77777777" w:rsidR="004234B8" w:rsidRPr="00827730" w:rsidRDefault="004234B8" w:rsidP="00E6082A">
            <w:pPr>
              <w:pStyle w:val="Basic11"/>
              <w:contextualSpacing/>
              <w:rPr>
                <w:rFonts w:ascii="Times New Roman" w:hAnsi="Times New Roman"/>
                <w:b/>
                <w:i/>
                <w:szCs w:val="22"/>
              </w:rPr>
            </w:pPr>
            <w:r w:rsidRPr="00827730">
              <w:rPr>
                <w:rFonts w:ascii="Times New Roman" w:hAnsi="Times New Roman"/>
                <w:b/>
                <w:i/>
                <w:szCs w:val="22"/>
              </w:rPr>
              <w:t>Contribution</w:t>
            </w:r>
          </w:p>
        </w:tc>
      </w:tr>
      <w:tr w:rsidR="00F850B9" w:rsidRPr="00827730" w14:paraId="2A547F57" w14:textId="77777777" w:rsidTr="00F850B9">
        <w:tc>
          <w:tcPr>
            <w:tcW w:w="1094" w:type="pct"/>
          </w:tcPr>
          <w:p w14:paraId="011BCB01" w14:textId="5AFFA00B" w:rsidR="00F850B9" w:rsidRPr="00827730" w:rsidRDefault="00F850B9" w:rsidP="00E6082A">
            <w:pPr>
              <w:pStyle w:val="Basic11"/>
              <w:contextualSpacing/>
              <w:rPr>
                <w:rFonts w:ascii="Times New Roman" w:hAnsi="Times New Roman"/>
                <w:szCs w:val="22"/>
              </w:rPr>
            </w:pPr>
            <w:r>
              <w:rPr>
                <w:rFonts w:ascii="Times New Roman" w:hAnsi="Times New Roman"/>
                <w:szCs w:val="22"/>
              </w:rPr>
              <w:t>Miriam Sturkenboom</w:t>
            </w:r>
          </w:p>
        </w:tc>
        <w:tc>
          <w:tcPr>
            <w:tcW w:w="1481" w:type="pct"/>
          </w:tcPr>
          <w:p w14:paraId="2247885B" w14:textId="1B363610" w:rsidR="00F850B9" w:rsidRPr="00827730" w:rsidRDefault="00F850B9" w:rsidP="00E6082A">
            <w:pPr>
              <w:pStyle w:val="Basic11"/>
              <w:contextualSpacing/>
              <w:rPr>
                <w:rFonts w:ascii="Times New Roman" w:hAnsi="Times New Roman"/>
                <w:szCs w:val="22"/>
              </w:rPr>
            </w:pPr>
            <w:r w:rsidRPr="00827730">
              <w:rPr>
                <w:rFonts w:ascii="Times New Roman" w:hAnsi="Times New Roman"/>
                <w:szCs w:val="22"/>
              </w:rPr>
              <w:t>UMC Utrecht</w:t>
            </w:r>
          </w:p>
        </w:tc>
        <w:tc>
          <w:tcPr>
            <w:tcW w:w="1137" w:type="pct"/>
          </w:tcPr>
          <w:p w14:paraId="2D46DE3B" w14:textId="7A08B3FA" w:rsidR="00F850B9" w:rsidRPr="00827730" w:rsidRDefault="00402B69" w:rsidP="00E6082A">
            <w:pPr>
              <w:pStyle w:val="Basic11"/>
              <w:contextualSpacing/>
              <w:rPr>
                <w:rFonts w:ascii="Times New Roman" w:hAnsi="Times New Roman"/>
                <w:szCs w:val="22"/>
              </w:rPr>
            </w:pPr>
            <w:r>
              <w:rPr>
                <w:rFonts w:ascii="Times New Roman" w:hAnsi="Times New Roman"/>
                <w:szCs w:val="22"/>
              </w:rPr>
              <w:t>CO-lead WP7</w:t>
            </w:r>
          </w:p>
        </w:tc>
        <w:tc>
          <w:tcPr>
            <w:tcW w:w="1289" w:type="pct"/>
          </w:tcPr>
          <w:p w14:paraId="12C8543E" w14:textId="4D948814" w:rsidR="00F850B9" w:rsidRPr="00827730" w:rsidRDefault="00F850B9" w:rsidP="00E6082A">
            <w:pPr>
              <w:pStyle w:val="Basic11"/>
              <w:contextualSpacing/>
              <w:rPr>
                <w:rFonts w:ascii="Times New Roman" w:hAnsi="Times New Roman"/>
                <w:szCs w:val="22"/>
              </w:rPr>
            </w:pPr>
            <w:r>
              <w:rPr>
                <w:rFonts w:ascii="Times New Roman" w:hAnsi="Times New Roman"/>
                <w:szCs w:val="22"/>
              </w:rPr>
              <w:t>First draft</w:t>
            </w:r>
          </w:p>
        </w:tc>
      </w:tr>
      <w:tr w:rsidR="00231AB7" w:rsidRPr="00827730" w14:paraId="32B64DA1" w14:textId="77777777" w:rsidTr="00F850B9">
        <w:tc>
          <w:tcPr>
            <w:tcW w:w="1094" w:type="pct"/>
          </w:tcPr>
          <w:p w14:paraId="6C5A2B5B" w14:textId="52883360" w:rsidR="00231AB7" w:rsidRPr="00827730" w:rsidRDefault="001B0FB9" w:rsidP="00E6082A">
            <w:pPr>
              <w:pStyle w:val="Basic11"/>
              <w:contextualSpacing/>
              <w:rPr>
                <w:rFonts w:ascii="Times New Roman" w:hAnsi="Times New Roman"/>
                <w:szCs w:val="22"/>
              </w:rPr>
            </w:pPr>
            <w:proofErr w:type="spellStart"/>
            <w:r>
              <w:rPr>
                <w:rFonts w:ascii="Times New Roman" w:hAnsi="Times New Roman"/>
                <w:szCs w:val="22"/>
              </w:rPr>
              <w:t>Vjola</w:t>
            </w:r>
            <w:proofErr w:type="spellEnd"/>
            <w:r>
              <w:rPr>
                <w:rFonts w:ascii="Times New Roman" w:hAnsi="Times New Roman"/>
                <w:szCs w:val="22"/>
              </w:rPr>
              <w:t xml:space="preserve"> </w:t>
            </w:r>
            <w:proofErr w:type="spellStart"/>
            <w:r>
              <w:rPr>
                <w:rFonts w:ascii="Times New Roman" w:hAnsi="Times New Roman"/>
                <w:szCs w:val="22"/>
              </w:rPr>
              <w:t>HOxhaj</w:t>
            </w:r>
            <w:proofErr w:type="spellEnd"/>
          </w:p>
        </w:tc>
        <w:tc>
          <w:tcPr>
            <w:tcW w:w="1481" w:type="pct"/>
          </w:tcPr>
          <w:p w14:paraId="5A3E3838" w14:textId="51CBA90F" w:rsidR="00231AB7" w:rsidRPr="00827730" w:rsidRDefault="001B0FB9" w:rsidP="00E6082A">
            <w:pPr>
              <w:pStyle w:val="Basic11"/>
              <w:contextualSpacing/>
              <w:rPr>
                <w:rFonts w:ascii="Times New Roman" w:hAnsi="Times New Roman"/>
                <w:szCs w:val="22"/>
              </w:rPr>
            </w:pPr>
            <w:r>
              <w:rPr>
                <w:rFonts w:ascii="Times New Roman" w:hAnsi="Times New Roman"/>
                <w:szCs w:val="22"/>
              </w:rPr>
              <w:t>UMC Utrecht</w:t>
            </w:r>
          </w:p>
        </w:tc>
        <w:tc>
          <w:tcPr>
            <w:tcW w:w="1137" w:type="pct"/>
          </w:tcPr>
          <w:p w14:paraId="1FFFA76B" w14:textId="0B1F1A65" w:rsidR="00231AB7" w:rsidRPr="00827730" w:rsidRDefault="00402B69" w:rsidP="00E6082A">
            <w:pPr>
              <w:pStyle w:val="Basic11"/>
              <w:contextualSpacing/>
              <w:rPr>
                <w:rFonts w:ascii="Times New Roman" w:hAnsi="Times New Roman"/>
                <w:szCs w:val="22"/>
              </w:rPr>
            </w:pPr>
            <w:r>
              <w:rPr>
                <w:rFonts w:ascii="Times New Roman" w:hAnsi="Times New Roman"/>
                <w:szCs w:val="22"/>
              </w:rPr>
              <w:t>Task lead 7.6</w:t>
            </w:r>
          </w:p>
        </w:tc>
        <w:tc>
          <w:tcPr>
            <w:tcW w:w="1289" w:type="pct"/>
          </w:tcPr>
          <w:p w14:paraId="2DC67D01" w14:textId="3B38722D" w:rsidR="00231AB7" w:rsidRPr="00827730" w:rsidRDefault="001B0FB9" w:rsidP="00E6082A">
            <w:pPr>
              <w:pStyle w:val="Basic11"/>
              <w:contextualSpacing/>
              <w:rPr>
                <w:rFonts w:ascii="Times New Roman" w:hAnsi="Times New Roman"/>
                <w:szCs w:val="22"/>
              </w:rPr>
            </w:pPr>
            <w:r>
              <w:rPr>
                <w:rFonts w:ascii="Times New Roman" w:hAnsi="Times New Roman"/>
                <w:szCs w:val="22"/>
              </w:rPr>
              <w:t>Contributing author</w:t>
            </w:r>
          </w:p>
        </w:tc>
      </w:tr>
      <w:tr w:rsidR="00231AB7" w:rsidRPr="00827730" w14:paraId="79DDAC88" w14:textId="77777777" w:rsidTr="00F850B9">
        <w:tc>
          <w:tcPr>
            <w:tcW w:w="1094" w:type="pct"/>
          </w:tcPr>
          <w:p w14:paraId="54194E35" w14:textId="18AD8670" w:rsidR="00231AB7" w:rsidRPr="00827730" w:rsidRDefault="00231AB7" w:rsidP="00E6082A">
            <w:pPr>
              <w:pStyle w:val="Basic11"/>
              <w:contextualSpacing/>
              <w:rPr>
                <w:rFonts w:ascii="Times New Roman" w:hAnsi="Times New Roman"/>
                <w:szCs w:val="22"/>
              </w:rPr>
            </w:pPr>
          </w:p>
        </w:tc>
        <w:tc>
          <w:tcPr>
            <w:tcW w:w="1481" w:type="pct"/>
          </w:tcPr>
          <w:p w14:paraId="69DA3120" w14:textId="540B424A" w:rsidR="00231AB7" w:rsidRPr="00827730" w:rsidRDefault="00231AB7" w:rsidP="00E6082A">
            <w:pPr>
              <w:pStyle w:val="Basic11"/>
              <w:contextualSpacing/>
              <w:rPr>
                <w:rFonts w:ascii="Times New Roman" w:hAnsi="Times New Roman"/>
                <w:szCs w:val="22"/>
              </w:rPr>
            </w:pPr>
          </w:p>
        </w:tc>
        <w:tc>
          <w:tcPr>
            <w:tcW w:w="1137" w:type="pct"/>
          </w:tcPr>
          <w:p w14:paraId="729B8BB6" w14:textId="4EFAF549" w:rsidR="00231AB7" w:rsidRPr="00827730" w:rsidRDefault="00231AB7" w:rsidP="00E6082A">
            <w:pPr>
              <w:pStyle w:val="Basic11"/>
              <w:contextualSpacing/>
              <w:rPr>
                <w:rFonts w:ascii="Times New Roman" w:hAnsi="Times New Roman"/>
                <w:szCs w:val="22"/>
              </w:rPr>
            </w:pPr>
          </w:p>
        </w:tc>
        <w:tc>
          <w:tcPr>
            <w:tcW w:w="1289" w:type="pct"/>
          </w:tcPr>
          <w:p w14:paraId="544BC552" w14:textId="0CA0DAA6" w:rsidR="00231AB7" w:rsidRPr="00827730" w:rsidRDefault="00231AB7" w:rsidP="00E6082A">
            <w:pPr>
              <w:pStyle w:val="Basic11"/>
              <w:contextualSpacing/>
              <w:rPr>
                <w:rFonts w:ascii="Times New Roman" w:hAnsi="Times New Roman"/>
                <w:szCs w:val="22"/>
              </w:rPr>
            </w:pPr>
          </w:p>
        </w:tc>
      </w:tr>
    </w:tbl>
    <w:p w14:paraId="0734C972" w14:textId="681465DF" w:rsidR="002204FE" w:rsidRPr="00827730" w:rsidRDefault="002204FE" w:rsidP="00A14609">
      <w:pPr>
        <w:contextualSpacing/>
        <w:rPr>
          <w:sz w:val="22"/>
          <w:szCs w:val="22"/>
        </w:rPr>
      </w:pPr>
    </w:p>
    <w:p w14:paraId="71951757" w14:textId="0FA3D503" w:rsidR="005C3223" w:rsidRPr="00827730" w:rsidRDefault="005C3223" w:rsidP="005C3223">
      <w:pPr>
        <w:pStyle w:val="Heading2"/>
        <w:numPr>
          <w:ilvl w:val="0"/>
          <w:numId w:val="0"/>
        </w:numPr>
        <w:ind w:left="576" w:hanging="576"/>
        <w:rPr>
          <w:rFonts w:cs="Times New Roman"/>
          <w:sz w:val="22"/>
          <w:szCs w:val="22"/>
        </w:rPr>
      </w:pPr>
      <w:bookmarkStart w:id="26" w:name="_Toc67604556"/>
      <w:bookmarkStart w:id="27" w:name="_Toc67605392"/>
      <w:bookmarkStart w:id="28" w:name="_Toc69912905"/>
      <w:r w:rsidRPr="00827730">
        <w:rPr>
          <w:rFonts w:cs="Times New Roman"/>
          <w:sz w:val="22"/>
          <w:szCs w:val="22"/>
        </w:rPr>
        <w:t>Reviewers of the document</w:t>
      </w:r>
      <w:bookmarkEnd w:id="26"/>
      <w:bookmarkEnd w:id="27"/>
      <w:bookmarkEnd w:id="28"/>
    </w:p>
    <w:tbl>
      <w:tblPr>
        <w:tblStyle w:val="TableGrid"/>
        <w:tblW w:w="5000" w:type="pct"/>
        <w:tblLook w:val="04A0" w:firstRow="1" w:lastRow="0" w:firstColumn="1" w:lastColumn="0" w:noHBand="0" w:noVBand="1"/>
      </w:tblPr>
      <w:tblGrid>
        <w:gridCol w:w="2045"/>
        <w:gridCol w:w="2769"/>
        <w:gridCol w:w="2126"/>
        <w:gridCol w:w="2410"/>
      </w:tblGrid>
      <w:tr w:rsidR="005C3223" w:rsidRPr="00827730" w14:paraId="3B8315B3" w14:textId="77777777" w:rsidTr="00793EC6">
        <w:tc>
          <w:tcPr>
            <w:tcW w:w="1093" w:type="pct"/>
          </w:tcPr>
          <w:p w14:paraId="72DBAAB2" w14:textId="77777777" w:rsidR="005C3223" w:rsidRPr="00827730" w:rsidRDefault="005C3223" w:rsidP="00793EC6">
            <w:pPr>
              <w:pStyle w:val="Basic11"/>
              <w:contextualSpacing/>
              <w:rPr>
                <w:rFonts w:ascii="Times New Roman" w:hAnsi="Times New Roman"/>
                <w:b/>
                <w:i/>
                <w:szCs w:val="22"/>
              </w:rPr>
            </w:pPr>
            <w:r w:rsidRPr="00827730">
              <w:rPr>
                <w:rFonts w:ascii="Times New Roman" w:hAnsi="Times New Roman"/>
                <w:b/>
                <w:i/>
                <w:szCs w:val="22"/>
              </w:rPr>
              <w:t>Name</w:t>
            </w:r>
          </w:p>
        </w:tc>
        <w:tc>
          <w:tcPr>
            <w:tcW w:w="1481" w:type="pct"/>
          </w:tcPr>
          <w:p w14:paraId="7030619A" w14:textId="77777777" w:rsidR="005C3223" w:rsidRPr="00827730" w:rsidRDefault="005C3223" w:rsidP="00793EC6">
            <w:pPr>
              <w:pStyle w:val="Basic11"/>
              <w:contextualSpacing/>
              <w:rPr>
                <w:rFonts w:ascii="Times New Roman" w:hAnsi="Times New Roman"/>
                <w:b/>
                <w:i/>
                <w:szCs w:val="22"/>
              </w:rPr>
            </w:pPr>
            <w:r w:rsidRPr="00827730">
              <w:rPr>
                <w:rFonts w:ascii="Times New Roman" w:hAnsi="Times New Roman"/>
                <w:b/>
                <w:i/>
                <w:szCs w:val="22"/>
              </w:rPr>
              <w:t>Institution</w:t>
            </w:r>
          </w:p>
        </w:tc>
        <w:tc>
          <w:tcPr>
            <w:tcW w:w="1137" w:type="pct"/>
          </w:tcPr>
          <w:p w14:paraId="0B1D435D" w14:textId="77777777" w:rsidR="005C3223" w:rsidRPr="00827730" w:rsidRDefault="005C3223" w:rsidP="00793EC6">
            <w:pPr>
              <w:pStyle w:val="Basic11"/>
              <w:contextualSpacing/>
              <w:rPr>
                <w:rFonts w:ascii="Times New Roman" w:hAnsi="Times New Roman"/>
                <w:b/>
                <w:i/>
                <w:szCs w:val="22"/>
              </w:rPr>
            </w:pPr>
            <w:r w:rsidRPr="00827730">
              <w:rPr>
                <w:rFonts w:ascii="Times New Roman" w:hAnsi="Times New Roman"/>
                <w:b/>
                <w:i/>
                <w:szCs w:val="22"/>
              </w:rPr>
              <w:t>Role</w:t>
            </w:r>
          </w:p>
        </w:tc>
        <w:tc>
          <w:tcPr>
            <w:tcW w:w="1289" w:type="pct"/>
          </w:tcPr>
          <w:p w14:paraId="7CAE0858" w14:textId="77777777" w:rsidR="005C3223" w:rsidRPr="00827730" w:rsidRDefault="005C3223" w:rsidP="00793EC6">
            <w:pPr>
              <w:pStyle w:val="Basic11"/>
              <w:contextualSpacing/>
              <w:rPr>
                <w:rFonts w:ascii="Times New Roman" w:hAnsi="Times New Roman"/>
                <w:b/>
                <w:i/>
                <w:szCs w:val="22"/>
              </w:rPr>
            </w:pPr>
            <w:r w:rsidRPr="00827730">
              <w:rPr>
                <w:rFonts w:ascii="Times New Roman" w:hAnsi="Times New Roman"/>
                <w:b/>
                <w:i/>
                <w:szCs w:val="22"/>
              </w:rPr>
              <w:t>Contribution</w:t>
            </w:r>
          </w:p>
        </w:tc>
      </w:tr>
      <w:tr w:rsidR="005C3223" w:rsidRPr="00827730" w14:paraId="0D74B491" w14:textId="77777777" w:rsidTr="00793EC6">
        <w:tc>
          <w:tcPr>
            <w:tcW w:w="1093" w:type="pct"/>
          </w:tcPr>
          <w:p w14:paraId="2EE44613" w14:textId="26A11E0C" w:rsidR="005C3223" w:rsidRPr="00827730" w:rsidRDefault="00402B69" w:rsidP="00793EC6">
            <w:pPr>
              <w:pStyle w:val="Basic11"/>
              <w:contextualSpacing/>
              <w:rPr>
                <w:rFonts w:ascii="Times New Roman" w:hAnsi="Times New Roman"/>
                <w:szCs w:val="22"/>
              </w:rPr>
            </w:pPr>
            <w:r>
              <w:rPr>
                <w:rFonts w:ascii="Times New Roman" w:hAnsi="Times New Roman"/>
                <w:szCs w:val="22"/>
              </w:rPr>
              <w:t>Carlos Duran</w:t>
            </w:r>
          </w:p>
        </w:tc>
        <w:tc>
          <w:tcPr>
            <w:tcW w:w="1481" w:type="pct"/>
          </w:tcPr>
          <w:p w14:paraId="06611CC6" w14:textId="02279672" w:rsidR="005C3223" w:rsidRPr="00827730" w:rsidRDefault="00402B69" w:rsidP="00793EC6">
            <w:pPr>
              <w:pStyle w:val="Basic11"/>
              <w:contextualSpacing/>
              <w:rPr>
                <w:rFonts w:ascii="Times New Roman" w:hAnsi="Times New Roman"/>
                <w:szCs w:val="22"/>
              </w:rPr>
            </w:pPr>
            <w:r>
              <w:rPr>
                <w:rFonts w:ascii="Times New Roman" w:hAnsi="Times New Roman"/>
                <w:szCs w:val="22"/>
              </w:rPr>
              <w:t>UMC Utrecht</w:t>
            </w:r>
          </w:p>
        </w:tc>
        <w:tc>
          <w:tcPr>
            <w:tcW w:w="1137" w:type="pct"/>
          </w:tcPr>
          <w:p w14:paraId="5699918C" w14:textId="278CE217" w:rsidR="005C3223" w:rsidRPr="00827730" w:rsidRDefault="005C3223" w:rsidP="00793EC6">
            <w:pPr>
              <w:pStyle w:val="Basic11"/>
              <w:contextualSpacing/>
              <w:rPr>
                <w:rFonts w:ascii="Times New Roman" w:hAnsi="Times New Roman"/>
                <w:szCs w:val="22"/>
              </w:rPr>
            </w:pPr>
          </w:p>
        </w:tc>
        <w:tc>
          <w:tcPr>
            <w:tcW w:w="1289" w:type="pct"/>
          </w:tcPr>
          <w:p w14:paraId="5C719BD9" w14:textId="49F21505" w:rsidR="005C3223" w:rsidRPr="00827730" w:rsidRDefault="00402B69" w:rsidP="00793EC6">
            <w:pPr>
              <w:pStyle w:val="Basic11"/>
              <w:contextualSpacing/>
              <w:rPr>
                <w:rFonts w:ascii="Times New Roman" w:hAnsi="Times New Roman"/>
                <w:szCs w:val="22"/>
              </w:rPr>
            </w:pPr>
            <w:r>
              <w:rPr>
                <w:rFonts w:ascii="Times New Roman" w:hAnsi="Times New Roman"/>
                <w:szCs w:val="22"/>
              </w:rPr>
              <w:t>comments</w:t>
            </w:r>
          </w:p>
        </w:tc>
      </w:tr>
      <w:tr w:rsidR="005C3223" w:rsidRPr="00827730" w14:paraId="3D9318A2" w14:textId="77777777" w:rsidTr="00793EC6">
        <w:tc>
          <w:tcPr>
            <w:tcW w:w="1093" w:type="pct"/>
          </w:tcPr>
          <w:p w14:paraId="513FE542" w14:textId="5AC6F676" w:rsidR="005C3223" w:rsidRPr="00827730" w:rsidRDefault="00402B69" w:rsidP="00793EC6">
            <w:pPr>
              <w:pStyle w:val="Basic11"/>
              <w:contextualSpacing/>
              <w:rPr>
                <w:rFonts w:ascii="Times New Roman" w:hAnsi="Times New Roman"/>
                <w:szCs w:val="22"/>
              </w:rPr>
            </w:pPr>
            <w:r>
              <w:rPr>
                <w:rFonts w:ascii="Times New Roman" w:hAnsi="Times New Roman"/>
                <w:szCs w:val="22"/>
              </w:rPr>
              <w:t>Marianne Cunnington</w:t>
            </w:r>
          </w:p>
        </w:tc>
        <w:tc>
          <w:tcPr>
            <w:tcW w:w="1481" w:type="pct"/>
          </w:tcPr>
          <w:p w14:paraId="1B4AF2DD" w14:textId="4F4C7E35" w:rsidR="005C3223" w:rsidRPr="00827730" w:rsidRDefault="00402B69" w:rsidP="00793EC6">
            <w:pPr>
              <w:pStyle w:val="Basic11"/>
              <w:contextualSpacing/>
              <w:rPr>
                <w:rFonts w:ascii="Times New Roman" w:hAnsi="Times New Roman"/>
                <w:szCs w:val="22"/>
              </w:rPr>
            </w:pPr>
            <w:r>
              <w:rPr>
                <w:rFonts w:ascii="Times New Roman" w:hAnsi="Times New Roman"/>
                <w:szCs w:val="22"/>
              </w:rPr>
              <w:t>GSK</w:t>
            </w:r>
          </w:p>
        </w:tc>
        <w:tc>
          <w:tcPr>
            <w:tcW w:w="1137" w:type="pct"/>
          </w:tcPr>
          <w:p w14:paraId="2553D29E" w14:textId="2A5A4DD9" w:rsidR="005C3223" w:rsidRPr="00827730" w:rsidRDefault="00402B69" w:rsidP="00793EC6">
            <w:pPr>
              <w:pStyle w:val="Basic11"/>
              <w:contextualSpacing/>
              <w:rPr>
                <w:rFonts w:ascii="Times New Roman" w:hAnsi="Times New Roman"/>
                <w:szCs w:val="22"/>
              </w:rPr>
            </w:pPr>
            <w:r>
              <w:rPr>
                <w:rFonts w:ascii="Times New Roman" w:hAnsi="Times New Roman"/>
                <w:szCs w:val="22"/>
              </w:rPr>
              <w:t>Co-lead WP7</w:t>
            </w:r>
          </w:p>
        </w:tc>
        <w:tc>
          <w:tcPr>
            <w:tcW w:w="1289" w:type="pct"/>
          </w:tcPr>
          <w:p w14:paraId="1BC3B212" w14:textId="212ED633" w:rsidR="005C3223" w:rsidRPr="00827730" w:rsidRDefault="00402B69" w:rsidP="00793EC6">
            <w:pPr>
              <w:pStyle w:val="Basic11"/>
              <w:contextualSpacing/>
              <w:rPr>
                <w:rFonts w:ascii="Times New Roman" w:hAnsi="Times New Roman"/>
                <w:szCs w:val="22"/>
              </w:rPr>
            </w:pPr>
            <w:r>
              <w:rPr>
                <w:rFonts w:ascii="Times New Roman" w:hAnsi="Times New Roman"/>
                <w:szCs w:val="22"/>
              </w:rPr>
              <w:t>comments</w:t>
            </w:r>
          </w:p>
        </w:tc>
      </w:tr>
      <w:tr w:rsidR="005C3223" w:rsidRPr="00827730" w14:paraId="4AECC6F3" w14:textId="77777777" w:rsidTr="00793EC6">
        <w:tc>
          <w:tcPr>
            <w:tcW w:w="1093" w:type="pct"/>
          </w:tcPr>
          <w:p w14:paraId="4F24CC40" w14:textId="28E424E9" w:rsidR="005C3223" w:rsidRPr="00827730" w:rsidRDefault="005C3223" w:rsidP="00793EC6">
            <w:pPr>
              <w:pStyle w:val="Basic11"/>
              <w:contextualSpacing/>
              <w:rPr>
                <w:rFonts w:ascii="Times New Roman" w:hAnsi="Times New Roman"/>
                <w:szCs w:val="22"/>
              </w:rPr>
            </w:pPr>
          </w:p>
        </w:tc>
        <w:tc>
          <w:tcPr>
            <w:tcW w:w="1481" w:type="pct"/>
          </w:tcPr>
          <w:p w14:paraId="51BCA571" w14:textId="5368BC62" w:rsidR="005C3223" w:rsidRPr="00827730" w:rsidRDefault="005C3223" w:rsidP="00793EC6">
            <w:pPr>
              <w:pStyle w:val="Basic11"/>
              <w:contextualSpacing/>
              <w:rPr>
                <w:rFonts w:ascii="Times New Roman" w:hAnsi="Times New Roman"/>
                <w:szCs w:val="22"/>
              </w:rPr>
            </w:pPr>
          </w:p>
        </w:tc>
        <w:tc>
          <w:tcPr>
            <w:tcW w:w="1137" w:type="pct"/>
          </w:tcPr>
          <w:p w14:paraId="4D23B2FF" w14:textId="1FF1344D" w:rsidR="005C3223" w:rsidRPr="00827730" w:rsidRDefault="005C3223" w:rsidP="00793EC6">
            <w:pPr>
              <w:pStyle w:val="Basic11"/>
              <w:contextualSpacing/>
              <w:rPr>
                <w:rFonts w:ascii="Times New Roman" w:hAnsi="Times New Roman"/>
                <w:szCs w:val="22"/>
              </w:rPr>
            </w:pPr>
          </w:p>
        </w:tc>
        <w:tc>
          <w:tcPr>
            <w:tcW w:w="1289" w:type="pct"/>
          </w:tcPr>
          <w:p w14:paraId="6D96BD65" w14:textId="049412D8" w:rsidR="005C3223" w:rsidRPr="00827730" w:rsidRDefault="005C3223" w:rsidP="00793EC6">
            <w:pPr>
              <w:pStyle w:val="Basic11"/>
              <w:contextualSpacing/>
              <w:rPr>
                <w:rFonts w:ascii="Times New Roman" w:hAnsi="Times New Roman"/>
                <w:szCs w:val="22"/>
              </w:rPr>
            </w:pPr>
          </w:p>
        </w:tc>
      </w:tr>
    </w:tbl>
    <w:p w14:paraId="39E46C3D" w14:textId="77777777" w:rsidR="005C3223" w:rsidRPr="00827730" w:rsidRDefault="005C3223" w:rsidP="00A14609">
      <w:pPr>
        <w:contextualSpacing/>
        <w:rPr>
          <w:sz w:val="22"/>
          <w:szCs w:val="22"/>
        </w:rPr>
      </w:pPr>
    </w:p>
    <w:tbl>
      <w:tblPr>
        <w:tblpPr w:leftFromText="180" w:rightFromText="180" w:vertAnchor="text" w:horzAnchor="margin" w:tblpY="442"/>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89"/>
        <w:gridCol w:w="2517"/>
        <w:gridCol w:w="1348"/>
        <w:gridCol w:w="2158"/>
        <w:gridCol w:w="1438"/>
      </w:tblGrid>
      <w:tr w:rsidR="00BB19BA" w:rsidRPr="00827730" w14:paraId="043B5E43" w14:textId="77777777" w:rsidTr="00735855">
        <w:tc>
          <w:tcPr>
            <w:tcW w:w="1010" w:type="pct"/>
          </w:tcPr>
          <w:p w14:paraId="08BE36B8" w14:textId="77777777" w:rsidR="00BB19BA" w:rsidRPr="00827730" w:rsidRDefault="00BB19BA" w:rsidP="00E6082A">
            <w:pPr>
              <w:pStyle w:val="Basic11"/>
              <w:contextualSpacing/>
              <w:rPr>
                <w:rFonts w:ascii="Times New Roman" w:hAnsi="Times New Roman"/>
                <w:b/>
                <w:szCs w:val="22"/>
                <w:lang w:val="en-GB"/>
              </w:rPr>
            </w:pPr>
            <w:bookmarkStart w:id="29" w:name="_Toc448620599"/>
            <w:r w:rsidRPr="00827730">
              <w:rPr>
                <w:rFonts w:ascii="Times New Roman" w:eastAsia="Open Sans" w:hAnsi="Times New Roman"/>
                <w:b/>
                <w:szCs w:val="22"/>
                <w:lang w:val="en-GB"/>
              </w:rPr>
              <w:t>SAP version</w:t>
            </w:r>
          </w:p>
        </w:tc>
        <w:tc>
          <w:tcPr>
            <w:tcW w:w="1346" w:type="pct"/>
          </w:tcPr>
          <w:p w14:paraId="0445E9B8" w14:textId="77777777" w:rsidR="00BB19BA" w:rsidRPr="00827730" w:rsidRDefault="00BB19BA" w:rsidP="00E6082A">
            <w:pPr>
              <w:pStyle w:val="Basic11"/>
              <w:contextualSpacing/>
              <w:rPr>
                <w:rFonts w:ascii="Times New Roman" w:eastAsia="Open Sans" w:hAnsi="Times New Roman"/>
                <w:b/>
                <w:szCs w:val="22"/>
                <w:lang w:val="en-GB"/>
              </w:rPr>
            </w:pPr>
            <w:r w:rsidRPr="00827730">
              <w:rPr>
                <w:rFonts w:ascii="Times New Roman" w:eastAsia="Open Sans" w:hAnsi="Times New Roman"/>
                <w:b/>
                <w:szCs w:val="22"/>
                <w:lang w:val="en-GB"/>
              </w:rPr>
              <w:t>Read and approved by</w:t>
            </w:r>
          </w:p>
          <w:p w14:paraId="0923E627" w14:textId="77777777" w:rsidR="00BB19BA" w:rsidRPr="00827730" w:rsidRDefault="00BB19BA" w:rsidP="00E6082A">
            <w:pPr>
              <w:pStyle w:val="Basic11"/>
              <w:contextualSpacing/>
              <w:rPr>
                <w:rFonts w:ascii="Times New Roman" w:hAnsi="Times New Roman"/>
                <w:b/>
                <w:szCs w:val="22"/>
                <w:lang w:val="en-GB"/>
              </w:rPr>
            </w:pPr>
            <w:r w:rsidRPr="00827730">
              <w:rPr>
                <w:rFonts w:ascii="Times New Roman" w:eastAsia="Open Sans" w:hAnsi="Times New Roman"/>
                <w:b/>
                <w:szCs w:val="22"/>
                <w:lang w:val="en-GB"/>
              </w:rPr>
              <w:t>(name)</w:t>
            </w:r>
          </w:p>
        </w:tc>
        <w:tc>
          <w:tcPr>
            <w:tcW w:w="721" w:type="pct"/>
          </w:tcPr>
          <w:p w14:paraId="41412362" w14:textId="77777777" w:rsidR="00BB19BA" w:rsidRPr="00827730" w:rsidRDefault="00BB19BA" w:rsidP="00E6082A">
            <w:pPr>
              <w:pStyle w:val="Basic11"/>
              <w:contextualSpacing/>
              <w:rPr>
                <w:rFonts w:ascii="Times New Roman" w:hAnsi="Times New Roman"/>
                <w:b/>
                <w:szCs w:val="22"/>
                <w:lang w:val="en-GB"/>
              </w:rPr>
            </w:pPr>
            <w:r w:rsidRPr="00827730">
              <w:rPr>
                <w:rFonts w:ascii="Times New Roman" w:hAnsi="Times New Roman"/>
                <w:b/>
                <w:szCs w:val="22"/>
                <w:lang w:val="en-GB"/>
              </w:rPr>
              <w:t>Role</w:t>
            </w:r>
          </w:p>
        </w:tc>
        <w:tc>
          <w:tcPr>
            <w:tcW w:w="1154" w:type="pct"/>
          </w:tcPr>
          <w:p w14:paraId="7AF74FCC" w14:textId="77777777" w:rsidR="00BB19BA" w:rsidRPr="00827730" w:rsidRDefault="00BB19BA" w:rsidP="00E6082A">
            <w:pPr>
              <w:pStyle w:val="Basic11"/>
              <w:contextualSpacing/>
              <w:rPr>
                <w:rFonts w:ascii="Times New Roman" w:eastAsia="Open Sans" w:hAnsi="Times New Roman"/>
                <w:b/>
                <w:szCs w:val="22"/>
                <w:lang w:val="en-GB"/>
              </w:rPr>
            </w:pPr>
            <w:r w:rsidRPr="00827730">
              <w:rPr>
                <w:rFonts w:ascii="Times New Roman" w:eastAsia="Open Sans" w:hAnsi="Times New Roman"/>
                <w:b/>
                <w:szCs w:val="22"/>
                <w:lang w:val="en-GB"/>
              </w:rPr>
              <w:t>Signature</w:t>
            </w:r>
          </w:p>
        </w:tc>
        <w:tc>
          <w:tcPr>
            <w:tcW w:w="769" w:type="pct"/>
          </w:tcPr>
          <w:p w14:paraId="7CBD4635" w14:textId="77777777" w:rsidR="00BB19BA" w:rsidRPr="00827730" w:rsidRDefault="00BB19BA" w:rsidP="00E6082A">
            <w:pPr>
              <w:pStyle w:val="Basic11"/>
              <w:contextualSpacing/>
              <w:rPr>
                <w:rFonts w:ascii="Times New Roman" w:eastAsia="Open Sans" w:hAnsi="Times New Roman"/>
                <w:b/>
                <w:szCs w:val="22"/>
                <w:lang w:val="en-GB"/>
              </w:rPr>
            </w:pPr>
            <w:r w:rsidRPr="00827730">
              <w:rPr>
                <w:rFonts w:ascii="Times New Roman" w:eastAsia="Open Sans" w:hAnsi="Times New Roman"/>
                <w:b/>
                <w:szCs w:val="22"/>
                <w:lang w:val="en-GB"/>
              </w:rPr>
              <w:t>Date</w:t>
            </w:r>
          </w:p>
        </w:tc>
      </w:tr>
      <w:tr w:rsidR="00BB19BA" w:rsidRPr="00827730" w14:paraId="5EC9BD79" w14:textId="77777777" w:rsidTr="00735855">
        <w:trPr>
          <w:trHeight w:val="1145"/>
        </w:trPr>
        <w:tc>
          <w:tcPr>
            <w:tcW w:w="1010" w:type="pct"/>
          </w:tcPr>
          <w:p w14:paraId="30D9E7AF" w14:textId="77777777" w:rsidR="00BB19BA" w:rsidRPr="00827730" w:rsidRDefault="00BB19BA" w:rsidP="00E6082A">
            <w:pPr>
              <w:pStyle w:val="Basic11"/>
              <w:contextualSpacing/>
              <w:rPr>
                <w:rFonts w:ascii="Times New Roman" w:hAnsi="Times New Roman"/>
                <w:b/>
                <w:szCs w:val="22"/>
                <w:lang w:val="en-GB"/>
              </w:rPr>
            </w:pPr>
          </w:p>
        </w:tc>
        <w:tc>
          <w:tcPr>
            <w:tcW w:w="1346" w:type="pct"/>
          </w:tcPr>
          <w:p w14:paraId="44AA4B83" w14:textId="77777777" w:rsidR="00BB19BA" w:rsidRPr="00827730" w:rsidRDefault="00BB19BA" w:rsidP="00E6082A">
            <w:pPr>
              <w:pStyle w:val="Basic11"/>
              <w:contextualSpacing/>
              <w:rPr>
                <w:rFonts w:ascii="Times New Roman" w:hAnsi="Times New Roman"/>
                <w:szCs w:val="22"/>
                <w:lang w:val="en-GB"/>
              </w:rPr>
            </w:pPr>
          </w:p>
        </w:tc>
        <w:tc>
          <w:tcPr>
            <w:tcW w:w="721" w:type="pct"/>
          </w:tcPr>
          <w:p w14:paraId="60A75AFA" w14:textId="5B5A310D" w:rsidR="00BB19BA" w:rsidRPr="00827730" w:rsidRDefault="00BB19BA" w:rsidP="00E6082A">
            <w:pPr>
              <w:pStyle w:val="Basic11"/>
              <w:contextualSpacing/>
              <w:rPr>
                <w:rFonts w:ascii="Times New Roman" w:hAnsi="Times New Roman"/>
                <w:szCs w:val="22"/>
                <w:lang w:val="en-GB"/>
              </w:rPr>
            </w:pPr>
          </w:p>
        </w:tc>
        <w:tc>
          <w:tcPr>
            <w:tcW w:w="1154" w:type="pct"/>
          </w:tcPr>
          <w:p w14:paraId="0F5A074F" w14:textId="4C0CC1D3" w:rsidR="00BB19BA" w:rsidRPr="00827730" w:rsidRDefault="00BB19BA" w:rsidP="00E6082A">
            <w:pPr>
              <w:pStyle w:val="Basic11"/>
              <w:contextualSpacing/>
              <w:rPr>
                <w:rFonts w:ascii="Times New Roman" w:eastAsia="Open Sans" w:hAnsi="Times New Roman"/>
                <w:szCs w:val="22"/>
                <w:lang w:val="en-GB"/>
              </w:rPr>
            </w:pPr>
          </w:p>
        </w:tc>
        <w:tc>
          <w:tcPr>
            <w:tcW w:w="769" w:type="pct"/>
          </w:tcPr>
          <w:p w14:paraId="559C0DC9" w14:textId="2A6050E9" w:rsidR="00BB19BA" w:rsidRPr="00827730" w:rsidRDefault="00BB19BA" w:rsidP="00E6082A">
            <w:pPr>
              <w:pStyle w:val="Basic11"/>
              <w:contextualSpacing/>
              <w:rPr>
                <w:rFonts w:ascii="Times New Roman" w:eastAsia="Open Sans" w:hAnsi="Times New Roman"/>
                <w:szCs w:val="22"/>
                <w:lang w:val="en-GB"/>
              </w:rPr>
            </w:pPr>
          </w:p>
        </w:tc>
      </w:tr>
      <w:bookmarkEnd w:id="29"/>
    </w:tbl>
    <w:p w14:paraId="04A875C5" w14:textId="77777777" w:rsidR="00672FFE" w:rsidRPr="00827730" w:rsidRDefault="00672FFE" w:rsidP="00E6082A">
      <w:pPr>
        <w:contextualSpacing/>
        <w:rPr>
          <w:sz w:val="22"/>
          <w:szCs w:val="22"/>
        </w:rPr>
      </w:pPr>
    </w:p>
    <w:p w14:paraId="15CE6D55" w14:textId="4F6C3831" w:rsidR="00A14609" w:rsidRDefault="00A14609" w:rsidP="00A14609">
      <w:pPr>
        <w:pStyle w:val="Heading1"/>
        <w:numPr>
          <w:ilvl w:val="0"/>
          <w:numId w:val="0"/>
        </w:numPr>
        <w:spacing w:before="0" w:after="0"/>
        <w:ind w:left="432"/>
        <w:contextualSpacing/>
        <w:rPr>
          <w:sz w:val="22"/>
          <w:szCs w:val="22"/>
        </w:rPr>
      </w:pPr>
      <w:bookmarkStart w:id="30" w:name="_Toc440345384"/>
      <w:bookmarkStart w:id="31" w:name="_Toc475105342"/>
    </w:p>
    <w:p w14:paraId="05B49B54" w14:textId="147B6CEB" w:rsidR="00827730" w:rsidRDefault="00827730" w:rsidP="00827730"/>
    <w:p w14:paraId="5E0E2280" w14:textId="77777777" w:rsidR="00827730" w:rsidRPr="00827730" w:rsidRDefault="00827730" w:rsidP="00827730"/>
    <w:p w14:paraId="3AFB4520" w14:textId="77777777" w:rsidR="00D61B27" w:rsidRPr="007167A6" w:rsidRDefault="00D61B27" w:rsidP="007167A6">
      <w:pPr>
        <w:pStyle w:val="Heading1"/>
      </w:pPr>
      <w:bookmarkStart w:id="32" w:name="_Toc67604557"/>
      <w:bookmarkStart w:id="33" w:name="_Toc67605393"/>
      <w:bookmarkStart w:id="34" w:name="_Toc69912906"/>
      <w:r w:rsidRPr="007167A6">
        <w:t>Amendments and Updates</w:t>
      </w:r>
      <w:bookmarkEnd w:id="30"/>
      <w:bookmarkEnd w:id="31"/>
      <w:bookmarkEnd w:id="32"/>
      <w:bookmarkEnd w:id="33"/>
      <w:bookmarkEnd w:id="34"/>
    </w:p>
    <w:p w14:paraId="16338F50" w14:textId="77777777" w:rsidR="00A14609" w:rsidRPr="00827730" w:rsidRDefault="00A14609" w:rsidP="00A14609">
      <w:pPr>
        <w:rPr>
          <w:sz w:val="22"/>
          <w:szCs w:val="22"/>
        </w:rPr>
      </w:pPr>
    </w:p>
    <w:p w14:paraId="5497AFCB" w14:textId="77777777" w:rsidR="00D61B27" w:rsidRPr="00827730" w:rsidRDefault="00D61B27" w:rsidP="00E6082A">
      <w:pPr>
        <w:pStyle w:val="BodyText12"/>
        <w:spacing w:after="0"/>
        <w:contextualSpacing/>
        <w:rPr>
          <w:rFonts w:ascii="Times New Roman" w:eastAsia="Open Sans" w:hAnsi="Times New Roman"/>
          <w:szCs w:val="22"/>
        </w:rPr>
      </w:pPr>
      <w:r w:rsidRPr="00827730">
        <w:rPr>
          <w:rFonts w:ascii="Times New Roman" w:eastAsia="Open Sans" w:hAnsi="Times New Roman"/>
          <w:szCs w:val="22"/>
        </w:rPr>
        <w:t>SAP amendments following first approval:</w:t>
      </w:r>
    </w:p>
    <w:p w14:paraId="2B4521EF" w14:textId="77777777" w:rsidR="00A14609" w:rsidRPr="00827730" w:rsidRDefault="00A14609" w:rsidP="00E6082A">
      <w:pPr>
        <w:pStyle w:val="BodyText12"/>
        <w:spacing w:after="0"/>
        <w:contextualSpacing/>
        <w:rPr>
          <w:rFonts w:ascii="Times New Roman" w:hAnsi="Times New Roman"/>
          <w:szCs w:val="22"/>
        </w:rPr>
      </w:pPr>
    </w:p>
    <w:p w14:paraId="5A3FF069" w14:textId="1DE3FB5A" w:rsidR="00D61B27" w:rsidRPr="00827730" w:rsidRDefault="00D61B27" w:rsidP="00E6082A">
      <w:pPr>
        <w:pStyle w:val="Caption"/>
        <w:spacing w:after="0"/>
        <w:contextualSpacing/>
        <w:rPr>
          <w:sz w:val="22"/>
          <w:szCs w:val="22"/>
        </w:rPr>
      </w:pPr>
      <w:bookmarkStart w:id="35" w:name="_Toc434219710"/>
      <w:r w:rsidRPr="00827730">
        <w:rPr>
          <w:sz w:val="22"/>
          <w:szCs w:val="22"/>
        </w:rPr>
        <w:t xml:space="preserve">Overview of </w:t>
      </w:r>
      <w:r w:rsidR="002315E4" w:rsidRPr="00827730">
        <w:rPr>
          <w:sz w:val="22"/>
          <w:szCs w:val="22"/>
        </w:rPr>
        <w:t>SAP</w:t>
      </w:r>
      <w:r w:rsidRPr="00827730">
        <w:rPr>
          <w:sz w:val="22"/>
          <w:szCs w:val="22"/>
        </w:rPr>
        <w:t xml:space="preserve"> Amendments and Updates</w:t>
      </w:r>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62"/>
        <w:gridCol w:w="1973"/>
        <w:gridCol w:w="1973"/>
        <w:gridCol w:w="1973"/>
        <w:gridCol w:w="1969"/>
      </w:tblGrid>
      <w:tr w:rsidR="00D61B27" w:rsidRPr="00827730" w14:paraId="4DBDC003" w14:textId="77777777" w:rsidTr="00735855">
        <w:tc>
          <w:tcPr>
            <w:tcW w:w="782" w:type="pct"/>
            <w:tcBorders>
              <w:bottom w:val="single" w:sz="4" w:space="0" w:color="000000"/>
            </w:tcBorders>
            <w:shd w:val="clear" w:color="auto" w:fill="FFFFFF"/>
          </w:tcPr>
          <w:p w14:paraId="61F6DB09" w14:textId="77777777" w:rsidR="00D61B27" w:rsidRPr="00827730" w:rsidRDefault="00D61B27" w:rsidP="00E6082A">
            <w:pPr>
              <w:contextualSpacing/>
              <w:rPr>
                <w:sz w:val="22"/>
                <w:szCs w:val="22"/>
              </w:rPr>
            </w:pPr>
            <w:r w:rsidRPr="00827730">
              <w:rPr>
                <w:rFonts w:eastAsia="Open Sans"/>
                <w:sz w:val="22"/>
                <w:szCs w:val="22"/>
              </w:rPr>
              <w:t>Number</w:t>
            </w:r>
          </w:p>
        </w:tc>
        <w:tc>
          <w:tcPr>
            <w:tcW w:w="1055" w:type="pct"/>
            <w:tcBorders>
              <w:bottom w:val="single" w:sz="4" w:space="0" w:color="000000"/>
            </w:tcBorders>
            <w:shd w:val="clear" w:color="auto" w:fill="FFFFFF"/>
          </w:tcPr>
          <w:p w14:paraId="563DE1E1" w14:textId="77777777" w:rsidR="00D61B27" w:rsidRPr="00827730" w:rsidRDefault="00D61B27" w:rsidP="00E6082A">
            <w:pPr>
              <w:contextualSpacing/>
              <w:rPr>
                <w:sz w:val="22"/>
                <w:szCs w:val="22"/>
              </w:rPr>
            </w:pPr>
            <w:r w:rsidRPr="00827730">
              <w:rPr>
                <w:rFonts w:eastAsia="Open Sans"/>
                <w:sz w:val="22"/>
                <w:szCs w:val="22"/>
              </w:rPr>
              <w:t>Date (DDMMMYY)</w:t>
            </w:r>
          </w:p>
        </w:tc>
        <w:tc>
          <w:tcPr>
            <w:tcW w:w="1055" w:type="pct"/>
            <w:tcBorders>
              <w:bottom w:val="single" w:sz="4" w:space="0" w:color="000000"/>
            </w:tcBorders>
            <w:shd w:val="clear" w:color="auto" w:fill="FFFFFF"/>
          </w:tcPr>
          <w:p w14:paraId="1F0F4703" w14:textId="77777777" w:rsidR="00D61B27" w:rsidRPr="00827730" w:rsidRDefault="00D61B27" w:rsidP="00E6082A">
            <w:pPr>
              <w:contextualSpacing/>
              <w:rPr>
                <w:sz w:val="22"/>
                <w:szCs w:val="22"/>
              </w:rPr>
            </w:pPr>
            <w:r w:rsidRPr="00827730">
              <w:rPr>
                <w:rFonts w:eastAsia="Open Sans"/>
                <w:sz w:val="22"/>
                <w:szCs w:val="22"/>
              </w:rPr>
              <w:t>Section of the SAP</w:t>
            </w:r>
          </w:p>
        </w:tc>
        <w:tc>
          <w:tcPr>
            <w:tcW w:w="1055" w:type="pct"/>
            <w:tcBorders>
              <w:bottom w:val="single" w:sz="4" w:space="0" w:color="000000"/>
            </w:tcBorders>
            <w:shd w:val="clear" w:color="auto" w:fill="FFFFFF"/>
          </w:tcPr>
          <w:p w14:paraId="28240280" w14:textId="77777777" w:rsidR="00D61B27" w:rsidRPr="00827730" w:rsidRDefault="00D61B27" w:rsidP="00E6082A">
            <w:pPr>
              <w:contextualSpacing/>
              <w:rPr>
                <w:sz w:val="22"/>
                <w:szCs w:val="22"/>
              </w:rPr>
            </w:pPr>
            <w:r w:rsidRPr="00827730">
              <w:rPr>
                <w:rFonts w:eastAsia="Open Sans"/>
                <w:sz w:val="22"/>
                <w:szCs w:val="22"/>
              </w:rPr>
              <w:t>Amendment or update</w:t>
            </w:r>
          </w:p>
        </w:tc>
        <w:tc>
          <w:tcPr>
            <w:tcW w:w="1055" w:type="pct"/>
            <w:tcBorders>
              <w:bottom w:val="single" w:sz="4" w:space="0" w:color="000000"/>
            </w:tcBorders>
            <w:shd w:val="clear" w:color="auto" w:fill="FFFFFF"/>
          </w:tcPr>
          <w:p w14:paraId="0880BC20" w14:textId="77777777" w:rsidR="00D61B27" w:rsidRPr="00827730" w:rsidRDefault="00D61B27" w:rsidP="00E6082A">
            <w:pPr>
              <w:contextualSpacing/>
              <w:rPr>
                <w:sz w:val="22"/>
                <w:szCs w:val="22"/>
              </w:rPr>
            </w:pPr>
            <w:r w:rsidRPr="00827730">
              <w:rPr>
                <w:rFonts w:eastAsia="Open Sans"/>
                <w:sz w:val="22"/>
                <w:szCs w:val="22"/>
              </w:rPr>
              <w:t>Reason</w:t>
            </w:r>
          </w:p>
        </w:tc>
      </w:tr>
      <w:tr w:rsidR="00D61B27" w:rsidRPr="00827730" w14:paraId="0CE3E6EE" w14:textId="77777777" w:rsidTr="00735855">
        <w:tc>
          <w:tcPr>
            <w:tcW w:w="782" w:type="pct"/>
            <w:tcBorders>
              <w:bottom w:val="single" w:sz="4" w:space="0" w:color="000000"/>
            </w:tcBorders>
            <w:shd w:val="clear" w:color="auto" w:fill="FFFFFF"/>
          </w:tcPr>
          <w:p w14:paraId="037C0943" w14:textId="77777777" w:rsidR="00D61B27" w:rsidRPr="00827730" w:rsidRDefault="00D61B27" w:rsidP="00E6082A">
            <w:pPr>
              <w:contextualSpacing/>
              <w:rPr>
                <w:sz w:val="22"/>
                <w:szCs w:val="22"/>
              </w:rPr>
            </w:pPr>
            <w:r w:rsidRPr="00827730">
              <w:rPr>
                <w:rFonts w:eastAsia="Open Sans"/>
                <w:sz w:val="22"/>
                <w:szCs w:val="22"/>
              </w:rPr>
              <w:t>1</w:t>
            </w:r>
          </w:p>
        </w:tc>
        <w:tc>
          <w:tcPr>
            <w:tcW w:w="1055" w:type="pct"/>
            <w:tcBorders>
              <w:bottom w:val="single" w:sz="4" w:space="0" w:color="000000"/>
            </w:tcBorders>
            <w:shd w:val="clear" w:color="auto" w:fill="FFFFFF"/>
          </w:tcPr>
          <w:p w14:paraId="487BFE78"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57DE2519"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00421251"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01C565ED" w14:textId="77777777" w:rsidR="00D61B27" w:rsidRPr="00827730" w:rsidRDefault="00D61B27" w:rsidP="00E6082A">
            <w:pPr>
              <w:contextualSpacing/>
              <w:rPr>
                <w:sz w:val="22"/>
                <w:szCs w:val="22"/>
              </w:rPr>
            </w:pPr>
          </w:p>
        </w:tc>
      </w:tr>
      <w:tr w:rsidR="00D61B27" w:rsidRPr="00827730" w14:paraId="1139E57B" w14:textId="77777777" w:rsidTr="00735855">
        <w:tc>
          <w:tcPr>
            <w:tcW w:w="782" w:type="pct"/>
            <w:tcBorders>
              <w:bottom w:val="single" w:sz="4" w:space="0" w:color="000000"/>
            </w:tcBorders>
            <w:shd w:val="clear" w:color="auto" w:fill="FFFFFF"/>
          </w:tcPr>
          <w:p w14:paraId="1E1EF24C" w14:textId="77777777" w:rsidR="00D61B27" w:rsidRPr="00827730" w:rsidRDefault="00D61B27" w:rsidP="00E6082A">
            <w:pPr>
              <w:contextualSpacing/>
              <w:rPr>
                <w:sz w:val="22"/>
                <w:szCs w:val="22"/>
              </w:rPr>
            </w:pPr>
            <w:r w:rsidRPr="00827730">
              <w:rPr>
                <w:rFonts w:eastAsia="Open Sans"/>
                <w:sz w:val="22"/>
                <w:szCs w:val="22"/>
              </w:rPr>
              <w:t>2</w:t>
            </w:r>
          </w:p>
        </w:tc>
        <w:tc>
          <w:tcPr>
            <w:tcW w:w="1055" w:type="pct"/>
            <w:tcBorders>
              <w:bottom w:val="single" w:sz="4" w:space="0" w:color="000000"/>
            </w:tcBorders>
            <w:shd w:val="clear" w:color="auto" w:fill="FFFFFF"/>
          </w:tcPr>
          <w:p w14:paraId="244209E4"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14823B79"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63303F4C" w14:textId="77777777" w:rsidR="00D61B27" w:rsidRPr="00827730" w:rsidRDefault="00D61B27" w:rsidP="00E6082A">
            <w:pPr>
              <w:contextualSpacing/>
              <w:rPr>
                <w:sz w:val="22"/>
                <w:szCs w:val="22"/>
              </w:rPr>
            </w:pPr>
          </w:p>
        </w:tc>
        <w:tc>
          <w:tcPr>
            <w:tcW w:w="1055" w:type="pct"/>
            <w:tcBorders>
              <w:bottom w:val="single" w:sz="4" w:space="0" w:color="000000"/>
            </w:tcBorders>
            <w:shd w:val="clear" w:color="auto" w:fill="FFFFFF"/>
          </w:tcPr>
          <w:p w14:paraId="4CF940DB" w14:textId="77777777" w:rsidR="00D61B27" w:rsidRPr="00827730" w:rsidRDefault="00D61B27" w:rsidP="00E6082A">
            <w:pPr>
              <w:contextualSpacing/>
              <w:rPr>
                <w:sz w:val="22"/>
                <w:szCs w:val="22"/>
              </w:rPr>
            </w:pPr>
          </w:p>
        </w:tc>
      </w:tr>
      <w:tr w:rsidR="00D61B27" w:rsidRPr="00827730" w14:paraId="08ED396A" w14:textId="77777777" w:rsidTr="00735855">
        <w:tc>
          <w:tcPr>
            <w:tcW w:w="782" w:type="pct"/>
            <w:shd w:val="clear" w:color="auto" w:fill="FFFFFF"/>
          </w:tcPr>
          <w:p w14:paraId="752563F1" w14:textId="77777777" w:rsidR="00D61B27" w:rsidRPr="00827730" w:rsidRDefault="00D61B27" w:rsidP="00E6082A">
            <w:pPr>
              <w:contextualSpacing/>
              <w:rPr>
                <w:sz w:val="22"/>
                <w:szCs w:val="22"/>
              </w:rPr>
            </w:pPr>
            <w:r w:rsidRPr="00827730">
              <w:rPr>
                <w:rFonts w:eastAsia="Open Sans"/>
                <w:sz w:val="22"/>
                <w:szCs w:val="22"/>
              </w:rPr>
              <w:t>….</w:t>
            </w:r>
          </w:p>
        </w:tc>
        <w:tc>
          <w:tcPr>
            <w:tcW w:w="1055" w:type="pct"/>
            <w:shd w:val="clear" w:color="auto" w:fill="FFFFFF"/>
          </w:tcPr>
          <w:p w14:paraId="36780099" w14:textId="77777777" w:rsidR="00D61B27" w:rsidRPr="00827730" w:rsidRDefault="00D61B27" w:rsidP="00E6082A">
            <w:pPr>
              <w:contextualSpacing/>
              <w:rPr>
                <w:sz w:val="22"/>
                <w:szCs w:val="22"/>
              </w:rPr>
            </w:pPr>
          </w:p>
        </w:tc>
        <w:tc>
          <w:tcPr>
            <w:tcW w:w="1055" w:type="pct"/>
            <w:shd w:val="clear" w:color="auto" w:fill="FFFFFF"/>
          </w:tcPr>
          <w:p w14:paraId="34BBC4BA" w14:textId="77777777" w:rsidR="00D61B27" w:rsidRPr="00827730" w:rsidRDefault="00D61B27" w:rsidP="00E6082A">
            <w:pPr>
              <w:contextualSpacing/>
              <w:rPr>
                <w:sz w:val="22"/>
                <w:szCs w:val="22"/>
              </w:rPr>
            </w:pPr>
          </w:p>
        </w:tc>
        <w:tc>
          <w:tcPr>
            <w:tcW w:w="1055" w:type="pct"/>
            <w:shd w:val="clear" w:color="auto" w:fill="FFFFFF"/>
          </w:tcPr>
          <w:p w14:paraId="2276D090" w14:textId="77777777" w:rsidR="00D61B27" w:rsidRPr="00827730" w:rsidRDefault="00D61B27" w:rsidP="00E6082A">
            <w:pPr>
              <w:contextualSpacing/>
              <w:rPr>
                <w:sz w:val="22"/>
                <w:szCs w:val="22"/>
              </w:rPr>
            </w:pPr>
          </w:p>
        </w:tc>
        <w:tc>
          <w:tcPr>
            <w:tcW w:w="1055" w:type="pct"/>
            <w:shd w:val="clear" w:color="auto" w:fill="FFFFFF"/>
          </w:tcPr>
          <w:p w14:paraId="432BF89B" w14:textId="77777777" w:rsidR="00D61B27" w:rsidRPr="00827730" w:rsidRDefault="00D61B27" w:rsidP="00E6082A">
            <w:pPr>
              <w:contextualSpacing/>
              <w:rPr>
                <w:sz w:val="22"/>
                <w:szCs w:val="22"/>
              </w:rPr>
            </w:pPr>
          </w:p>
        </w:tc>
      </w:tr>
    </w:tbl>
    <w:p w14:paraId="0FC04897" w14:textId="77777777" w:rsidR="00FF4D94" w:rsidRPr="00827730" w:rsidRDefault="00FF4D94" w:rsidP="007167A6">
      <w:pPr>
        <w:pStyle w:val="Heading1"/>
      </w:pPr>
      <w:r w:rsidRPr="00827730">
        <w:br w:type="page"/>
      </w:r>
    </w:p>
    <w:p w14:paraId="19688006" w14:textId="017BC30A" w:rsidR="00A14609" w:rsidRPr="007167A6" w:rsidRDefault="00A750D7" w:rsidP="007167A6">
      <w:pPr>
        <w:pStyle w:val="Heading1"/>
        <w:numPr>
          <w:ilvl w:val="0"/>
          <w:numId w:val="69"/>
        </w:numPr>
      </w:pPr>
      <w:bookmarkStart w:id="36" w:name="_Toc402448491"/>
      <w:bookmarkStart w:id="37" w:name="_Toc475105343"/>
      <w:bookmarkStart w:id="38" w:name="_Toc67604558"/>
      <w:bookmarkStart w:id="39" w:name="_Toc67605394"/>
      <w:bookmarkStart w:id="40" w:name="_Toc69912907"/>
      <w:r w:rsidRPr="007167A6">
        <w:lastRenderedPageBreak/>
        <w:t>Introduction</w:t>
      </w:r>
      <w:bookmarkEnd w:id="13"/>
      <w:bookmarkEnd w:id="36"/>
      <w:bookmarkEnd w:id="37"/>
      <w:bookmarkEnd w:id="38"/>
      <w:bookmarkEnd w:id="39"/>
      <w:bookmarkEnd w:id="40"/>
      <w:r w:rsidR="004732E2" w:rsidRPr="007167A6">
        <w:t xml:space="preserve"> </w:t>
      </w:r>
    </w:p>
    <w:p w14:paraId="41C4C097" w14:textId="697302C9" w:rsidR="00ED3B19" w:rsidRPr="00827730" w:rsidRDefault="00A750D7" w:rsidP="005C3223">
      <w:pPr>
        <w:pStyle w:val="Heading2"/>
        <w:rPr>
          <w:rFonts w:cs="Times New Roman"/>
          <w:sz w:val="22"/>
          <w:szCs w:val="22"/>
        </w:rPr>
      </w:pPr>
      <w:bookmarkStart w:id="41" w:name="_Toc356771615"/>
      <w:bookmarkStart w:id="42" w:name="_Toc402448492"/>
      <w:bookmarkStart w:id="43" w:name="_Toc475105344"/>
      <w:bookmarkStart w:id="44" w:name="_Toc67604559"/>
      <w:bookmarkStart w:id="45" w:name="_Toc67605395"/>
      <w:bookmarkStart w:id="46" w:name="_Toc69912908"/>
      <w:r w:rsidRPr="00827730">
        <w:rPr>
          <w:rFonts w:cs="Times New Roman"/>
          <w:sz w:val="22"/>
          <w:szCs w:val="22"/>
        </w:rPr>
        <w:t>Preface</w:t>
      </w:r>
      <w:bookmarkStart w:id="47" w:name="_Toc356771616"/>
      <w:bookmarkStart w:id="48" w:name="_Toc402448493"/>
      <w:bookmarkEnd w:id="41"/>
      <w:bookmarkEnd w:id="42"/>
      <w:bookmarkEnd w:id="43"/>
      <w:bookmarkEnd w:id="44"/>
      <w:bookmarkEnd w:id="45"/>
      <w:bookmarkEnd w:id="46"/>
    </w:p>
    <w:p w14:paraId="59DF3391" w14:textId="3152789E" w:rsidR="009B1667" w:rsidRPr="00D647C6" w:rsidRDefault="009B1667" w:rsidP="009B1667">
      <w:pPr>
        <w:rPr>
          <w:color w:val="000000" w:themeColor="text1"/>
          <w:sz w:val="22"/>
          <w:szCs w:val="22"/>
        </w:rPr>
      </w:pPr>
      <w:r w:rsidRPr="00D647C6">
        <w:rPr>
          <w:color w:val="000000" w:themeColor="text1"/>
          <w:sz w:val="22"/>
          <w:szCs w:val="22"/>
        </w:rPr>
        <w:t xml:space="preserve">ConcePTION aims to build an ecosystem that can use Real World Data (RWD) to generate Real World Evidence (RWE) that may be used for clinical and regulatory decision making. RWE is required to address the big information gap of medication safety in pregnancy. Regulators and health care professionals are increasingly appreciating the value of RWE, but hesitancy about quality and reliability </w:t>
      </w:r>
      <w:r w:rsidRPr="00D647C6">
        <w:rPr>
          <w:color w:val="000000" w:themeColor="text1"/>
          <w:sz w:val="22"/>
          <w:szCs w:val="22"/>
        </w:rPr>
        <w:t>persist</w:t>
      </w:r>
      <w:r w:rsidRPr="00D647C6">
        <w:rPr>
          <w:color w:val="000000" w:themeColor="text1"/>
          <w:sz w:val="22"/>
          <w:szCs w:val="22"/>
        </w:rPr>
        <w:t xml:space="preserve">. Although various networks that have been set up to monitor drug safety, do use some type of quality indicators (e.g., Sentinel) there is no standardized framework to assess fitness for purpose of RWD. </w:t>
      </w:r>
    </w:p>
    <w:p w14:paraId="62CA2507" w14:textId="77777777" w:rsidR="009B1667" w:rsidRPr="00D647C6" w:rsidRDefault="009B1667" w:rsidP="009B1667">
      <w:pPr>
        <w:rPr>
          <w:color w:val="000000" w:themeColor="text1"/>
          <w:sz w:val="22"/>
          <w:szCs w:val="22"/>
        </w:rPr>
      </w:pPr>
    </w:p>
    <w:p w14:paraId="7FFB7832" w14:textId="398A8973" w:rsidR="009B1667" w:rsidRPr="00D647C6" w:rsidRDefault="009B1667" w:rsidP="009B1667">
      <w:pPr>
        <w:rPr>
          <w:color w:val="000000" w:themeColor="text1"/>
          <w:sz w:val="22"/>
          <w:szCs w:val="22"/>
        </w:rPr>
      </w:pPr>
      <w:r w:rsidRPr="00D647C6">
        <w:rPr>
          <w:color w:val="000000" w:themeColor="text1"/>
          <w:sz w:val="22"/>
          <w:szCs w:val="22"/>
        </w:rPr>
        <w:t xml:space="preserve">There is no generally accepted quantitative measure of data quality, but Juran JM et al, 1999 gives an </w:t>
      </w:r>
      <w:r w:rsidRPr="00D647C6">
        <w:rPr>
          <w:color w:val="000000" w:themeColor="text1"/>
          <w:sz w:val="22"/>
          <w:szCs w:val="22"/>
        </w:rPr>
        <w:t>often-cited</w:t>
      </w:r>
      <w:r w:rsidRPr="00D647C6">
        <w:rPr>
          <w:color w:val="000000" w:themeColor="text1"/>
          <w:sz w:val="22"/>
          <w:szCs w:val="22"/>
        </w:rPr>
        <w:t xml:space="preserve"> qualitative definition as “…high-quality data are data that are fit for use in their intended operational, decision-making, planning, and strategic roles”. Very importantly, data quality may be adequate when used for one task, but not for another. Therefore, these quality assessments may </w:t>
      </w:r>
      <w:r w:rsidRPr="00D647C6">
        <w:rPr>
          <w:color w:val="000000" w:themeColor="text1"/>
          <w:sz w:val="22"/>
          <w:szCs w:val="22"/>
        </w:rPr>
        <w:t>be called</w:t>
      </w:r>
      <w:r w:rsidRPr="00D647C6">
        <w:rPr>
          <w:color w:val="000000" w:themeColor="text1"/>
          <w:sz w:val="22"/>
          <w:szCs w:val="22"/>
        </w:rPr>
        <w:t xml:space="preserve"> “fit for purpose”.</w:t>
      </w:r>
    </w:p>
    <w:p w14:paraId="6D3F23A0" w14:textId="77777777" w:rsidR="009B1667" w:rsidRPr="00D647C6" w:rsidRDefault="009B1667" w:rsidP="009B1667">
      <w:pPr>
        <w:rPr>
          <w:color w:val="000000" w:themeColor="text1"/>
          <w:sz w:val="22"/>
          <w:szCs w:val="22"/>
        </w:rPr>
      </w:pPr>
    </w:p>
    <w:p w14:paraId="2A46AEEE" w14:textId="7ADF8904" w:rsidR="009B1667" w:rsidRPr="00D647C6" w:rsidRDefault="009B1667" w:rsidP="009B1667">
      <w:pPr>
        <w:rPr>
          <w:color w:val="000000" w:themeColor="text1"/>
          <w:sz w:val="22"/>
          <w:szCs w:val="22"/>
        </w:rPr>
      </w:pPr>
      <w:sdt>
        <w:sdtPr>
          <w:rPr>
            <w:color w:val="000000" w:themeColor="text1"/>
            <w:sz w:val="22"/>
            <w:szCs w:val="22"/>
          </w:rPr>
          <w:tag w:val="goog_rdk_1"/>
          <w:id w:val="1517265428"/>
        </w:sdtPr>
        <w:sdtContent/>
      </w:sdt>
      <w:sdt>
        <w:sdtPr>
          <w:rPr>
            <w:color w:val="000000" w:themeColor="text1"/>
            <w:sz w:val="22"/>
            <w:szCs w:val="22"/>
          </w:rPr>
          <w:tag w:val="goog_rdk_2"/>
          <w:id w:val="1129670199"/>
        </w:sdtPr>
        <w:sdtContent/>
      </w:sdt>
      <w:r w:rsidRPr="00D647C6">
        <w:rPr>
          <w:color w:val="000000" w:themeColor="text1"/>
          <w:sz w:val="22"/>
          <w:szCs w:val="22"/>
        </w:rPr>
        <w:t>To</w:t>
      </w:r>
      <w:r w:rsidRPr="00D647C6">
        <w:rPr>
          <w:color w:val="000000" w:themeColor="text1"/>
          <w:sz w:val="22"/>
          <w:szCs w:val="22"/>
        </w:rPr>
        <w:t xml:space="preserve"> make best use of RWD for generation of evidence across many data sources in a scalable rapid and reproducible manner, many groups and consortia have turned to the use of common data models (CDMs) (Schneeweiss et al., 2020; Trifiró et al 2014; Gini et al 2016).  Data models are structured representations of data elements and their relationships to each other while common data models are simply data models that have been agreed upon and shared by </w:t>
      </w:r>
      <w:r w:rsidRPr="00D647C6">
        <w:rPr>
          <w:color w:val="000000" w:themeColor="text1"/>
          <w:sz w:val="22"/>
          <w:szCs w:val="22"/>
        </w:rPr>
        <w:t>several</w:t>
      </w:r>
      <w:r w:rsidRPr="00D647C6">
        <w:rPr>
          <w:color w:val="000000" w:themeColor="text1"/>
          <w:sz w:val="22"/>
          <w:szCs w:val="22"/>
        </w:rPr>
        <w:t xml:space="preserve"> entities (institutions, databases, researchers, etc.).  When converting data to a CDM, those with access to data (data access providers or DAPs) must first extract, transform, and load (ETL) the data to which they have access from its native original format to the agreed upon CDM.</w:t>
      </w:r>
    </w:p>
    <w:p w14:paraId="74B1B966" w14:textId="77777777" w:rsidR="009B1667" w:rsidRPr="00D647C6" w:rsidRDefault="009B1667" w:rsidP="009B1667">
      <w:pPr>
        <w:rPr>
          <w:color w:val="000000" w:themeColor="text1"/>
          <w:sz w:val="22"/>
          <w:szCs w:val="22"/>
        </w:rPr>
      </w:pPr>
    </w:p>
    <w:p w14:paraId="61226F32" w14:textId="10CAB429" w:rsidR="009B1667" w:rsidRPr="00D647C6" w:rsidRDefault="009B1667" w:rsidP="009B1667">
      <w:pPr>
        <w:rPr>
          <w:color w:val="000000" w:themeColor="text1"/>
          <w:sz w:val="22"/>
          <w:szCs w:val="22"/>
        </w:rPr>
      </w:pPr>
      <w:r w:rsidRPr="00D647C6">
        <w:rPr>
          <w:color w:val="000000" w:themeColor="text1"/>
          <w:sz w:val="22"/>
          <w:szCs w:val="22"/>
        </w:rPr>
        <w:t xml:space="preserve">Common data models vary along two axes: 1) the degree to which content is harmonized and 2) their flexibility for use in the conduct of new studies.  Along the first axis, CDMs may be structurally (syntactically) harmonized, meaning that data is transformed into a common </w:t>
      </w:r>
      <w:r w:rsidRPr="00D647C6">
        <w:rPr>
          <w:color w:val="000000" w:themeColor="text1"/>
          <w:sz w:val="22"/>
          <w:szCs w:val="22"/>
        </w:rPr>
        <w:t>structure,</w:t>
      </w:r>
      <w:r w:rsidRPr="00D647C6">
        <w:rPr>
          <w:color w:val="000000" w:themeColor="text1"/>
          <w:sz w:val="22"/>
          <w:szCs w:val="22"/>
        </w:rPr>
        <w:t xml:space="preserve"> but the contents remain unchanged, or semantically harmonized, meaning that data is transformed into a common structure and contents are transformed into common concepts.  Along the second axis, common data models may be study specific, designed for a set of studies focused on one therapeutic area or one analysis method, or fully reusable for the application of new study questions and designs.  </w:t>
      </w:r>
    </w:p>
    <w:p w14:paraId="0110B5CC" w14:textId="77777777" w:rsidR="009B1667" w:rsidRPr="00D647C6" w:rsidRDefault="009B1667" w:rsidP="009B1667">
      <w:pPr>
        <w:rPr>
          <w:color w:val="000000" w:themeColor="text1"/>
          <w:sz w:val="22"/>
          <w:szCs w:val="22"/>
        </w:rPr>
      </w:pPr>
    </w:p>
    <w:p w14:paraId="791B0469" w14:textId="77777777" w:rsidR="009B1667" w:rsidRPr="00D647C6" w:rsidRDefault="009B1667" w:rsidP="009B1667">
      <w:pPr>
        <w:rPr>
          <w:color w:val="000000" w:themeColor="text1"/>
          <w:sz w:val="22"/>
          <w:szCs w:val="22"/>
        </w:rPr>
      </w:pPr>
      <w:r w:rsidRPr="00D647C6">
        <w:rPr>
          <w:color w:val="000000" w:themeColor="text1"/>
          <w:sz w:val="22"/>
          <w:szCs w:val="22"/>
        </w:rPr>
        <w:t>ConcePTION is designed to be a learning healthcare system (LHS).  The Institute of Medicine defines a learning healthcare system as a system in which “science, informatics, incentives, and culture are aligned for continuous improvement and innovation, with best practices seamlessly embedded in the delivery process and new knowledge captured as an integral by-product of the delivery experience.” (Grossman et al, 2011).  In the ConcePTION LHS, we have agreed upon a study-independent syntactically harmonized common data model and aim to assess the quality and fitness for purpose of data in this CDM in a study-independent way (for quality and completeness) and in study design and research question-specific ways (for fitness for purpose).</w:t>
      </w:r>
    </w:p>
    <w:p w14:paraId="1C851DEB" w14:textId="77777777" w:rsidR="009B1667" w:rsidRPr="00D647C6" w:rsidRDefault="009B1667" w:rsidP="009B1667">
      <w:pPr>
        <w:rPr>
          <w:color w:val="000000" w:themeColor="text1"/>
          <w:sz w:val="22"/>
          <w:szCs w:val="22"/>
        </w:rPr>
      </w:pPr>
    </w:p>
    <w:p w14:paraId="39D9836F" w14:textId="65C0E471" w:rsidR="009B1667" w:rsidRPr="00D647C6" w:rsidRDefault="009B1667" w:rsidP="009B1667">
      <w:pPr>
        <w:rPr>
          <w:color w:val="000000" w:themeColor="text1"/>
          <w:sz w:val="22"/>
          <w:szCs w:val="22"/>
        </w:rPr>
      </w:pPr>
      <w:r w:rsidRPr="00D647C6">
        <w:rPr>
          <w:color w:val="000000" w:themeColor="text1"/>
          <w:sz w:val="22"/>
          <w:szCs w:val="22"/>
        </w:rPr>
        <w:t xml:space="preserve">As reported by Kahn et al, standards for assessment of the quality of observational data used in networks such as the ConcePTION consortium are lacking.  Data quality checks employed by these networks typically include checks of consistency with semantic rules, visualization of temporal trends, and rates of codes, events, or exposures.  These checks are typically performed both within and between sites.  However, no standard rules or thresholds for defining a </w:t>
      </w:r>
      <w:r w:rsidRPr="00D647C6">
        <w:rPr>
          <w:color w:val="000000" w:themeColor="text1"/>
          <w:sz w:val="22"/>
          <w:szCs w:val="22"/>
        </w:rPr>
        <w:t>data source</w:t>
      </w:r>
      <w:r w:rsidRPr="00D647C6">
        <w:rPr>
          <w:color w:val="000000" w:themeColor="text1"/>
          <w:sz w:val="22"/>
          <w:szCs w:val="22"/>
        </w:rPr>
        <w:t xml:space="preserve"> ‘fit for purpose’ for a specific study exist (Kahn et al, 2013). </w:t>
      </w:r>
    </w:p>
    <w:p w14:paraId="6894029A" w14:textId="77777777" w:rsidR="009B1667" w:rsidRPr="00D647C6" w:rsidRDefault="009B1667" w:rsidP="009B1667">
      <w:pPr>
        <w:rPr>
          <w:color w:val="000000" w:themeColor="text1"/>
          <w:sz w:val="22"/>
          <w:szCs w:val="22"/>
        </w:rPr>
      </w:pPr>
    </w:p>
    <w:p w14:paraId="1134C084" w14:textId="0DA422D1" w:rsidR="009B1667" w:rsidRPr="00D647C6" w:rsidRDefault="009B1667" w:rsidP="009B1667">
      <w:pPr>
        <w:rPr>
          <w:color w:val="000000" w:themeColor="text1"/>
          <w:sz w:val="22"/>
          <w:szCs w:val="22"/>
        </w:rPr>
      </w:pPr>
      <w:r w:rsidRPr="00D647C6">
        <w:rPr>
          <w:color w:val="000000" w:themeColor="text1"/>
          <w:sz w:val="22"/>
          <w:szCs w:val="22"/>
        </w:rPr>
        <w:lastRenderedPageBreak/>
        <w:t xml:space="preserve">In a 2012 paper, Kahn et al set out a pragmatic framework for data quality assessment in electronic health record (EHR) -based research.  This pragmatic framework includes stages 1) to assess data quality more broadly for each </w:t>
      </w:r>
      <w:r w:rsidRPr="00D647C6">
        <w:rPr>
          <w:color w:val="000000" w:themeColor="text1"/>
          <w:sz w:val="22"/>
          <w:szCs w:val="22"/>
        </w:rPr>
        <w:t>data source</w:t>
      </w:r>
      <w:r w:rsidRPr="00D647C6">
        <w:rPr>
          <w:color w:val="000000" w:themeColor="text1"/>
          <w:sz w:val="22"/>
          <w:szCs w:val="22"/>
        </w:rPr>
        <w:t xml:space="preserve"> in a network to identify whether it is fit for use and 2) to assess data quality and fitness for purpose for a specific use case (Kahn et al, 2012).  However, this approach outlines the iterative process of data quality assessment when the goal is to address a specific study </w:t>
      </w:r>
      <w:r w:rsidRPr="00D647C6">
        <w:rPr>
          <w:color w:val="000000" w:themeColor="text1"/>
          <w:sz w:val="22"/>
          <w:szCs w:val="22"/>
        </w:rPr>
        <w:t>question and</w:t>
      </w:r>
      <w:r w:rsidRPr="00D647C6">
        <w:rPr>
          <w:color w:val="000000" w:themeColor="text1"/>
          <w:sz w:val="22"/>
          <w:szCs w:val="22"/>
        </w:rPr>
        <w:t xml:space="preserve"> does not provide guidance for assessment of data quality in a learning healthcare system such as ConcePTION, in which data will be used to address multiple planned and unforeseen study questions. </w:t>
      </w:r>
    </w:p>
    <w:p w14:paraId="2FCA3104" w14:textId="77777777" w:rsidR="009B1667" w:rsidRPr="00D647C6" w:rsidRDefault="009B1667" w:rsidP="009B1667">
      <w:pPr>
        <w:rPr>
          <w:color w:val="000000" w:themeColor="text1"/>
          <w:sz w:val="22"/>
          <w:szCs w:val="22"/>
        </w:rPr>
      </w:pPr>
    </w:p>
    <w:p w14:paraId="7AC72E9B" w14:textId="4371E85C" w:rsidR="009B1667" w:rsidRPr="00D647C6" w:rsidRDefault="009B1667" w:rsidP="009B1667">
      <w:pPr>
        <w:rPr>
          <w:color w:val="000000" w:themeColor="text1"/>
          <w:sz w:val="22"/>
          <w:szCs w:val="22"/>
        </w:rPr>
      </w:pPr>
      <w:r w:rsidRPr="00D647C6">
        <w:rPr>
          <w:color w:val="000000" w:themeColor="text1"/>
          <w:sz w:val="22"/>
          <w:szCs w:val="22"/>
        </w:rPr>
        <w:t xml:space="preserve">Currently, both rule-based and subjective frameworks for assessment of data quality exist and are employed by research networks.  </w:t>
      </w:r>
      <w:r w:rsidRPr="00D647C6">
        <w:rPr>
          <w:color w:val="000000" w:themeColor="text1"/>
          <w:sz w:val="22"/>
          <w:szCs w:val="22"/>
        </w:rPr>
        <w:t>To</w:t>
      </w:r>
      <w:r w:rsidRPr="00D647C6">
        <w:rPr>
          <w:color w:val="000000" w:themeColor="text1"/>
          <w:sz w:val="22"/>
          <w:szCs w:val="22"/>
        </w:rPr>
        <w:t xml:space="preserve"> describe these frameworks, Callahan et al have adopted the data quality assessment (DQA) terminology developed by Kahn et al.  This framework includes </w:t>
      </w:r>
      <w:r w:rsidRPr="00D647C6">
        <w:rPr>
          <w:i/>
          <w:color w:val="000000" w:themeColor="text1"/>
          <w:sz w:val="22"/>
          <w:szCs w:val="22"/>
        </w:rPr>
        <w:t xml:space="preserve">conformance </w:t>
      </w:r>
      <w:r w:rsidRPr="00D647C6">
        <w:rPr>
          <w:color w:val="000000" w:themeColor="text1"/>
          <w:sz w:val="22"/>
          <w:szCs w:val="22"/>
        </w:rPr>
        <w:t xml:space="preserve">(compliance with formatting and structural rules), </w:t>
      </w:r>
      <w:r w:rsidRPr="00D647C6">
        <w:rPr>
          <w:i/>
          <w:color w:val="000000" w:themeColor="text1"/>
          <w:sz w:val="22"/>
          <w:szCs w:val="22"/>
        </w:rPr>
        <w:t xml:space="preserve">completeness </w:t>
      </w:r>
      <w:r w:rsidRPr="00D647C6">
        <w:rPr>
          <w:color w:val="000000" w:themeColor="text1"/>
          <w:sz w:val="22"/>
          <w:szCs w:val="22"/>
        </w:rPr>
        <w:t xml:space="preserve">(presence of data), and </w:t>
      </w:r>
      <w:r w:rsidRPr="00D647C6">
        <w:rPr>
          <w:i/>
          <w:color w:val="000000" w:themeColor="text1"/>
          <w:sz w:val="22"/>
          <w:szCs w:val="22"/>
        </w:rPr>
        <w:t xml:space="preserve">plausibility </w:t>
      </w:r>
      <w:r w:rsidRPr="00D647C6">
        <w:rPr>
          <w:color w:val="000000" w:themeColor="text1"/>
          <w:sz w:val="22"/>
          <w:szCs w:val="22"/>
        </w:rPr>
        <w:t xml:space="preserve">(believability of data as compared to biological constraints and expert knowledge) (Callahan et al, 2017; Kahn et al, 2016).  </w:t>
      </w:r>
    </w:p>
    <w:p w14:paraId="4653ED70" w14:textId="77777777" w:rsidR="009B1667" w:rsidRPr="00D647C6" w:rsidRDefault="009B1667" w:rsidP="009B1667">
      <w:pPr>
        <w:rPr>
          <w:color w:val="000000" w:themeColor="text1"/>
          <w:sz w:val="22"/>
          <w:szCs w:val="22"/>
        </w:rPr>
      </w:pPr>
    </w:p>
    <w:p w14:paraId="1CC8C8B7" w14:textId="77777777" w:rsidR="009B1667" w:rsidRPr="00D647C6" w:rsidRDefault="009B1667" w:rsidP="009B1667">
      <w:pPr>
        <w:rPr>
          <w:color w:val="000000" w:themeColor="text1"/>
          <w:sz w:val="22"/>
          <w:szCs w:val="22"/>
        </w:rPr>
      </w:pPr>
      <w:r w:rsidRPr="00D647C6">
        <w:rPr>
          <w:color w:val="000000" w:themeColor="text1"/>
          <w:sz w:val="22"/>
          <w:szCs w:val="22"/>
        </w:rPr>
        <w:t xml:space="preserve">The US FDA Sentinel system employs a data quality framework which assesses quality on four levels: 1) completeness and validity, 2) accuracy and integrity, 3) consistency of trends over time, and 4) plausibility (https://www.sentinelinitiative.org/about/how-sentinel-gets-its-data).  </w:t>
      </w:r>
    </w:p>
    <w:p w14:paraId="5DC8E4F4" w14:textId="77777777" w:rsidR="009B1667" w:rsidRPr="00D647C6" w:rsidRDefault="009B1667" w:rsidP="009B1667">
      <w:pPr>
        <w:rPr>
          <w:color w:val="000000" w:themeColor="text1"/>
          <w:sz w:val="22"/>
          <w:szCs w:val="22"/>
        </w:rPr>
      </w:pPr>
      <w:r w:rsidRPr="00D647C6">
        <w:rPr>
          <w:color w:val="000000" w:themeColor="text1"/>
          <w:sz w:val="22"/>
          <w:szCs w:val="22"/>
        </w:rPr>
        <w:t>The Observational Health Data Science and Informatics program (OHDSI), which employs the Observational Medical Outcomes Partnership (OMOP) CDM, currently addresses data quality with a more subjective framework than that employed in Sentinel and that planned for ConcePTION.  OHDSI partners who have converted their data to the OMOP CDM have access to tools such as the Automated Characterization of Health Information at Large-scale Longitudinal Evidence Systems (ACHILLES) Heel data quality program, as well as a newly developed data quality dashboard. ACHILLES assesses integrity of the ETL to the OMOP CDM and alerts data access providers to potential ETL errors, while the data quality dashboard provides results based upon the Kahn Framework at the table, column, and concept level and applies cut-offs to alert the user whether a check has been passed or failed (</w:t>
      </w:r>
      <w:hyperlink r:id="rId12">
        <w:r w:rsidRPr="00D647C6">
          <w:rPr>
            <w:color w:val="000000" w:themeColor="text1"/>
            <w:sz w:val="22"/>
            <w:szCs w:val="22"/>
            <w:u w:val="single"/>
          </w:rPr>
          <w:t>https://github.com/OHDSI/Achilles</w:t>
        </w:r>
      </w:hyperlink>
      <w:r w:rsidRPr="00D647C6">
        <w:rPr>
          <w:color w:val="000000" w:themeColor="text1"/>
          <w:sz w:val="22"/>
          <w:szCs w:val="22"/>
        </w:rPr>
        <w:t xml:space="preserve">, </w:t>
      </w:r>
      <w:hyperlink r:id="rId13">
        <w:r w:rsidRPr="00D647C6">
          <w:rPr>
            <w:color w:val="000000" w:themeColor="text1"/>
            <w:sz w:val="22"/>
            <w:szCs w:val="22"/>
            <w:u w:val="single"/>
          </w:rPr>
          <w:t>https://github.com/OH</w:t>
        </w:r>
        <w:r w:rsidRPr="00D647C6">
          <w:rPr>
            <w:color w:val="000000" w:themeColor="text1"/>
            <w:sz w:val="22"/>
            <w:szCs w:val="22"/>
            <w:u w:val="single"/>
          </w:rPr>
          <w:t>D</w:t>
        </w:r>
        <w:r w:rsidRPr="00D647C6">
          <w:rPr>
            <w:color w:val="000000" w:themeColor="text1"/>
            <w:sz w:val="22"/>
            <w:szCs w:val="22"/>
            <w:u w:val="single"/>
          </w:rPr>
          <w:t>SI/DataQualityDashboard</w:t>
        </w:r>
      </w:hyperlink>
      <w:r w:rsidRPr="00D647C6">
        <w:rPr>
          <w:color w:val="000000" w:themeColor="text1"/>
          <w:sz w:val="22"/>
          <w:szCs w:val="22"/>
        </w:rPr>
        <w:t xml:space="preserve">). </w:t>
      </w:r>
    </w:p>
    <w:p w14:paraId="7F0441A0" w14:textId="67474980" w:rsidR="009B1667" w:rsidRPr="00D647C6" w:rsidRDefault="009B1667" w:rsidP="009B1667">
      <w:pPr>
        <w:rPr>
          <w:color w:val="000000" w:themeColor="text1"/>
          <w:sz w:val="22"/>
          <w:szCs w:val="22"/>
        </w:rPr>
      </w:pPr>
      <w:r w:rsidRPr="00D647C6">
        <w:rPr>
          <w:color w:val="000000" w:themeColor="text1"/>
          <w:sz w:val="22"/>
          <w:szCs w:val="22"/>
        </w:rPr>
        <w:t xml:space="preserve">The EUROCAT network, a partner in ConcePTION, employs a semantically harmonized CDM, focused on a set of variables specific to assessment of congenital anomalies, and uses a thorough and well-described data quality assessment process for each member of the network.  The indicators benchmark case ascertainment and assess accuracy of diagnosis, data completeness, timeliness of data availability, and availability of denominator data (Loane et al, 2011; </w:t>
      </w:r>
      <w:r w:rsidRPr="00D647C6">
        <w:rPr>
          <w:color w:val="000000" w:themeColor="text1"/>
          <w:sz w:val="22"/>
          <w:szCs w:val="22"/>
        </w:rPr>
        <w:t>https://eu-rd-platform.jrc.ec.europa.eu/sites/default/files/DQI-List-of-Data-Quality-Indicators-since-2012.pdf)</w:t>
      </w:r>
      <w:r w:rsidRPr="00D647C6">
        <w:rPr>
          <w:color w:val="000000" w:themeColor="text1"/>
          <w:sz w:val="22"/>
          <w:szCs w:val="22"/>
        </w:rPr>
        <w:t xml:space="preserve">. </w:t>
      </w:r>
    </w:p>
    <w:p w14:paraId="666988FC" w14:textId="77777777" w:rsidR="00F850B9" w:rsidRPr="00F850B9" w:rsidRDefault="00F850B9" w:rsidP="00E61235">
      <w:pPr>
        <w:contextualSpacing/>
        <w:jc w:val="both"/>
        <w:rPr>
          <w:sz w:val="22"/>
          <w:szCs w:val="22"/>
        </w:rPr>
      </w:pPr>
    </w:p>
    <w:p w14:paraId="79B90C93" w14:textId="76B74C87" w:rsidR="00F850B9" w:rsidRPr="007167A6" w:rsidRDefault="00F850B9" w:rsidP="007167A6">
      <w:pPr>
        <w:pStyle w:val="Heading2"/>
      </w:pPr>
      <w:bookmarkStart w:id="49" w:name="_Toc67604560"/>
      <w:bookmarkStart w:id="50" w:name="_Toc67605396"/>
      <w:bookmarkStart w:id="51" w:name="_Toc69912909"/>
      <w:r w:rsidRPr="007167A6">
        <w:t>Use cases</w:t>
      </w:r>
      <w:bookmarkEnd w:id="49"/>
      <w:bookmarkEnd w:id="50"/>
      <w:bookmarkEnd w:id="51"/>
    </w:p>
    <w:p w14:paraId="5E0C521A" w14:textId="77777777" w:rsidR="00F850B9" w:rsidRDefault="00F850B9" w:rsidP="00F850B9">
      <w:pPr>
        <w:contextualSpacing/>
        <w:rPr>
          <w:sz w:val="22"/>
          <w:szCs w:val="22"/>
        </w:rPr>
      </w:pPr>
    </w:p>
    <w:p w14:paraId="4B246C39" w14:textId="67EF1B93" w:rsidR="00F850B9" w:rsidRPr="00F850B9" w:rsidRDefault="00F850B9" w:rsidP="00E61235">
      <w:pPr>
        <w:contextualSpacing/>
        <w:jc w:val="both"/>
        <w:rPr>
          <w:sz w:val="22"/>
          <w:szCs w:val="22"/>
        </w:rPr>
      </w:pPr>
      <w:r w:rsidRPr="00F850B9">
        <w:rPr>
          <w:sz w:val="22"/>
          <w:szCs w:val="22"/>
        </w:rPr>
        <w:t>In ConcePTION the following use cases are important and fit for purpose assessment focus on th</w:t>
      </w:r>
      <w:r w:rsidR="009B1667">
        <w:rPr>
          <w:sz w:val="22"/>
          <w:szCs w:val="22"/>
        </w:rPr>
        <w:t>e</w:t>
      </w:r>
      <w:r w:rsidRPr="00F850B9">
        <w:rPr>
          <w:sz w:val="22"/>
          <w:szCs w:val="22"/>
        </w:rPr>
        <w:t>se domains:</w:t>
      </w:r>
    </w:p>
    <w:p w14:paraId="4F589442" w14:textId="77777777" w:rsidR="00F850B9" w:rsidRPr="00F850B9" w:rsidRDefault="00F850B9" w:rsidP="00E61235">
      <w:pPr>
        <w:contextualSpacing/>
        <w:jc w:val="both"/>
        <w:rPr>
          <w:sz w:val="22"/>
          <w:szCs w:val="22"/>
        </w:rPr>
      </w:pPr>
    </w:p>
    <w:p w14:paraId="143C81BE" w14:textId="4F912597" w:rsidR="00F850B9" w:rsidRPr="009B1667" w:rsidRDefault="00F850B9" w:rsidP="009B1667">
      <w:pPr>
        <w:pStyle w:val="ListParagraph"/>
        <w:numPr>
          <w:ilvl w:val="0"/>
          <w:numId w:val="72"/>
        </w:numPr>
        <w:contextualSpacing/>
        <w:jc w:val="both"/>
        <w:rPr>
          <w:sz w:val="22"/>
        </w:rPr>
      </w:pPr>
      <w:r w:rsidRPr="009B1667">
        <w:rPr>
          <w:sz w:val="22"/>
        </w:rPr>
        <w:t xml:space="preserve">Assessing medication use in </w:t>
      </w:r>
      <w:r w:rsidR="009B1667" w:rsidRPr="009B1667">
        <w:rPr>
          <w:sz w:val="22"/>
        </w:rPr>
        <w:t xml:space="preserve">women of </w:t>
      </w:r>
      <w:r w:rsidRPr="009B1667">
        <w:rPr>
          <w:sz w:val="22"/>
        </w:rPr>
        <w:t xml:space="preserve">childbearing </w:t>
      </w:r>
      <w:proofErr w:type="gramStart"/>
      <w:r w:rsidRPr="009B1667">
        <w:rPr>
          <w:sz w:val="22"/>
        </w:rPr>
        <w:t>age</w:t>
      </w:r>
      <w:r w:rsidR="009B1667" w:rsidRPr="009B1667">
        <w:rPr>
          <w:sz w:val="22"/>
        </w:rPr>
        <w:t>(</w:t>
      </w:r>
      <w:proofErr w:type="gramEnd"/>
      <w:r w:rsidR="009B1667" w:rsidRPr="009B1667">
        <w:rPr>
          <w:sz w:val="22"/>
        </w:rPr>
        <w:t>12-55 years old)</w:t>
      </w:r>
      <w:r w:rsidRPr="009B1667">
        <w:rPr>
          <w:sz w:val="22"/>
        </w:rPr>
        <w:t xml:space="preserve"> and in pregnan</w:t>
      </w:r>
      <w:r w:rsidR="009B1667" w:rsidRPr="009B1667">
        <w:rPr>
          <w:sz w:val="22"/>
        </w:rPr>
        <w:t>cy</w:t>
      </w:r>
      <w:r w:rsidRPr="009B1667">
        <w:rPr>
          <w:sz w:val="22"/>
        </w:rPr>
        <w:t>: this requires that age and sex is known of the population members, as well as pregnancy status</w:t>
      </w:r>
      <w:r w:rsidR="009B1667" w:rsidRPr="009B1667">
        <w:rPr>
          <w:sz w:val="22"/>
        </w:rPr>
        <w:t>.</w:t>
      </w:r>
      <w:r w:rsidRPr="009B1667">
        <w:rPr>
          <w:sz w:val="22"/>
        </w:rPr>
        <w:t xml:space="preserve"> </w:t>
      </w:r>
    </w:p>
    <w:p w14:paraId="1215209F" w14:textId="195822C7" w:rsidR="009B1667" w:rsidRPr="009B1667" w:rsidRDefault="009B1667" w:rsidP="009B1667">
      <w:pPr>
        <w:pStyle w:val="ListParagraph"/>
        <w:numPr>
          <w:ilvl w:val="0"/>
          <w:numId w:val="72"/>
        </w:numPr>
        <w:contextualSpacing/>
        <w:jc w:val="both"/>
        <w:rPr>
          <w:sz w:val="22"/>
        </w:rPr>
      </w:pPr>
      <w:r>
        <w:rPr>
          <w:sz w:val="22"/>
        </w:rPr>
        <w:t xml:space="preserve">Calculation of incidence rates of events: </w:t>
      </w:r>
      <w:r w:rsidRPr="00F850B9">
        <w:rPr>
          <w:sz w:val="22"/>
        </w:rPr>
        <w:t>follow-up needs to be long enough</w:t>
      </w:r>
      <w:r>
        <w:rPr>
          <w:sz w:val="22"/>
        </w:rPr>
        <w:t xml:space="preserve"> </w:t>
      </w:r>
    </w:p>
    <w:p w14:paraId="704A20B9" w14:textId="77777777" w:rsidR="00F850B9" w:rsidRPr="00F850B9" w:rsidRDefault="00F850B9" w:rsidP="00E61235">
      <w:pPr>
        <w:contextualSpacing/>
        <w:jc w:val="both"/>
        <w:rPr>
          <w:sz w:val="22"/>
          <w:szCs w:val="22"/>
        </w:rPr>
      </w:pPr>
      <w:r w:rsidRPr="00F850B9">
        <w:rPr>
          <w:sz w:val="22"/>
          <w:szCs w:val="22"/>
        </w:rPr>
        <w:t>2.</w:t>
      </w:r>
      <w:r w:rsidRPr="00F850B9">
        <w:rPr>
          <w:sz w:val="22"/>
          <w:szCs w:val="22"/>
        </w:rPr>
        <w:tab/>
        <w:t xml:space="preserve">Calculation of incidence rates of events during pregnancy and before/after: this requires that the onset and ending of a pregnancy is known, as well as the events that occur before/ during and after pregnancy; follow-up needs to be long enough </w:t>
      </w:r>
    </w:p>
    <w:p w14:paraId="66D65D14" w14:textId="77777777" w:rsidR="00F850B9" w:rsidRPr="00F850B9" w:rsidRDefault="00F850B9" w:rsidP="00E61235">
      <w:pPr>
        <w:contextualSpacing/>
        <w:jc w:val="both"/>
        <w:rPr>
          <w:sz w:val="22"/>
          <w:szCs w:val="22"/>
        </w:rPr>
      </w:pPr>
      <w:r w:rsidRPr="00F850B9">
        <w:rPr>
          <w:sz w:val="22"/>
          <w:szCs w:val="22"/>
        </w:rPr>
        <w:t>3.</w:t>
      </w:r>
      <w:r w:rsidRPr="00F850B9">
        <w:rPr>
          <w:sz w:val="22"/>
          <w:szCs w:val="22"/>
        </w:rPr>
        <w:tab/>
        <w:t>Assessing severity of specific maternal conditions: this requires that healthcare use, or disease severity markers/measures are available</w:t>
      </w:r>
    </w:p>
    <w:p w14:paraId="48BDBC7B" w14:textId="77777777" w:rsidR="00F850B9" w:rsidRPr="00F850B9" w:rsidRDefault="00F850B9" w:rsidP="00E61235">
      <w:pPr>
        <w:contextualSpacing/>
        <w:jc w:val="both"/>
        <w:rPr>
          <w:sz w:val="22"/>
          <w:szCs w:val="22"/>
        </w:rPr>
      </w:pPr>
      <w:r w:rsidRPr="00F850B9">
        <w:rPr>
          <w:sz w:val="22"/>
          <w:szCs w:val="22"/>
        </w:rPr>
        <w:lastRenderedPageBreak/>
        <w:t>4.</w:t>
      </w:r>
      <w:r w:rsidRPr="00F850B9">
        <w:rPr>
          <w:sz w:val="22"/>
          <w:szCs w:val="22"/>
        </w:rPr>
        <w:tab/>
        <w:t>Assessing prenatal and antenatal outcomes in relation to drug exposure for signal generation and signal evaluation: this requires that pregnancy duration is known, follow-up is available and the relevant outcomes and exposures can be measured as well as confounding factors</w:t>
      </w:r>
    </w:p>
    <w:p w14:paraId="31F489F5" w14:textId="77777777" w:rsidR="00F850B9" w:rsidRPr="00F850B9" w:rsidRDefault="00F850B9" w:rsidP="00F850B9">
      <w:pPr>
        <w:contextualSpacing/>
        <w:rPr>
          <w:sz w:val="22"/>
          <w:szCs w:val="22"/>
        </w:rPr>
      </w:pPr>
    </w:p>
    <w:p w14:paraId="0D5D5C97" w14:textId="3ACEEB08" w:rsidR="00F850B9" w:rsidRPr="00F850B9" w:rsidRDefault="00F850B9" w:rsidP="007167A6">
      <w:pPr>
        <w:pStyle w:val="Heading2"/>
      </w:pPr>
      <w:bookmarkStart w:id="52" w:name="_Toc67604561"/>
      <w:bookmarkStart w:id="53" w:name="_Toc67605397"/>
      <w:bookmarkStart w:id="54" w:name="_Toc69912910"/>
      <w:r w:rsidRPr="00F850B9">
        <w:t>Criteria for quality assessment</w:t>
      </w:r>
      <w:bookmarkEnd w:id="52"/>
      <w:bookmarkEnd w:id="53"/>
      <w:bookmarkEnd w:id="54"/>
    </w:p>
    <w:p w14:paraId="51B5C580" w14:textId="77777777" w:rsidR="00F850B9" w:rsidRPr="00F850B9" w:rsidRDefault="00F850B9" w:rsidP="00E61235">
      <w:pPr>
        <w:contextualSpacing/>
        <w:jc w:val="both"/>
        <w:rPr>
          <w:sz w:val="22"/>
          <w:szCs w:val="22"/>
        </w:rPr>
      </w:pPr>
      <w:r w:rsidRPr="00F850B9">
        <w:rPr>
          <w:sz w:val="22"/>
          <w:szCs w:val="22"/>
        </w:rPr>
        <w:t xml:space="preserve">We reviewed several large initiatives and guidance documents to review what type of quality measures/requirements, and RWD fit for purpose assessment is needed. </w:t>
      </w:r>
    </w:p>
    <w:p w14:paraId="4566A5A1" w14:textId="77777777" w:rsidR="00F850B9" w:rsidRPr="00F850B9" w:rsidRDefault="00F850B9" w:rsidP="00E61235">
      <w:pPr>
        <w:contextualSpacing/>
        <w:jc w:val="both"/>
        <w:rPr>
          <w:sz w:val="22"/>
          <w:szCs w:val="22"/>
        </w:rPr>
      </w:pPr>
    </w:p>
    <w:p w14:paraId="0DECDB12" w14:textId="69951A17" w:rsidR="00F850B9" w:rsidRPr="00F850B9" w:rsidRDefault="00F850B9" w:rsidP="00E61235">
      <w:pPr>
        <w:contextualSpacing/>
        <w:jc w:val="both"/>
        <w:rPr>
          <w:sz w:val="22"/>
          <w:szCs w:val="22"/>
        </w:rPr>
      </w:pPr>
      <w:r w:rsidRPr="00F850B9">
        <w:rPr>
          <w:sz w:val="22"/>
          <w:szCs w:val="22"/>
        </w:rPr>
        <w:t>The IMI-</w:t>
      </w:r>
      <w:proofErr w:type="spellStart"/>
      <w:r w:rsidRPr="00F850B9">
        <w:rPr>
          <w:sz w:val="22"/>
          <w:szCs w:val="22"/>
        </w:rPr>
        <w:t>GetReal</w:t>
      </w:r>
      <w:proofErr w:type="spellEnd"/>
      <w:r w:rsidRPr="00F850B9">
        <w:rPr>
          <w:sz w:val="22"/>
          <w:szCs w:val="22"/>
        </w:rPr>
        <w:t xml:space="preserve"> project, in their final report, Advancing Evidence Generation for New Drugs: IMI </w:t>
      </w:r>
      <w:proofErr w:type="spellStart"/>
      <w:r w:rsidRPr="00F850B9">
        <w:rPr>
          <w:sz w:val="22"/>
          <w:szCs w:val="22"/>
        </w:rPr>
        <w:t>GetReal’s</w:t>
      </w:r>
      <w:proofErr w:type="spellEnd"/>
      <w:r w:rsidRPr="00F850B9">
        <w:rPr>
          <w:sz w:val="22"/>
          <w:szCs w:val="22"/>
        </w:rPr>
        <w:t xml:space="preserve"> Recommendations on Real-World Evidence recommended:</w:t>
      </w:r>
    </w:p>
    <w:p w14:paraId="529D0340" w14:textId="77777777" w:rsidR="00F850B9" w:rsidRPr="00F850B9" w:rsidRDefault="00F850B9" w:rsidP="00E61235">
      <w:pPr>
        <w:contextualSpacing/>
        <w:jc w:val="both"/>
        <w:rPr>
          <w:sz w:val="22"/>
          <w:szCs w:val="22"/>
        </w:rPr>
      </w:pPr>
    </w:p>
    <w:p w14:paraId="6C92938D" w14:textId="77777777" w:rsidR="00F850B9" w:rsidRPr="00F850B9" w:rsidRDefault="00F850B9" w:rsidP="00E61235">
      <w:pPr>
        <w:ind w:left="720" w:hanging="720"/>
        <w:contextualSpacing/>
        <w:jc w:val="both"/>
        <w:rPr>
          <w:sz w:val="22"/>
          <w:szCs w:val="22"/>
        </w:rPr>
      </w:pPr>
      <w:r w:rsidRPr="00F850B9">
        <w:rPr>
          <w:sz w:val="22"/>
          <w:szCs w:val="22"/>
        </w:rPr>
        <w:t>●</w:t>
      </w:r>
      <w:r w:rsidRPr="00F850B9">
        <w:rPr>
          <w:sz w:val="22"/>
          <w:szCs w:val="22"/>
        </w:rPr>
        <w:tab/>
        <w:t>All stakeholders should collaborate to develop and publish minimum requirements for the integrity and quality of RWD sources used to generate real world evidence submitted for decision making.</w:t>
      </w:r>
    </w:p>
    <w:p w14:paraId="4E33783D" w14:textId="77777777" w:rsidR="00F850B9" w:rsidRPr="00F850B9" w:rsidRDefault="00F850B9" w:rsidP="00E61235">
      <w:pPr>
        <w:ind w:left="720" w:hanging="720"/>
        <w:contextualSpacing/>
        <w:jc w:val="both"/>
        <w:rPr>
          <w:sz w:val="22"/>
          <w:szCs w:val="22"/>
        </w:rPr>
      </w:pPr>
      <w:r w:rsidRPr="00F850B9">
        <w:rPr>
          <w:sz w:val="22"/>
          <w:szCs w:val="22"/>
        </w:rPr>
        <w:t>●</w:t>
      </w:r>
      <w:r w:rsidRPr="00F850B9">
        <w:rPr>
          <w:sz w:val="22"/>
          <w:szCs w:val="22"/>
        </w:rPr>
        <w:tab/>
        <w:t xml:space="preserve">Regulators, Health Technology Assessment (HTA) bodies, payers, researchers and the pharmaceutical industry should collaborate to </w:t>
      </w:r>
      <w:proofErr w:type="spellStart"/>
      <w:r w:rsidRPr="00F850B9">
        <w:rPr>
          <w:sz w:val="22"/>
          <w:szCs w:val="22"/>
        </w:rPr>
        <w:t>characterise</w:t>
      </w:r>
      <w:proofErr w:type="spellEnd"/>
      <w:r w:rsidRPr="00F850B9">
        <w:rPr>
          <w:sz w:val="22"/>
          <w:szCs w:val="22"/>
        </w:rPr>
        <w:t xml:space="preserve"> RWD sources and understand their strengths and weaknesses. </w:t>
      </w:r>
    </w:p>
    <w:p w14:paraId="2798AB48"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r>
      <w:proofErr w:type="spellStart"/>
      <w:r w:rsidRPr="00F850B9">
        <w:rPr>
          <w:sz w:val="22"/>
          <w:szCs w:val="22"/>
        </w:rPr>
        <w:t>Characterise</w:t>
      </w:r>
      <w:proofErr w:type="spellEnd"/>
      <w:r w:rsidRPr="00F850B9">
        <w:rPr>
          <w:sz w:val="22"/>
          <w:szCs w:val="22"/>
        </w:rPr>
        <w:t xml:space="preserve"> barriers to access of RWD. </w:t>
      </w:r>
    </w:p>
    <w:p w14:paraId="26EFAAF2" w14:textId="6D3D7706" w:rsidR="00F850B9" w:rsidRDefault="00F850B9" w:rsidP="00E61235">
      <w:pPr>
        <w:contextualSpacing/>
        <w:jc w:val="both"/>
        <w:rPr>
          <w:sz w:val="22"/>
          <w:szCs w:val="22"/>
        </w:rPr>
      </w:pPr>
      <w:r w:rsidRPr="00F850B9">
        <w:rPr>
          <w:sz w:val="22"/>
          <w:szCs w:val="22"/>
        </w:rPr>
        <w:t>●</w:t>
      </w:r>
      <w:r w:rsidRPr="00F850B9">
        <w:rPr>
          <w:sz w:val="22"/>
          <w:szCs w:val="22"/>
        </w:rPr>
        <w:tab/>
        <w:t xml:space="preserve">Identify and promote efforts to catalogue RWD sources. </w:t>
      </w:r>
    </w:p>
    <w:p w14:paraId="6A0C0A9A" w14:textId="77777777" w:rsidR="00F850B9" w:rsidRPr="00F850B9" w:rsidRDefault="00F850B9" w:rsidP="00E61235">
      <w:pPr>
        <w:contextualSpacing/>
        <w:jc w:val="both"/>
        <w:rPr>
          <w:sz w:val="22"/>
          <w:szCs w:val="22"/>
        </w:rPr>
      </w:pPr>
    </w:p>
    <w:p w14:paraId="1C012330" w14:textId="3C600C44" w:rsidR="00F850B9" w:rsidRPr="00F850B9" w:rsidRDefault="00F850B9" w:rsidP="00E61235">
      <w:pPr>
        <w:contextualSpacing/>
        <w:jc w:val="both"/>
        <w:rPr>
          <w:sz w:val="22"/>
          <w:szCs w:val="22"/>
        </w:rPr>
      </w:pPr>
      <w:r w:rsidRPr="00F850B9">
        <w:rPr>
          <w:sz w:val="22"/>
          <w:szCs w:val="22"/>
        </w:rPr>
        <w:t>Hereby acknowledging that standards and minimum requirements need to be defined. This was shared by the recommendations from The Heads of Medicines Agency Task Force on Big Data which recommended the following in 2018:</w:t>
      </w:r>
    </w:p>
    <w:p w14:paraId="7C9EDA42" w14:textId="77777777" w:rsidR="00F850B9" w:rsidRPr="00F850B9" w:rsidRDefault="00F850B9" w:rsidP="00E61235">
      <w:pPr>
        <w:contextualSpacing/>
        <w:jc w:val="both"/>
        <w:rPr>
          <w:sz w:val="22"/>
          <w:szCs w:val="22"/>
        </w:rPr>
      </w:pPr>
    </w:p>
    <w:p w14:paraId="7528114E" w14:textId="4BC3680A" w:rsidR="00F850B9" w:rsidRPr="00F850B9" w:rsidRDefault="00F850B9" w:rsidP="00E61235">
      <w:pPr>
        <w:contextualSpacing/>
        <w:jc w:val="both"/>
        <w:rPr>
          <w:sz w:val="22"/>
          <w:szCs w:val="22"/>
        </w:rPr>
      </w:pPr>
      <w:r w:rsidRPr="00F850B9">
        <w:rPr>
          <w:sz w:val="22"/>
          <w:szCs w:val="22"/>
        </w:rPr>
        <w:t xml:space="preserve">The recent publications by Cave A et al. of the European Medicines Agency in July 2019 recommend that RWE should be: </w:t>
      </w:r>
    </w:p>
    <w:p w14:paraId="1D2CDCF1"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 xml:space="preserve">Derived from data source of demonstrated good quality </w:t>
      </w:r>
      <w:r w:rsidRPr="00F850B9">
        <w:rPr>
          <w:sz w:val="22"/>
          <w:szCs w:val="22"/>
        </w:rPr>
        <w:tab/>
      </w:r>
    </w:p>
    <w:p w14:paraId="5D24C9EA"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 xml:space="preserve">Valid (internal and external validity) </w:t>
      </w:r>
    </w:p>
    <w:p w14:paraId="6762F0F8"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Consistent (across countries/data sources)</w:t>
      </w:r>
    </w:p>
    <w:p w14:paraId="59C34790" w14:textId="77777777" w:rsidR="00F850B9" w:rsidRPr="00F850B9" w:rsidRDefault="00F850B9" w:rsidP="00E61235">
      <w:pPr>
        <w:ind w:left="720" w:hanging="720"/>
        <w:contextualSpacing/>
        <w:jc w:val="both"/>
        <w:rPr>
          <w:sz w:val="22"/>
          <w:szCs w:val="22"/>
        </w:rPr>
      </w:pPr>
      <w:r w:rsidRPr="00F850B9">
        <w:rPr>
          <w:sz w:val="22"/>
          <w:szCs w:val="22"/>
        </w:rPr>
        <w:t>●</w:t>
      </w:r>
      <w:r w:rsidRPr="00F850B9">
        <w:rPr>
          <w:sz w:val="22"/>
          <w:szCs w:val="22"/>
        </w:rPr>
        <w:tab/>
        <w:t xml:space="preserve">Adequate (e.g., precision, adequate range of characteristics of population covered, dose and duration of treatment, length of follow-up) </w:t>
      </w:r>
    </w:p>
    <w:p w14:paraId="339D479D" w14:textId="77777777" w:rsidR="00F850B9" w:rsidRPr="00F850B9" w:rsidRDefault="00F850B9" w:rsidP="00E61235">
      <w:pPr>
        <w:contextualSpacing/>
        <w:jc w:val="both"/>
        <w:rPr>
          <w:sz w:val="22"/>
          <w:szCs w:val="22"/>
        </w:rPr>
      </w:pPr>
    </w:p>
    <w:p w14:paraId="33D125E2" w14:textId="7F8104A8" w:rsidR="00F850B9" w:rsidRPr="00F850B9" w:rsidRDefault="00F850B9" w:rsidP="00E61235">
      <w:pPr>
        <w:contextualSpacing/>
        <w:jc w:val="both"/>
        <w:rPr>
          <w:sz w:val="22"/>
          <w:szCs w:val="22"/>
        </w:rPr>
      </w:pPr>
      <w:r w:rsidRPr="00F850B9">
        <w:rPr>
          <w:sz w:val="22"/>
          <w:szCs w:val="22"/>
        </w:rPr>
        <w:t xml:space="preserve">The FDA guidance for Best Practices for Conducting and Reporting Pharmacoepidemiologic Safety Studies using Electronic Healthcare Data Sets describe under the section ‘appropriateness of data sources’ that investigators should describe historical accessibility and appropriateness of data. </w:t>
      </w:r>
    </w:p>
    <w:p w14:paraId="79A70C64" w14:textId="77777777" w:rsidR="00F850B9" w:rsidRPr="00F850B9" w:rsidRDefault="00F850B9" w:rsidP="00E61235">
      <w:pPr>
        <w:contextualSpacing/>
        <w:jc w:val="both"/>
        <w:rPr>
          <w:sz w:val="22"/>
          <w:szCs w:val="22"/>
        </w:rPr>
      </w:pPr>
      <w:r w:rsidRPr="00F850B9">
        <w:rPr>
          <w:sz w:val="22"/>
          <w:szCs w:val="22"/>
        </w:rPr>
        <w:t>The description about historical accessibility should include:</w:t>
      </w:r>
    </w:p>
    <w:p w14:paraId="18934880"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How long the data source has been available to the research community;</w:t>
      </w:r>
    </w:p>
    <w:p w14:paraId="655106D4"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How often this data source has been used for pharmacoepidemiologic safety studies;</w:t>
      </w:r>
    </w:p>
    <w:p w14:paraId="707FD2EC"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The capability of the selected data source to validate the outcome and other study</w:t>
      </w:r>
    </w:p>
    <w:p w14:paraId="72CB94C1" w14:textId="77777777" w:rsidR="00F850B9" w:rsidRPr="00F850B9" w:rsidRDefault="00F850B9" w:rsidP="00E61235">
      <w:pPr>
        <w:ind w:firstLine="720"/>
        <w:contextualSpacing/>
        <w:jc w:val="both"/>
        <w:rPr>
          <w:sz w:val="22"/>
          <w:szCs w:val="22"/>
        </w:rPr>
      </w:pPr>
      <w:r w:rsidRPr="00F850B9">
        <w:rPr>
          <w:sz w:val="22"/>
          <w:szCs w:val="22"/>
        </w:rPr>
        <w:t>elements (e.g., exposures, key covariates, inclusion/exclusion criteria) based on the safety</w:t>
      </w:r>
    </w:p>
    <w:p w14:paraId="0716950C" w14:textId="77777777" w:rsidR="00F850B9" w:rsidRPr="00F850B9" w:rsidRDefault="00F850B9" w:rsidP="00E61235">
      <w:pPr>
        <w:ind w:firstLine="720"/>
        <w:contextualSpacing/>
        <w:jc w:val="both"/>
        <w:rPr>
          <w:sz w:val="22"/>
          <w:szCs w:val="22"/>
        </w:rPr>
      </w:pPr>
      <w:r w:rsidRPr="00F850B9">
        <w:rPr>
          <w:sz w:val="22"/>
          <w:szCs w:val="22"/>
        </w:rPr>
        <w:t xml:space="preserve">question; </w:t>
      </w:r>
    </w:p>
    <w:p w14:paraId="08609440" w14:textId="77777777" w:rsidR="00F850B9" w:rsidRPr="00F850B9" w:rsidRDefault="00F850B9" w:rsidP="00E61235">
      <w:pPr>
        <w:contextualSpacing/>
        <w:jc w:val="both"/>
        <w:rPr>
          <w:sz w:val="22"/>
          <w:szCs w:val="22"/>
        </w:rPr>
      </w:pPr>
      <w:r w:rsidRPr="00F850B9">
        <w:rPr>
          <w:sz w:val="22"/>
          <w:szCs w:val="22"/>
        </w:rPr>
        <w:t>●</w:t>
      </w:r>
      <w:r w:rsidRPr="00F850B9">
        <w:rPr>
          <w:sz w:val="22"/>
          <w:szCs w:val="22"/>
        </w:rPr>
        <w:tab/>
        <w:t>References for any relevant publications, including validation studies of safety outcomes</w:t>
      </w:r>
    </w:p>
    <w:p w14:paraId="7C241923" w14:textId="77777777" w:rsidR="00F850B9" w:rsidRPr="00F850B9" w:rsidRDefault="00F850B9" w:rsidP="00E61235">
      <w:pPr>
        <w:ind w:firstLine="720"/>
        <w:contextualSpacing/>
        <w:jc w:val="both"/>
        <w:rPr>
          <w:sz w:val="22"/>
          <w:szCs w:val="22"/>
        </w:rPr>
      </w:pPr>
      <w:r w:rsidRPr="00F850B9">
        <w:rPr>
          <w:sz w:val="22"/>
          <w:szCs w:val="22"/>
        </w:rPr>
        <w:t xml:space="preserve">of interest in the proposed study that are captured in the database. </w:t>
      </w:r>
    </w:p>
    <w:p w14:paraId="0FE55545" w14:textId="77777777" w:rsidR="00F850B9" w:rsidRPr="00F850B9" w:rsidRDefault="00F850B9" w:rsidP="00E61235">
      <w:pPr>
        <w:contextualSpacing/>
        <w:jc w:val="both"/>
        <w:rPr>
          <w:sz w:val="22"/>
          <w:szCs w:val="22"/>
        </w:rPr>
      </w:pPr>
    </w:p>
    <w:p w14:paraId="6C04EDCA" w14:textId="77777777" w:rsidR="00F850B9" w:rsidRPr="00F850B9" w:rsidRDefault="00F850B9" w:rsidP="00E61235">
      <w:pPr>
        <w:contextualSpacing/>
        <w:jc w:val="both"/>
        <w:rPr>
          <w:sz w:val="22"/>
          <w:szCs w:val="22"/>
        </w:rPr>
      </w:pPr>
      <w:r w:rsidRPr="00F850B9">
        <w:rPr>
          <w:sz w:val="22"/>
          <w:szCs w:val="22"/>
        </w:rPr>
        <w:t>In addition, the FDA states that investigators should demonstrate that each data source contains sufficient clinical granularity to capture the exposures and outcomes of interest in the appropriate setting of care and describe the meta-data well.</w:t>
      </w:r>
    </w:p>
    <w:p w14:paraId="1423414B" w14:textId="77777777" w:rsidR="00F850B9" w:rsidRPr="00F850B9" w:rsidRDefault="00F850B9" w:rsidP="00E61235">
      <w:pPr>
        <w:contextualSpacing/>
        <w:jc w:val="both"/>
        <w:rPr>
          <w:sz w:val="22"/>
          <w:szCs w:val="22"/>
        </w:rPr>
      </w:pPr>
    </w:p>
    <w:p w14:paraId="278C84BB" w14:textId="43444DDD" w:rsidR="00F850B9" w:rsidRPr="00F850B9" w:rsidRDefault="00F850B9" w:rsidP="00E61235">
      <w:pPr>
        <w:contextualSpacing/>
        <w:jc w:val="both"/>
        <w:rPr>
          <w:sz w:val="22"/>
          <w:szCs w:val="22"/>
        </w:rPr>
      </w:pPr>
      <w:r w:rsidRPr="00F850B9">
        <w:rPr>
          <w:sz w:val="22"/>
          <w:szCs w:val="22"/>
        </w:rPr>
        <w:lastRenderedPageBreak/>
        <w:t xml:space="preserve">The Sentinel Initiative has implemented the FDA guidance and does quality assessment of the Sentinel data sources upon each refresh. Approximately 1,200 data checks are evaluated during each Data Partners data refresh. </w:t>
      </w:r>
    </w:p>
    <w:p w14:paraId="359086F6" w14:textId="77777777" w:rsidR="00F850B9" w:rsidRPr="00F850B9" w:rsidRDefault="00F850B9" w:rsidP="00E61235">
      <w:pPr>
        <w:contextualSpacing/>
        <w:jc w:val="both"/>
        <w:rPr>
          <w:sz w:val="22"/>
          <w:szCs w:val="22"/>
        </w:rPr>
      </w:pPr>
    </w:p>
    <w:p w14:paraId="153A5C05" w14:textId="3C737304" w:rsidR="00F850B9" w:rsidRDefault="00F850B9" w:rsidP="00E61235">
      <w:pPr>
        <w:contextualSpacing/>
        <w:jc w:val="both"/>
        <w:rPr>
          <w:sz w:val="22"/>
          <w:szCs w:val="22"/>
        </w:rPr>
      </w:pPr>
      <w:r w:rsidRPr="00F850B9">
        <w:rPr>
          <w:sz w:val="22"/>
          <w:szCs w:val="22"/>
        </w:rPr>
        <w:t>A recent paper by Johnson et al. also advocated for a formal framework to assess data quality in healthcare data, a Healthcare Data Quality Framework. The items and domains can be visualized with a heatmap or radar graph. A data quality ontology was described which provides rigorous definitions and can automate the computation of data quality measures. Johnson made a literature overview of different quality dimension/measure definitions that are useful for ConcePTION</w:t>
      </w:r>
      <w:r w:rsidR="00E61235">
        <w:rPr>
          <w:sz w:val="22"/>
          <w:szCs w:val="22"/>
        </w:rPr>
        <w:t>.</w:t>
      </w:r>
    </w:p>
    <w:p w14:paraId="633CB0CE" w14:textId="2A57B2DE" w:rsidR="0089378A" w:rsidRDefault="0089378A" w:rsidP="00F850B9">
      <w:pPr>
        <w:contextualSpacing/>
        <w:rPr>
          <w:sz w:val="22"/>
          <w:szCs w:val="22"/>
        </w:rPr>
      </w:pPr>
    </w:p>
    <w:p w14:paraId="077258AE" w14:textId="2982A21A" w:rsidR="0089378A" w:rsidRPr="0089378A" w:rsidRDefault="0089378A" w:rsidP="0089378A">
      <w:pPr>
        <w:jc w:val="both"/>
        <w:rPr>
          <w:sz w:val="22"/>
          <w:szCs w:val="22"/>
          <w:lang w:val="en-GB"/>
        </w:rPr>
      </w:pPr>
      <w:r w:rsidRPr="0089378A">
        <w:rPr>
          <w:sz w:val="22"/>
          <w:szCs w:val="22"/>
          <w:lang w:val="en-GB"/>
        </w:rPr>
        <w:t xml:space="preserve">Data quality in ConcePTION will be characterized in a transparent manner according to the procedures developed in the IMI-ConcePTION project. This process will proceed iteratively and in collaboration with each data access provider. </w:t>
      </w:r>
    </w:p>
    <w:p w14:paraId="48C0C6C7" w14:textId="77777777" w:rsidR="0089378A" w:rsidRPr="0089378A" w:rsidRDefault="0089378A" w:rsidP="0089378A">
      <w:pPr>
        <w:jc w:val="both"/>
        <w:rPr>
          <w:sz w:val="22"/>
          <w:szCs w:val="22"/>
          <w:lang w:val="en-GB"/>
        </w:rPr>
      </w:pPr>
      <w:r w:rsidRPr="0089378A">
        <w:rPr>
          <w:sz w:val="22"/>
          <w:szCs w:val="22"/>
          <w:lang w:val="en-GB"/>
        </w:rPr>
        <w:t xml:space="preserve"> </w:t>
      </w:r>
    </w:p>
    <w:p w14:paraId="36AADA99" w14:textId="77777777" w:rsidR="009B1667" w:rsidRPr="00D647C6" w:rsidRDefault="009B1667" w:rsidP="009B1667">
      <w:pPr>
        <w:rPr>
          <w:i/>
          <w:color w:val="000000" w:themeColor="text1"/>
          <w:sz w:val="22"/>
          <w:szCs w:val="22"/>
        </w:rPr>
      </w:pPr>
      <w:sdt>
        <w:sdtPr>
          <w:rPr>
            <w:color w:val="000000" w:themeColor="text1"/>
            <w:sz w:val="22"/>
            <w:szCs w:val="22"/>
          </w:rPr>
          <w:tag w:val="goog_rdk_30"/>
          <w:id w:val="-222910068"/>
        </w:sdtPr>
        <w:sdtContent/>
      </w:sdt>
      <w:r w:rsidRPr="00D647C6">
        <w:rPr>
          <w:i/>
          <w:color w:val="000000" w:themeColor="text1"/>
          <w:sz w:val="22"/>
          <w:szCs w:val="22"/>
        </w:rPr>
        <w:t xml:space="preserve">Level 1 data checks review the completeness and content of each variable in each table of the D2 CDM to ensure that the required variables contain data and conform to the formats specified by the CDM specifications (e.g., data types, variable lengths, formats, acceptable values, etc.). </w:t>
      </w:r>
    </w:p>
    <w:p w14:paraId="1CEC36BB" w14:textId="77777777" w:rsidR="009B1667" w:rsidRDefault="009B1667" w:rsidP="0089378A">
      <w:pPr>
        <w:jc w:val="both"/>
        <w:rPr>
          <w:sz w:val="22"/>
          <w:szCs w:val="22"/>
        </w:rPr>
      </w:pPr>
    </w:p>
    <w:p w14:paraId="262C4AF0" w14:textId="1FC53E19" w:rsidR="0089378A" w:rsidRDefault="009B1667" w:rsidP="009B1667">
      <w:pPr>
        <w:rPr>
          <w:sz w:val="22"/>
          <w:szCs w:val="22"/>
          <w:lang w:val="en-GB"/>
        </w:rPr>
      </w:pPr>
      <w:r w:rsidRPr="00D647C6">
        <w:rPr>
          <w:color w:val="000000" w:themeColor="text1"/>
          <w:sz w:val="22"/>
          <w:szCs w:val="22"/>
        </w:rPr>
        <w:t>This is a check conducted in collaboration with Data Access Providers to verify that the extract, transform, and load (ETL) procedure to convert from source data to the D2</w:t>
      </w:r>
      <w:r w:rsidRPr="00D647C6">
        <w:rPr>
          <w:i/>
          <w:color w:val="000000" w:themeColor="text1"/>
          <w:sz w:val="22"/>
          <w:szCs w:val="22"/>
        </w:rPr>
        <w:t xml:space="preserve"> </w:t>
      </w:r>
      <w:r w:rsidRPr="00D647C6">
        <w:rPr>
          <w:color w:val="000000" w:themeColor="text1"/>
          <w:sz w:val="22"/>
          <w:szCs w:val="22"/>
        </w:rPr>
        <w:t xml:space="preserve">CDM has been completed as expected. </w:t>
      </w:r>
      <w:r w:rsidR="0089378A" w:rsidRPr="0089378A">
        <w:rPr>
          <w:sz w:val="22"/>
          <w:szCs w:val="22"/>
          <w:lang w:val="en-GB"/>
        </w:rPr>
        <w:t xml:space="preserve"> Formats for all values will be assessed and compared to a list of acceptable formats.  Frequency tables of variables with finite allowable values will be created to identify unacceptable values.  Distributions of date variables to assess any rounding will be constructed. </w:t>
      </w:r>
    </w:p>
    <w:p w14:paraId="6CEC0FB5" w14:textId="6A4B1870" w:rsidR="009B1667" w:rsidRDefault="009B1667" w:rsidP="009B1667">
      <w:pPr>
        <w:rPr>
          <w:strike/>
          <w:color w:val="000000" w:themeColor="text1"/>
          <w:sz w:val="22"/>
          <w:szCs w:val="22"/>
        </w:rPr>
      </w:pPr>
    </w:p>
    <w:p w14:paraId="43B290EB" w14:textId="683A842D" w:rsidR="009B1667" w:rsidRDefault="009B1667" w:rsidP="009B1667">
      <w:pPr>
        <w:spacing w:line="276" w:lineRule="auto"/>
        <w:contextualSpacing/>
        <w:jc w:val="both"/>
        <w:rPr>
          <w:sz w:val="22"/>
          <w:lang w:val="en-GB"/>
        </w:rPr>
      </w:pPr>
      <w:r w:rsidRPr="009B1667">
        <w:rPr>
          <w:color w:val="000000" w:themeColor="text1"/>
          <w:sz w:val="22"/>
          <w:szCs w:val="22"/>
        </w:rPr>
        <w:t>The level 1 checks will start with a report on the METADATA table</w:t>
      </w:r>
      <w:r w:rsidRPr="009B1667">
        <w:rPr>
          <w:color w:val="000000" w:themeColor="text1"/>
          <w:sz w:val="22"/>
          <w:szCs w:val="22"/>
        </w:rPr>
        <w:t xml:space="preserve">. </w:t>
      </w:r>
      <w:r w:rsidRPr="009B1667">
        <w:rPr>
          <w:sz w:val="22"/>
          <w:lang w:val="en-GB"/>
        </w:rPr>
        <w:t xml:space="preserve">Within the METADATA table of the CDM, </w:t>
      </w:r>
      <w:r>
        <w:rPr>
          <w:sz w:val="22"/>
          <w:lang w:val="en-GB"/>
        </w:rPr>
        <w:t xml:space="preserve">a </w:t>
      </w:r>
      <w:r w:rsidRPr="009B1667">
        <w:rPr>
          <w:sz w:val="22"/>
          <w:lang w:val="en-GB"/>
        </w:rPr>
        <w:t>check for presence of the table of interest in the instance</w:t>
      </w:r>
      <w:r>
        <w:rPr>
          <w:sz w:val="22"/>
          <w:lang w:val="en-GB"/>
        </w:rPr>
        <w:t xml:space="preserve"> will be conducted</w:t>
      </w:r>
      <w:r w:rsidRPr="009B1667">
        <w:rPr>
          <w:sz w:val="22"/>
          <w:lang w:val="en-GB"/>
        </w:rPr>
        <w:t>.</w:t>
      </w:r>
      <w:r>
        <w:rPr>
          <w:sz w:val="22"/>
          <w:lang w:val="en-GB"/>
        </w:rPr>
        <w:t xml:space="preserve"> </w:t>
      </w:r>
      <w:r w:rsidRPr="0089378A">
        <w:rPr>
          <w:sz w:val="22"/>
          <w:lang w:val="en-GB"/>
        </w:rPr>
        <w:t>If the table is not present, print a notification of its absence to the report.</w:t>
      </w:r>
    </w:p>
    <w:p w14:paraId="27EDB39A" w14:textId="650FDB15" w:rsidR="009B1667" w:rsidRDefault="009B1667" w:rsidP="009B1667">
      <w:pPr>
        <w:spacing w:line="276" w:lineRule="auto"/>
        <w:contextualSpacing/>
        <w:jc w:val="both"/>
        <w:rPr>
          <w:sz w:val="22"/>
          <w:lang w:val="en-GB"/>
        </w:rPr>
      </w:pPr>
    </w:p>
    <w:p w14:paraId="2C54A10D" w14:textId="45B34331" w:rsidR="009B1667" w:rsidRPr="009B1667" w:rsidRDefault="009B1667" w:rsidP="009B1667">
      <w:pPr>
        <w:spacing w:line="276" w:lineRule="auto"/>
        <w:contextualSpacing/>
        <w:jc w:val="both"/>
        <w:rPr>
          <w:sz w:val="22"/>
          <w:lang w:val="en-GB"/>
        </w:rPr>
      </w:pPr>
      <w:r w:rsidRPr="00D647C6">
        <w:rPr>
          <w:noProof/>
          <w:color w:val="000000" w:themeColor="text1"/>
          <w:sz w:val="22"/>
          <w:szCs w:val="22"/>
          <w:lang w:val="nl-NL" w:eastAsia="nl-NL"/>
        </w:rPr>
        <w:drawing>
          <wp:inline distT="0" distB="0" distL="0" distR="0" wp14:anchorId="092595FB" wp14:editId="01F7763C">
            <wp:extent cx="3825529" cy="2994212"/>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1606" cy="3022449"/>
                    </a:xfrm>
                    <a:prstGeom prst="rect">
                      <a:avLst/>
                    </a:prstGeom>
                  </pic:spPr>
                </pic:pic>
              </a:graphicData>
            </a:graphic>
          </wp:inline>
        </w:drawing>
      </w:r>
    </w:p>
    <w:p w14:paraId="5DF57CEB" w14:textId="346E5AB1" w:rsidR="009B1667" w:rsidRPr="009B1667" w:rsidRDefault="009B1667" w:rsidP="009B1667">
      <w:pPr>
        <w:rPr>
          <w:color w:val="000000" w:themeColor="text1"/>
          <w:sz w:val="22"/>
          <w:szCs w:val="22"/>
          <w:lang w:val="en-GB"/>
        </w:rPr>
      </w:pPr>
    </w:p>
    <w:p w14:paraId="2617DE0B" w14:textId="77777777" w:rsidR="009B1667" w:rsidRPr="009B1667" w:rsidRDefault="009B1667" w:rsidP="009B1667">
      <w:pPr>
        <w:rPr>
          <w:strike/>
          <w:color w:val="000000" w:themeColor="text1"/>
          <w:sz w:val="22"/>
          <w:szCs w:val="22"/>
        </w:rPr>
      </w:pPr>
    </w:p>
    <w:p w14:paraId="0C43A83E" w14:textId="77777777" w:rsidR="0089378A" w:rsidRPr="0089378A" w:rsidRDefault="0089378A" w:rsidP="0089378A">
      <w:pPr>
        <w:jc w:val="both"/>
        <w:rPr>
          <w:sz w:val="22"/>
          <w:szCs w:val="22"/>
          <w:lang w:val="en-GB"/>
        </w:rPr>
      </w:pPr>
      <w:r w:rsidRPr="0089378A">
        <w:rPr>
          <w:sz w:val="22"/>
          <w:szCs w:val="22"/>
          <w:lang w:val="en-GB"/>
        </w:rPr>
        <w:t>The Level 1 checks proceed as follows for each table of interest in the CDM:</w:t>
      </w:r>
    </w:p>
    <w:p w14:paraId="1A99F7D7" w14:textId="77777777" w:rsidR="0089378A" w:rsidRPr="0089378A" w:rsidRDefault="0089378A" w:rsidP="0089378A">
      <w:pPr>
        <w:jc w:val="both"/>
        <w:rPr>
          <w:sz w:val="22"/>
          <w:szCs w:val="22"/>
          <w:lang w:val="en-GB"/>
        </w:rPr>
      </w:pPr>
    </w:p>
    <w:p w14:paraId="1FC5B81E" w14:textId="150C43A9" w:rsidR="0089378A" w:rsidRPr="0089378A" w:rsidRDefault="009B1667" w:rsidP="00EA030F">
      <w:pPr>
        <w:pStyle w:val="ListParagraph"/>
        <w:numPr>
          <w:ilvl w:val="0"/>
          <w:numId w:val="56"/>
        </w:numPr>
        <w:spacing w:line="276" w:lineRule="auto"/>
        <w:contextualSpacing/>
        <w:jc w:val="both"/>
        <w:rPr>
          <w:rFonts w:ascii="Times New Roman" w:hAnsi="Times New Roman"/>
          <w:sz w:val="22"/>
          <w:lang w:val="en-GB"/>
        </w:rPr>
      </w:pPr>
      <w:r>
        <w:rPr>
          <w:rFonts w:ascii="Times New Roman" w:hAnsi="Times New Roman"/>
          <w:sz w:val="22"/>
          <w:lang w:val="en-GB"/>
        </w:rPr>
        <w:t>Check the table formatting including number of fields of the .csv files, variable names, presence of mandatory variables, comparison between the information in the METADATA table and presence of non-mandatory variables, acceptable vocabularies and formats of finite values variables.</w:t>
      </w:r>
    </w:p>
    <w:p w14:paraId="7F351589" w14:textId="09E72920" w:rsidR="0089378A" w:rsidRPr="0089378A" w:rsidRDefault="009B1667" w:rsidP="00EA030F">
      <w:pPr>
        <w:pStyle w:val="ListParagraph"/>
        <w:numPr>
          <w:ilvl w:val="0"/>
          <w:numId w:val="56"/>
        </w:numPr>
        <w:spacing w:line="276" w:lineRule="auto"/>
        <w:contextualSpacing/>
        <w:jc w:val="both"/>
        <w:rPr>
          <w:rFonts w:ascii="Times New Roman" w:hAnsi="Times New Roman"/>
          <w:sz w:val="22"/>
          <w:lang w:val="en-GB"/>
        </w:rPr>
      </w:pPr>
      <w:r>
        <w:rPr>
          <w:rFonts w:ascii="Times New Roman" w:hAnsi="Times New Roman"/>
          <w:sz w:val="22"/>
          <w:lang w:val="en-GB"/>
        </w:rPr>
        <w:t>Missing data analysis overall and stratified by calendar year. All analyses will be stratified by the meaning variable.</w:t>
      </w:r>
    </w:p>
    <w:p w14:paraId="32882347" w14:textId="4D338CBB" w:rsidR="0089378A" w:rsidRPr="0089378A" w:rsidRDefault="009B1667" w:rsidP="00EA030F">
      <w:pPr>
        <w:pStyle w:val="ListParagraph"/>
        <w:numPr>
          <w:ilvl w:val="0"/>
          <w:numId w:val="56"/>
        </w:numPr>
        <w:spacing w:line="276" w:lineRule="auto"/>
        <w:contextualSpacing/>
        <w:jc w:val="both"/>
        <w:rPr>
          <w:rFonts w:ascii="Times New Roman" w:hAnsi="Times New Roman"/>
          <w:sz w:val="22"/>
          <w:lang w:val="en-GB"/>
        </w:rPr>
      </w:pPr>
      <w:r>
        <w:rPr>
          <w:rFonts w:ascii="Times New Roman" w:hAnsi="Times New Roman"/>
          <w:sz w:val="22"/>
          <w:lang w:val="en-GB"/>
        </w:rPr>
        <w:t>Dates checks including checking the format of the date variable as well as check for non-allowable values.</w:t>
      </w:r>
    </w:p>
    <w:p w14:paraId="2BBE3409" w14:textId="19B23582" w:rsidR="0089378A" w:rsidRDefault="009B1667" w:rsidP="00EA030F">
      <w:pPr>
        <w:pStyle w:val="ListParagraph"/>
        <w:numPr>
          <w:ilvl w:val="0"/>
          <w:numId w:val="56"/>
        </w:numPr>
        <w:spacing w:line="276" w:lineRule="auto"/>
        <w:contextualSpacing/>
        <w:jc w:val="both"/>
        <w:rPr>
          <w:rFonts w:ascii="Times New Roman" w:hAnsi="Times New Roman"/>
          <w:sz w:val="22"/>
          <w:lang w:val="en-GB"/>
        </w:rPr>
      </w:pPr>
      <w:r>
        <w:rPr>
          <w:rFonts w:ascii="Times New Roman" w:hAnsi="Times New Roman"/>
          <w:sz w:val="22"/>
          <w:lang w:val="en-GB"/>
        </w:rPr>
        <w:t>Check conventions and construct frequency tables for all finite values variables. The frequency tables will be stratified by the meaning variable and will be shown overall and by calendar year.</w:t>
      </w:r>
    </w:p>
    <w:p w14:paraId="64BB6A4E" w14:textId="5E033B1F" w:rsidR="009B1667" w:rsidRPr="0089378A" w:rsidRDefault="009B1667" w:rsidP="00EA030F">
      <w:pPr>
        <w:pStyle w:val="ListParagraph"/>
        <w:numPr>
          <w:ilvl w:val="0"/>
          <w:numId w:val="56"/>
        </w:numPr>
        <w:spacing w:line="276" w:lineRule="auto"/>
        <w:contextualSpacing/>
        <w:jc w:val="both"/>
        <w:rPr>
          <w:rFonts w:ascii="Times New Roman" w:hAnsi="Times New Roman"/>
          <w:sz w:val="22"/>
          <w:lang w:val="en-GB"/>
        </w:rPr>
      </w:pPr>
      <w:r>
        <w:rPr>
          <w:rFonts w:ascii="Times New Roman" w:hAnsi="Times New Roman"/>
          <w:sz w:val="22"/>
          <w:lang w:val="en-GB"/>
        </w:rPr>
        <w:t>Distribution of continuous variables and date variables.</w:t>
      </w:r>
    </w:p>
    <w:p w14:paraId="30038FBB" w14:textId="77777777" w:rsidR="0089378A" w:rsidRPr="0089378A" w:rsidRDefault="0089378A" w:rsidP="0089378A">
      <w:pPr>
        <w:jc w:val="both"/>
        <w:rPr>
          <w:sz w:val="22"/>
          <w:szCs w:val="22"/>
          <w:lang w:val="en-GB"/>
        </w:rPr>
      </w:pPr>
    </w:p>
    <w:p w14:paraId="13ADCAD5" w14:textId="71E99335" w:rsidR="0089378A" w:rsidRPr="0089378A" w:rsidRDefault="0089378A" w:rsidP="0089378A">
      <w:pPr>
        <w:jc w:val="both"/>
        <w:rPr>
          <w:sz w:val="22"/>
          <w:szCs w:val="22"/>
          <w:lang w:val="en-GB"/>
        </w:rPr>
      </w:pPr>
      <w:r w:rsidRPr="0089378A">
        <w:rPr>
          <w:sz w:val="22"/>
          <w:szCs w:val="22"/>
          <w:lang w:val="en-GB"/>
        </w:rPr>
        <w:t>Each DAP will be responsible for running the script to complete the Level 1 checks. An R Markdown report describing results of the checks for each table of the CDM will be produced. After addressing any issues identified in Level 1 checks, DAPs may rerun the script and inspect the results. This may proceed iteratively until the DAP declares the ETL to be complete and correct.  An example R Markdown report produced using simulated data will be included as an annex to the study report.</w:t>
      </w:r>
    </w:p>
    <w:p w14:paraId="0D4B1550" w14:textId="77777777" w:rsidR="0089378A" w:rsidRPr="00FD1310" w:rsidRDefault="0089378A" w:rsidP="0089378A">
      <w:pPr>
        <w:jc w:val="both"/>
        <w:rPr>
          <w:sz w:val="22"/>
          <w:szCs w:val="22"/>
          <w:lang w:val="en-GB"/>
        </w:rPr>
      </w:pPr>
    </w:p>
    <w:p w14:paraId="28D5D3FA" w14:textId="051BC485" w:rsidR="0089378A" w:rsidRDefault="009B1667" w:rsidP="0089378A">
      <w:pPr>
        <w:jc w:val="both"/>
        <w:rPr>
          <w:i/>
          <w:color w:val="000000" w:themeColor="text1"/>
          <w:sz w:val="22"/>
          <w:szCs w:val="22"/>
        </w:rPr>
      </w:pPr>
      <w:r w:rsidRPr="00D647C6">
        <w:rPr>
          <w:i/>
          <w:color w:val="000000" w:themeColor="text1"/>
          <w:sz w:val="22"/>
          <w:szCs w:val="22"/>
        </w:rPr>
        <w:t xml:space="preserve">Level 2 data checks assess the logical relationship and integrity of data values within a variable or between two </w:t>
      </w:r>
      <w:r w:rsidRPr="00D647C6">
        <w:rPr>
          <w:i/>
          <w:color w:val="000000" w:themeColor="text1"/>
          <w:sz w:val="22"/>
          <w:szCs w:val="22"/>
        </w:rPr>
        <w:t>or more</w:t>
      </w:r>
      <w:r w:rsidRPr="00D647C6">
        <w:rPr>
          <w:i/>
          <w:color w:val="000000" w:themeColor="text1"/>
          <w:sz w:val="22"/>
          <w:szCs w:val="22"/>
        </w:rPr>
        <w:t xml:space="preserve"> variables within and between tables.</w:t>
      </w:r>
    </w:p>
    <w:p w14:paraId="7D9160C0" w14:textId="77777777" w:rsidR="009B1667" w:rsidRPr="00FD1310" w:rsidRDefault="009B1667" w:rsidP="0089378A">
      <w:pPr>
        <w:jc w:val="both"/>
        <w:rPr>
          <w:i/>
          <w:sz w:val="22"/>
          <w:szCs w:val="22"/>
          <w:lang w:val="en-GB"/>
        </w:rPr>
      </w:pPr>
    </w:p>
    <w:p w14:paraId="6A4D4380" w14:textId="09B85CAD" w:rsidR="009B1667" w:rsidRPr="00D647C6" w:rsidRDefault="0089378A" w:rsidP="009B1667">
      <w:pPr>
        <w:pStyle w:val="Basic11"/>
        <w:rPr>
          <w:rFonts w:ascii="Times New Roman" w:hAnsi="Times New Roman"/>
          <w:szCs w:val="22"/>
        </w:rPr>
      </w:pPr>
      <w:r w:rsidRPr="009B1667">
        <w:rPr>
          <w:rFonts w:ascii="Times New Roman" w:hAnsi="Times New Roman"/>
          <w:szCs w:val="22"/>
          <w:lang w:val="en-GB"/>
        </w:rPr>
        <w:t>In the level 2 checks, we assess</w:t>
      </w:r>
      <w:r w:rsidR="009B1667">
        <w:rPr>
          <w:rFonts w:ascii="Times New Roman" w:hAnsi="Times New Roman"/>
          <w:szCs w:val="22"/>
          <w:lang w:val="en-GB"/>
        </w:rPr>
        <w:t xml:space="preserve"> records with e</w:t>
      </w:r>
      <w:r w:rsidR="009B1667" w:rsidRPr="009B1667">
        <w:rPr>
          <w:rFonts w:ascii="Times New Roman" w:hAnsi="Times New Roman"/>
          <w:szCs w:val="22"/>
        </w:rPr>
        <w:t>vent dates before birth date</w:t>
      </w:r>
      <w:r w:rsidR="009B1667">
        <w:rPr>
          <w:rFonts w:ascii="Times New Roman" w:hAnsi="Times New Roman"/>
          <w:szCs w:val="22"/>
        </w:rPr>
        <w:t>, e</w:t>
      </w:r>
      <w:r w:rsidR="009B1667" w:rsidRPr="00D647C6">
        <w:rPr>
          <w:rFonts w:ascii="Times New Roman" w:hAnsi="Times New Roman"/>
          <w:szCs w:val="22"/>
        </w:rPr>
        <w:t xml:space="preserve">vent dates after date of </w:t>
      </w:r>
      <w:proofErr w:type="spellStart"/>
      <w:r w:rsidR="009B1667" w:rsidRPr="00D647C6">
        <w:rPr>
          <w:rFonts w:ascii="Times New Roman" w:hAnsi="Times New Roman"/>
          <w:szCs w:val="22"/>
        </w:rPr>
        <w:t>death</w:t>
      </w:r>
      <w:r w:rsidR="009B1667">
        <w:rPr>
          <w:rFonts w:ascii="Times New Roman" w:hAnsi="Times New Roman"/>
          <w:szCs w:val="22"/>
        </w:rPr>
        <w:t>,e</w:t>
      </w:r>
      <w:proofErr w:type="spellEnd"/>
      <w:r w:rsidR="009B1667">
        <w:rPr>
          <w:rFonts w:ascii="Times New Roman" w:hAnsi="Times New Roman"/>
          <w:szCs w:val="22"/>
        </w:rPr>
        <w:t xml:space="preserve"> </w:t>
      </w:r>
      <w:r w:rsidR="009B1667" w:rsidRPr="00D647C6">
        <w:rPr>
          <w:rFonts w:ascii="Times New Roman" w:hAnsi="Times New Roman"/>
          <w:szCs w:val="22"/>
        </w:rPr>
        <w:t>vent dates outside observation periods</w:t>
      </w:r>
      <w:r w:rsidR="009B1667">
        <w:rPr>
          <w:rFonts w:ascii="Times New Roman" w:hAnsi="Times New Roman"/>
          <w:szCs w:val="22"/>
        </w:rPr>
        <w:t>, s</w:t>
      </w:r>
      <w:r w:rsidR="009B1667" w:rsidRPr="00D647C6">
        <w:rPr>
          <w:rFonts w:ascii="Times New Roman" w:hAnsi="Times New Roman"/>
          <w:szCs w:val="22"/>
        </w:rPr>
        <w:t>ubjects observed in a table of interest without a corresponding record in the PERSONS table</w:t>
      </w:r>
      <w:r w:rsidR="009B1667">
        <w:rPr>
          <w:rFonts w:ascii="Times New Roman" w:hAnsi="Times New Roman"/>
          <w:szCs w:val="22"/>
        </w:rPr>
        <w:t>, o</w:t>
      </w:r>
      <w:r w:rsidR="009B1667" w:rsidRPr="00D647C6">
        <w:rPr>
          <w:rFonts w:ascii="Times New Roman" w:hAnsi="Times New Roman"/>
          <w:color w:val="000000" w:themeColor="text1"/>
          <w:szCs w:val="22"/>
        </w:rPr>
        <w:t xml:space="preserve">bservations associated with a </w:t>
      </w:r>
      <w:proofErr w:type="spellStart"/>
      <w:r w:rsidR="009B1667" w:rsidRPr="00D647C6">
        <w:rPr>
          <w:rFonts w:ascii="Times New Roman" w:hAnsi="Times New Roman"/>
          <w:i/>
          <w:iCs/>
          <w:color w:val="000000" w:themeColor="text1"/>
          <w:szCs w:val="22"/>
        </w:rPr>
        <w:t>visit_occurrence_id</w:t>
      </w:r>
      <w:proofErr w:type="spellEnd"/>
      <w:r w:rsidR="009B1667" w:rsidRPr="00D647C6">
        <w:rPr>
          <w:rFonts w:ascii="Times New Roman" w:hAnsi="Times New Roman"/>
          <w:color w:val="000000" w:themeColor="text1"/>
          <w:szCs w:val="22"/>
        </w:rPr>
        <w:t xml:space="preserve"> which occur before the </w:t>
      </w:r>
      <w:proofErr w:type="spellStart"/>
      <w:r w:rsidR="009B1667" w:rsidRPr="00D647C6">
        <w:rPr>
          <w:rFonts w:ascii="Times New Roman" w:hAnsi="Times New Roman"/>
          <w:i/>
          <w:iCs/>
          <w:color w:val="000000" w:themeColor="text1"/>
          <w:szCs w:val="22"/>
        </w:rPr>
        <w:t>visit_start_date</w:t>
      </w:r>
      <w:proofErr w:type="spellEnd"/>
      <w:r w:rsidR="009B1667" w:rsidRPr="00D647C6">
        <w:rPr>
          <w:rFonts w:ascii="Times New Roman" w:hAnsi="Times New Roman"/>
          <w:color w:val="000000" w:themeColor="text1"/>
          <w:szCs w:val="22"/>
        </w:rPr>
        <w:t xml:space="preserve"> </w:t>
      </w:r>
      <w:r w:rsidR="009B1667">
        <w:rPr>
          <w:rFonts w:ascii="Times New Roman" w:hAnsi="Times New Roman"/>
          <w:szCs w:val="22"/>
        </w:rPr>
        <w:t>, o</w:t>
      </w:r>
      <w:r w:rsidR="009B1667" w:rsidRPr="00D647C6">
        <w:rPr>
          <w:rFonts w:ascii="Times New Roman" w:hAnsi="Times New Roman"/>
          <w:color w:val="000000" w:themeColor="text1"/>
          <w:szCs w:val="22"/>
        </w:rPr>
        <w:t xml:space="preserve">bservations associated with a </w:t>
      </w:r>
      <w:proofErr w:type="spellStart"/>
      <w:r w:rsidR="009B1667" w:rsidRPr="00D647C6">
        <w:rPr>
          <w:rFonts w:ascii="Times New Roman" w:hAnsi="Times New Roman"/>
          <w:i/>
          <w:iCs/>
          <w:color w:val="000000" w:themeColor="text1"/>
          <w:szCs w:val="22"/>
        </w:rPr>
        <w:t>visit_occurrence_id</w:t>
      </w:r>
      <w:proofErr w:type="spellEnd"/>
      <w:r w:rsidR="009B1667" w:rsidRPr="00D647C6">
        <w:rPr>
          <w:rFonts w:ascii="Times New Roman" w:hAnsi="Times New Roman"/>
          <w:color w:val="000000" w:themeColor="text1"/>
          <w:szCs w:val="22"/>
        </w:rPr>
        <w:t xml:space="preserve"> which occur after the </w:t>
      </w:r>
      <w:proofErr w:type="spellStart"/>
      <w:r w:rsidR="009B1667" w:rsidRPr="00D647C6">
        <w:rPr>
          <w:rFonts w:ascii="Times New Roman" w:hAnsi="Times New Roman"/>
          <w:i/>
          <w:iCs/>
          <w:color w:val="000000" w:themeColor="text1"/>
          <w:szCs w:val="22"/>
        </w:rPr>
        <w:t>visit_end_date</w:t>
      </w:r>
      <w:proofErr w:type="spellEnd"/>
      <w:r w:rsidR="009B1667">
        <w:rPr>
          <w:rFonts w:ascii="Times New Roman" w:hAnsi="Times New Roman"/>
          <w:szCs w:val="22"/>
        </w:rPr>
        <w:t>, o</w:t>
      </w:r>
      <w:r w:rsidR="009B1667" w:rsidRPr="00D647C6">
        <w:rPr>
          <w:rFonts w:ascii="Times New Roman" w:hAnsi="Times New Roman"/>
          <w:color w:val="000000" w:themeColor="text1"/>
          <w:szCs w:val="22"/>
        </w:rPr>
        <w:t xml:space="preserve">bservations associated with a </w:t>
      </w:r>
      <w:proofErr w:type="spellStart"/>
      <w:r w:rsidR="009B1667" w:rsidRPr="00D647C6">
        <w:rPr>
          <w:rFonts w:ascii="Times New Roman" w:hAnsi="Times New Roman"/>
          <w:i/>
          <w:iCs/>
          <w:color w:val="000000" w:themeColor="text1"/>
          <w:szCs w:val="22"/>
        </w:rPr>
        <w:t>visit_occurrence_id</w:t>
      </w:r>
      <w:proofErr w:type="spellEnd"/>
      <w:r w:rsidR="009B1667" w:rsidRPr="00D647C6">
        <w:rPr>
          <w:rFonts w:ascii="Times New Roman" w:hAnsi="Times New Roman"/>
          <w:color w:val="000000" w:themeColor="text1"/>
          <w:szCs w:val="22"/>
        </w:rPr>
        <w:t xml:space="preserve"> for which the associated </w:t>
      </w:r>
      <w:proofErr w:type="spellStart"/>
      <w:r w:rsidR="009B1667" w:rsidRPr="00D647C6">
        <w:rPr>
          <w:rFonts w:ascii="Times New Roman" w:hAnsi="Times New Roman"/>
          <w:i/>
          <w:iCs/>
          <w:color w:val="000000" w:themeColor="text1"/>
          <w:szCs w:val="22"/>
        </w:rPr>
        <w:t>person_id</w:t>
      </w:r>
      <w:proofErr w:type="spellEnd"/>
      <w:r w:rsidR="009B1667" w:rsidRPr="00D647C6">
        <w:rPr>
          <w:rFonts w:ascii="Times New Roman" w:hAnsi="Times New Roman"/>
          <w:color w:val="000000" w:themeColor="text1"/>
          <w:szCs w:val="22"/>
        </w:rPr>
        <w:t xml:space="preserve"> differs from that in the VISIT_OCCURRENCE table</w:t>
      </w:r>
      <w:r w:rsidR="009B1667">
        <w:rPr>
          <w:rFonts w:ascii="Times New Roman" w:hAnsi="Times New Roman"/>
          <w:szCs w:val="22"/>
        </w:rPr>
        <w:t>, s</w:t>
      </w:r>
      <w:r w:rsidR="009B1667" w:rsidRPr="00D647C6">
        <w:rPr>
          <w:rFonts w:ascii="Times New Roman" w:hAnsi="Times New Roman"/>
          <w:color w:val="000000" w:themeColor="text1"/>
          <w:szCs w:val="22"/>
        </w:rPr>
        <w:t>ubjects indicated in PERSON_RELATIONSHIPS as the parent of a child with a birthdate less than 12 years prior to the recorded birthdate of the associated child</w:t>
      </w:r>
      <w:r w:rsidR="009B1667">
        <w:rPr>
          <w:rFonts w:ascii="Times New Roman" w:hAnsi="Times New Roman"/>
          <w:color w:val="000000" w:themeColor="text1"/>
          <w:szCs w:val="22"/>
        </w:rPr>
        <w:t>.</w:t>
      </w:r>
    </w:p>
    <w:p w14:paraId="31237166" w14:textId="77777777" w:rsidR="009B1667" w:rsidRPr="00D647C6" w:rsidRDefault="009B1667" w:rsidP="009B1667">
      <w:pPr>
        <w:rPr>
          <w:color w:val="000000" w:themeColor="text1"/>
          <w:sz w:val="22"/>
          <w:szCs w:val="22"/>
        </w:rPr>
      </w:pPr>
    </w:p>
    <w:p w14:paraId="2553ED36" w14:textId="37C21F1C" w:rsidR="0089378A" w:rsidRDefault="0089378A" w:rsidP="0089378A">
      <w:pPr>
        <w:jc w:val="both"/>
        <w:rPr>
          <w:sz w:val="22"/>
          <w:szCs w:val="22"/>
          <w:lang w:val="en-GB"/>
        </w:rPr>
      </w:pPr>
      <w:r w:rsidRPr="00FD1310">
        <w:rPr>
          <w:sz w:val="22"/>
          <w:szCs w:val="22"/>
          <w:lang w:val="en-GB"/>
        </w:rPr>
        <w:t xml:space="preserve">Each DAP will be responsible for running the script to complete the Level 2 checks. An R Markdown report describing results of the checks for each table of the CDM will be produced. After addressing any issues identified in Level 2 checks, DAPs may rerun the script and inspect the results. This may proceed iteratively until the DAP declares the ETL to be sufficiently complete and correct.  </w:t>
      </w:r>
    </w:p>
    <w:p w14:paraId="2D2FBD85" w14:textId="1B867069" w:rsidR="00FD1310" w:rsidRDefault="00FD1310" w:rsidP="0089378A">
      <w:pPr>
        <w:jc w:val="both"/>
        <w:rPr>
          <w:sz w:val="22"/>
          <w:szCs w:val="22"/>
          <w:lang w:val="en-GB"/>
        </w:rPr>
      </w:pPr>
    </w:p>
    <w:p w14:paraId="0F931E80" w14:textId="34690FEB" w:rsidR="00FD1310" w:rsidRDefault="009B1667" w:rsidP="0089378A">
      <w:pPr>
        <w:jc w:val="both"/>
        <w:rPr>
          <w:sz w:val="22"/>
          <w:szCs w:val="22"/>
          <w:lang w:val="en-GB"/>
        </w:rPr>
      </w:pPr>
      <w:proofErr w:type="gramStart"/>
      <w:r w:rsidRPr="00D647C6">
        <w:rPr>
          <w:color w:val="000000" w:themeColor="text1"/>
          <w:sz w:val="22"/>
          <w:szCs w:val="22"/>
        </w:rPr>
        <w:t>.Only</w:t>
      </w:r>
      <w:proofErr w:type="gramEnd"/>
      <w:r w:rsidRPr="00D647C6">
        <w:rPr>
          <w:color w:val="000000" w:themeColor="text1"/>
          <w:sz w:val="22"/>
          <w:szCs w:val="22"/>
        </w:rPr>
        <w:t xml:space="preserve"> after these errors have been resolved to the satisfaction of the DAPs will quality checking proceed to level 3 </w:t>
      </w:r>
      <w:r w:rsidR="00FD1310">
        <w:rPr>
          <w:sz w:val="22"/>
          <w:szCs w:val="22"/>
          <w:lang w:val="en-GB"/>
        </w:rPr>
        <w:t>Statistical analyses plans for level 1 and 2 checks have been shared before. In this SAP we describe the level 3 checks.</w:t>
      </w:r>
    </w:p>
    <w:p w14:paraId="6B318F5A" w14:textId="77777777" w:rsidR="00FD1310" w:rsidRPr="00FD1310" w:rsidRDefault="00FD1310" w:rsidP="0089378A">
      <w:pPr>
        <w:jc w:val="both"/>
        <w:rPr>
          <w:sz w:val="22"/>
          <w:szCs w:val="22"/>
          <w:lang w:val="en-GB"/>
        </w:rPr>
      </w:pPr>
    </w:p>
    <w:p w14:paraId="1FBFF7CD" w14:textId="77777777" w:rsidR="0089378A" w:rsidRPr="00FD1310" w:rsidRDefault="0089378A" w:rsidP="0089378A">
      <w:pPr>
        <w:jc w:val="both"/>
        <w:rPr>
          <w:sz w:val="22"/>
          <w:szCs w:val="22"/>
          <w:lang w:val="en-GB"/>
        </w:rPr>
      </w:pPr>
    </w:p>
    <w:p w14:paraId="09F58C5A" w14:textId="77777777" w:rsidR="0089378A" w:rsidRPr="00FD1310" w:rsidRDefault="0089378A" w:rsidP="0089378A">
      <w:pPr>
        <w:jc w:val="both"/>
        <w:rPr>
          <w:sz w:val="22"/>
          <w:szCs w:val="22"/>
          <w:highlight w:val="yellow"/>
          <w:lang w:val="en-GB"/>
        </w:rPr>
      </w:pPr>
    </w:p>
    <w:p w14:paraId="63DB114B" w14:textId="77777777" w:rsidR="0089378A" w:rsidRPr="00FD1310" w:rsidRDefault="0089378A" w:rsidP="0089378A">
      <w:pPr>
        <w:jc w:val="both"/>
        <w:rPr>
          <w:sz w:val="22"/>
          <w:szCs w:val="22"/>
        </w:rPr>
      </w:pPr>
      <w:r w:rsidRPr="00FD1310">
        <w:rPr>
          <w:noProof/>
          <w:sz w:val="22"/>
          <w:szCs w:val="22"/>
        </w:rPr>
        <w:lastRenderedPageBreak/>
        <w:drawing>
          <wp:inline distT="0" distB="0" distL="0" distR="0" wp14:anchorId="642E3B68" wp14:editId="5CAA0428">
            <wp:extent cx="5943600" cy="4457700"/>
            <wp:effectExtent l="0" t="0" r="0" b="0"/>
            <wp:docPr id="6"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6335D42" w14:textId="77777777" w:rsidR="0089378A" w:rsidRPr="00FD1310" w:rsidRDefault="0089378A" w:rsidP="0089378A">
      <w:pPr>
        <w:jc w:val="both"/>
        <w:rPr>
          <w:sz w:val="22"/>
          <w:szCs w:val="22"/>
        </w:rPr>
      </w:pPr>
    </w:p>
    <w:p w14:paraId="5B8DA636" w14:textId="77777777" w:rsidR="0089378A" w:rsidRPr="00FD1310" w:rsidRDefault="0089378A" w:rsidP="0089378A">
      <w:pPr>
        <w:jc w:val="both"/>
        <w:rPr>
          <w:sz w:val="22"/>
          <w:szCs w:val="22"/>
        </w:rPr>
      </w:pPr>
    </w:p>
    <w:p w14:paraId="0175B4EF" w14:textId="1BAAF6D7" w:rsidR="0089378A" w:rsidRPr="00FD1310" w:rsidRDefault="0089378A" w:rsidP="00F850B9">
      <w:pPr>
        <w:contextualSpacing/>
        <w:rPr>
          <w:sz w:val="22"/>
          <w:szCs w:val="22"/>
        </w:rPr>
      </w:pPr>
    </w:p>
    <w:p w14:paraId="1DDC1952" w14:textId="3169BFE6" w:rsidR="00FD1310" w:rsidRPr="00FD1310" w:rsidRDefault="00FD1310" w:rsidP="00FD1310">
      <w:pPr>
        <w:jc w:val="both"/>
        <w:rPr>
          <w:sz w:val="22"/>
          <w:szCs w:val="22"/>
          <w:highlight w:val="yellow"/>
        </w:rPr>
      </w:pPr>
      <w:r w:rsidRPr="00FD1310">
        <w:rPr>
          <w:b/>
          <w:sz w:val="22"/>
          <w:szCs w:val="22"/>
        </w:rPr>
        <w:t xml:space="preserve">Figure </w:t>
      </w:r>
      <w:r w:rsidR="001E5738">
        <w:rPr>
          <w:b/>
          <w:sz w:val="22"/>
          <w:szCs w:val="22"/>
        </w:rPr>
        <w:t>1</w:t>
      </w:r>
      <w:r w:rsidRPr="00FD1310">
        <w:rPr>
          <w:b/>
          <w:sz w:val="22"/>
          <w:szCs w:val="22"/>
        </w:rPr>
        <w:t xml:space="preserve"> Data Quality Pipeline</w:t>
      </w:r>
    </w:p>
    <w:p w14:paraId="08CC4A8F" w14:textId="205514A0" w:rsidR="0089378A" w:rsidRPr="0089378A" w:rsidRDefault="0089378A" w:rsidP="00F850B9">
      <w:pPr>
        <w:contextualSpacing/>
        <w:rPr>
          <w:sz w:val="22"/>
          <w:szCs w:val="22"/>
        </w:rPr>
      </w:pPr>
    </w:p>
    <w:p w14:paraId="67300CAE" w14:textId="03053866" w:rsidR="00EB63B0" w:rsidRPr="0089378A" w:rsidRDefault="00EB63B0" w:rsidP="007167A6">
      <w:pPr>
        <w:pStyle w:val="Heading2"/>
      </w:pPr>
      <w:bookmarkStart w:id="55" w:name="_Toc67604562"/>
      <w:bookmarkStart w:id="56" w:name="_Toc67605398"/>
      <w:bookmarkStart w:id="57" w:name="_Toc69912911"/>
      <w:r w:rsidRPr="0089378A">
        <w:t>Aims and objectives</w:t>
      </w:r>
      <w:bookmarkEnd w:id="55"/>
      <w:bookmarkEnd w:id="56"/>
      <w:bookmarkEnd w:id="57"/>
    </w:p>
    <w:p w14:paraId="483E4E9F" w14:textId="05092D2A" w:rsidR="005B25A4" w:rsidRDefault="005B25A4" w:rsidP="005B25A4">
      <w:pPr>
        <w:rPr>
          <w:sz w:val="22"/>
          <w:szCs w:val="22"/>
        </w:rPr>
      </w:pPr>
    </w:p>
    <w:p w14:paraId="63D7AF34" w14:textId="15ECAB61" w:rsidR="00FD1310" w:rsidRPr="00FD1310" w:rsidRDefault="00FD1310" w:rsidP="00FD1310">
      <w:pPr>
        <w:rPr>
          <w:sz w:val="22"/>
          <w:szCs w:val="22"/>
        </w:rPr>
      </w:pPr>
      <w:r>
        <w:rPr>
          <w:sz w:val="22"/>
          <w:szCs w:val="22"/>
        </w:rPr>
        <w:t xml:space="preserve">To describe the </w:t>
      </w:r>
      <w:r w:rsidRPr="00FD1310">
        <w:rPr>
          <w:i/>
          <w:sz w:val="22"/>
          <w:szCs w:val="22"/>
          <w:lang w:val="en-GB"/>
        </w:rPr>
        <w:t xml:space="preserve">Level 3 data checks for benchmarking between data sources and against external sources. </w:t>
      </w:r>
    </w:p>
    <w:p w14:paraId="6469588C" w14:textId="77777777" w:rsidR="00FD1310" w:rsidRPr="00FD1310" w:rsidRDefault="00FD1310" w:rsidP="00FD1310">
      <w:pPr>
        <w:jc w:val="both"/>
        <w:rPr>
          <w:i/>
          <w:sz w:val="22"/>
          <w:szCs w:val="22"/>
          <w:lang w:val="en-GB"/>
        </w:rPr>
      </w:pPr>
    </w:p>
    <w:p w14:paraId="3876D9F6" w14:textId="26240B93" w:rsidR="00FD1310" w:rsidRPr="00FD1310" w:rsidRDefault="00FD1310" w:rsidP="00FD1310">
      <w:pPr>
        <w:jc w:val="both"/>
        <w:rPr>
          <w:sz w:val="22"/>
          <w:szCs w:val="22"/>
          <w:lang w:val="en-GB"/>
        </w:rPr>
      </w:pPr>
      <w:r w:rsidRPr="00FD1310">
        <w:rPr>
          <w:sz w:val="22"/>
          <w:szCs w:val="22"/>
          <w:lang w:val="en-GB"/>
        </w:rPr>
        <w:t xml:space="preserve">Level 3 checks will quantify </w:t>
      </w:r>
      <w:r>
        <w:rPr>
          <w:sz w:val="22"/>
          <w:szCs w:val="22"/>
          <w:lang w:val="en-GB"/>
        </w:rPr>
        <w:t xml:space="preserve">population and </w:t>
      </w:r>
      <w:r w:rsidRPr="00FD1310">
        <w:rPr>
          <w:sz w:val="22"/>
          <w:szCs w:val="22"/>
          <w:lang w:val="en-GB"/>
        </w:rPr>
        <w:t xml:space="preserve">person time in each data source for the </w:t>
      </w:r>
      <w:r>
        <w:rPr>
          <w:sz w:val="22"/>
          <w:szCs w:val="22"/>
          <w:lang w:val="en-GB"/>
        </w:rPr>
        <w:t xml:space="preserve">source and </w:t>
      </w:r>
      <w:r w:rsidRPr="00FD1310">
        <w:rPr>
          <w:sz w:val="22"/>
          <w:szCs w:val="22"/>
          <w:lang w:val="en-GB"/>
        </w:rPr>
        <w:t xml:space="preserve">study population as a whole as well as for subpopulations of interest. Additionally, counts of codes extracted to identify each event and exposure of interest will be calculated overall and by calendar year. Finally, codes will be grouped into concept sets based upon Unified Medical Language System (UMLS) Concept Unique Identifiers (CUIs) as identified using the </w:t>
      </w:r>
      <w:proofErr w:type="spellStart"/>
      <w:r w:rsidRPr="00FD1310">
        <w:rPr>
          <w:sz w:val="22"/>
          <w:szCs w:val="22"/>
          <w:lang w:val="en-GB"/>
        </w:rPr>
        <w:t>Codemapper</w:t>
      </w:r>
      <w:proofErr w:type="spellEnd"/>
      <w:r w:rsidRPr="00FD1310">
        <w:rPr>
          <w:sz w:val="22"/>
          <w:szCs w:val="22"/>
          <w:lang w:val="en-GB"/>
        </w:rPr>
        <w:t xml:space="preserve"> tool (Becker et al., 2017). Counts and rates of each concept set will be calculated overall and by calendar year. Characterization summaries based upon level 3 checks will be included as an annex to the study report. </w:t>
      </w:r>
      <w:r>
        <w:rPr>
          <w:sz w:val="22"/>
          <w:szCs w:val="22"/>
          <w:lang w:val="en-GB"/>
        </w:rPr>
        <w:t xml:space="preserve">Medicines </w:t>
      </w:r>
      <w:r w:rsidR="009B1667">
        <w:rPr>
          <w:sz w:val="22"/>
          <w:szCs w:val="22"/>
          <w:lang w:val="en-GB"/>
        </w:rPr>
        <w:t xml:space="preserve">and </w:t>
      </w:r>
      <w:r>
        <w:rPr>
          <w:sz w:val="22"/>
          <w:szCs w:val="22"/>
          <w:lang w:val="en-GB"/>
        </w:rPr>
        <w:t xml:space="preserve">vaccine records and </w:t>
      </w:r>
      <w:r w:rsidR="00B07D33">
        <w:rPr>
          <w:sz w:val="22"/>
          <w:szCs w:val="22"/>
          <w:lang w:val="en-GB"/>
        </w:rPr>
        <w:t>consumption</w:t>
      </w:r>
      <w:r>
        <w:rPr>
          <w:sz w:val="22"/>
          <w:szCs w:val="22"/>
          <w:lang w:val="en-GB"/>
        </w:rPr>
        <w:t xml:space="preserve"> rates will be described and assessed for trends over time. Pregnancies will be described and compared to </w:t>
      </w:r>
      <w:proofErr w:type="spellStart"/>
      <w:r>
        <w:rPr>
          <w:sz w:val="22"/>
          <w:szCs w:val="22"/>
          <w:lang w:val="en-GB"/>
        </w:rPr>
        <w:t>Europeristat</w:t>
      </w:r>
      <w:proofErr w:type="spellEnd"/>
      <w:r>
        <w:rPr>
          <w:sz w:val="22"/>
          <w:szCs w:val="22"/>
          <w:lang w:val="en-GB"/>
        </w:rPr>
        <w:t xml:space="preserve"> indicators</w:t>
      </w:r>
      <w:r w:rsidR="009B1667">
        <w:rPr>
          <w:sz w:val="22"/>
          <w:szCs w:val="22"/>
          <w:lang w:val="en-GB"/>
        </w:rPr>
        <w:t>. Prevalence rates of events and medication and vaccine exposure in pregnant women will be reported.</w:t>
      </w:r>
    </w:p>
    <w:p w14:paraId="429489CF" w14:textId="77777777" w:rsidR="00FD1310" w:rsidRPr="00FD1310" w:rsidRDefault="00FD1310" w:rsidP="00FD1310">
      <w:pPr>
        <w:jc w:val="both"/>
        <w:rPr>
          <w:sz w:val="22"/>
          <w:szCs w:val="22"/>
          <w:lang w:val="en-GB"/>
        </w:rPr>
      </w:pPr>
    </w:p>
    <w:p w14:paraId="240EC19D" w14:textId="48E9B784" w:rsidR="0089378A" w:rsidRPr="00FD1310" w:rsidRDefault="00FD1310" w:rsidP="00FD1310">
      <w:pPr>
        <w:jc w:val="both"/>
        <w:rPr>
          <w:sz w:val="22"/>
          <w:szCs w:val="22"/>
          <w:lang w:val="en-GB"/>
        </w:rPr>
      </w:pPr>
      <w:r w:rsidRPr="00FD1310">
        <w:rPr>
          <w:sz w:val="22"/>
          <w:szCs w:val="22"/>
          <w:lang w:val="en-GB"/>
        </w:rPr>
        <w:lastRenderedPageBreak/>
        <w:t>External benchmark data will be incidence rates</w:t>
      </w:r>
      <w:r w:rsidR="009B1667">
        <w:rPr>
          <w:sz w:val="22"/>
          <w:szCs w:val="22"/>
          <w:lang w:val="en-GB"/>
        </w:rPr>
        <w:t xml:space="preserve"> and prevalence rates</w:t>
      </w:r>
      <w:r w:rsidRPr="00FD1310">
        <w:rPr>
          <w:sz w:val="22"/>
          <w:szCs w:val="22"/>
          <w:lang w:val="en-GB"/>
        </w:rPr>
        <w:t xml:space="preserve"> of disease that have been obtained from the literature and are listed in the event definition form.  Incidence rates from literature will be presented together with incidence rates estimated for the current study in the final study report.  Discrepancies will be identified and interpreted based upon descriptions of the data source(s), algorithms for identification of events, and design choices including in</w:t>
      </w:r>
      <w:r w:rsidR="00A27103">
        <w:rPr>
          <w:sz w:val="22"/>
          <w:szCs w:val="22"/>
          <w:lang w:val="en-GB"/>
        </w:rPr>
        <w:t>clusion</w:t>
      </w:r>
      <w:r w:rsidRPr="00FD1310">
        <w:rPr>
          <w:sz w:val="22"/>
          <w:szCs w:val="22"/>
          <w:lang w:val="en-GB"/>
        </w:rPr>
        <w:t xml:space="preserve"> and exclusion criteria in published studies vs. those employed for this protocol.</w:t>
      </w:r>
    </w:p>
    <w:bookmarkEnd w:id="47"/>
    <w:bookmarkEnd w:id="48"/>
    <w:p w14:paraId="6F125569" w14:textId="24820BD0" w:rsidR="005B25A4" w:rsidRPr="00827730" w:rsidRDefault="005B25A4" w:rsidP="005B25A4">
      <w:pPr>
        <w:contextualSpacing/>
        <w:rPr>
          <w:sz w:val="22"/>
          <w:szCs w:val="22"/>
        </w:rPr>
      </w:pPr>
    </w:p>
    <w:p w14:paraId="3F447C3C" w14:textId="38A95325" w:rsidR="00E6082A" w:rsidRPr="00373A70" w:rsidRDefault="00FF5976" w:rsidP="00373A70">
      <w:pPr>
        <w:pStyle w:val="Heading1"/>
      </w:pPr>
      <w:bookmarkStart w:id="58" w:name="_Toc356771620"/>
      <w:bookmarkStart w:id="59" w:name="_Toc402448497"/>
      <w:bookmarkStart w:id="60" w:name="_Toc67604563"/>
      <w:bookmarkStart w:id="61" w:name="_Toc67605399"/>
      <w:bookmarkStart w:id="62" w:name="_Toc69912912"/>
      <w:bookmarkStart w:id="63" w:name="_Toc475105348"/>
      <w:r w:rsidRPr="00373A70">
        <w:t xml:space="preserve">Study </w:t>
      </w:r>
      <w:r w:rsidR="00F96C77" w:rsidRPr="00373A70">
        <w:t>m</w:t>
      </w:r>
      <w:r w:rsidRPr="00373A70">
        <w:t>ethods</w:t>
      </w:r>
      <w:bookmarkEnd w:id="58"/>
      <w:bookmarkEnd w:id="59"/>
      <w:bookmarkEnd w:id="60"/>
      <w:bookmarkEnd w:id="61"/>
      <w:bookmarkEnd w:id="62"/>
      <w:r w:rsidR="004234B8" w:rsidRPr="00373A70">
        <w:t xml:space="preserve"> </w:t>
      </w:r>
      <w:bookmarkEnd w:id="63"/>
    </w:p>
    <w:p w14:paraId="52E7907A" w14:textId="189E7097" w:rsidR="00373A70" w:rsidRDefault="00373A70" w:rsidP="00373A70"/>
    <w:p w14:paraId="41A54E75" w14:textId="3E639753" w:rsidR="00373A70" w:rsidRPr="007167A6" w:rsidRDefault="00373A70" w:rsidP="007167A6">
      <w:pPr>
        <w:pStyle w:val="Heading2"/>
        <w:rPr>
          <w:rFonts w:eastAsia="Calibri"/>
        </w:rPr>
      </w:pPr>
      <w:bookmarkStart w:id="64" w:name="_Toc24362089"/>
      <w:bookmarkStart w:id="65" w:name="_Toc67604564"/>
      <w:bookmarkStart w:id="66" w:name="_Toc67605400"/>
      <w:bookmarkStart w:id="67" w:name="_Toc69912913"/>
      <w:r w:rsidRPr="007167A6">
        <w:rPr>
          <w:rFonts w:eastAsia="Calibri"/>
        </w:rPr>
        <w:t>Setting and data sources</w:t>
      </w:r>
      <w:bookmarkEnd w:id="64"/>
      <w:bookmarkEnd w:id="65"/>
      <w:bookmarkEnd w:id="66"/>
      <w:bookmarkEnd w:id="67"/>
    </w:p>
    <w:p w14:paraId="7DBFA4B5" w14:textId="77777777" w:rsidR="00373A70" w:rsidRDefault="00373A70" w:rsidP="00373A70">
      <w:pPr>
        <w:contextualSpacing/>
        <w:jc w:val="both"/>
      </w:pPr>
    </w:p>
    <w:p w14:paraId="3BEAD2AF" w14:textId="49AA7C87" w:rsidR="00373A70" w:rsidRPr="00373A70" w:rsidRDefault="00373A70" w:rsidP="00373A70">
      <w:pPr>
        <w:pStyle w:val="BodyText"/>
        <w:jc w:val="both"/>
        <w:rPr>
          <w:sz w:val="22"/>
          <w:szCs w:val="22"/>
        </w:rPr>
      </w:pPr>
      <w:r w:rsidRPr="00373A70">
        <w:rPr>
          <w:sz w:val="22"/>
          <w:szCs w:val="22"/>
        </w:rPr>
        <w:t>All relevant population-based data sources (data sources that capture person-time of follow-up of a defined dynamic or fixed population during which medication use and/or events can be observed/linked) which aim to participate in one or more of the demonstration projects in ConcePTION and are willing to participate in the ConcePTION database characterization</w:t>
      </w:r>
      <w:r>
        <w:rPr>
          <w:sz w:val="22"/>
          <w:szCs w:val="22"/>
        </w:rPr>
        <w:t xml:space="preserve"> (see table 1).</w:t>
      </w:r>
      <w:r w:rsidRPr="00373A70">
        <w:rPr>
          <w:sz w:val="22"/>
          <w:szCs w:val="22"/>
        </w:rPr>
        <w:t xml:space="preserve"> </w:t>
      </w:r>
      <w:bookmarkStart w:id="68" w:name="_2jxsxqh"/>
      <w:bookmarkEnd w:id="68"/>
    </w:p>
    <w:p w14:paraId="415EE1FD" w14:textId="77777777" w:rsidR="00E6082A" w:rsidRPr="00827730" w:rsidRDefault="00E6082A" w:rsidP="00E6082A">
      <w:pPr>
        <w:contextualSpacing/>
        <w:rPr>
          <w:sz w:val="22"/>
          <w:szCs w:val="22"/>
        </w:rPr>
      </w:pPr>
    </w:p>
    <w:p w14:paraId="2448D199" w14:textId="1AF45663" w:rsidR="002315E4" w:rsidRPr="007167A6" w:rsidRDefault="00103024" w:rsidP="007167A6">
      <w:pPr>
        <w:pStyle w:val="Heading2"/>
      </w:pPr>
      <w:bookmarkStart w:id="69" w:name="_Toc356771622"/>
      <w:bookmarkStart w:id="70" w:name="_Toc402448500"/>
      <w:bookmarkStart w:id="71" w:name="_Toc475105354"/>
      <w:bookmarkStart w:id="72" w:name="_Toc67604565"/>
      <w:bookmarkStart w:id="73" w:name="_Toc67605401"/>
      <w:bookmarkStart w:id="74" w:name="_Toc69912914"/>
      <w:r w:rsidRPr="007167A6">
        <w:t xml:space="preserve">Source &amp; study </w:t>
      </w:r>
      <w:r w:rsidR="002315E4" w:rsidRPr="007167A6">
        <w:t>population</w:t>
      </w:r>
      <w:bookmarkEnd w:id="69"/>
      <w:bookmarkEnd w:id="70"/>
      <w:bookmarkEnd w:id="71"/>
      <w:bookmarkEnd w:id="72"/>
      <w:bookmarkEnd w:id="73"/>
      <w:bookmarkEnd w:id="74"/>
    </w:p>
    <w:p w14:paraId="451CE343" w14:textId="77777777" w:rsidR="00373A70" w:rsidRDefault="00373A70" w:rsidP="00E6082A">
      <w:pPr>
        <w:contextualSpacing/>
        <w:rPr>
          <w:sz w:val="22"/>
          <w:szCs w:val="22"/>
        </w:rPr>
      </w:pPr>
    </w:p>
    <w:p w14:paraId="4A7F3C88" w14:textId="58EF36F9" w:rsidR="00373A70" w:rsidRDefault="00C71EC3" w:rsidP="00E6082A">
      <w:pPr>
        <w:contextualSpacing/>
        <w:rPr>
          <w:sz w:val="22"/>
          <w:szCs w:val="22"/>
        </w:rPr>
      </w:pPr>
      <w:r w:rsidRPr="00827730">
        <w:rPr>
          <w:sz w:val="22"/>
          <w:szCs w:val="22"/>
        </w:rPr>
        <w:t xml:space="preserve">The </w:t>
      </w:r>
      <w:r w:rsidR="00103024" w:rsidRPr="00827730">
        <w:rPr>
          <w:sz w:val="22"/>
          <w:szCs w:val="22"/>
        </w:rPr>
        <w:t xml:space="preserve">source </w:t>
      </w:r>
      <w:r w:rsidR="009B1667">
        <w:rPr>
          <w:sz w:val="22"/>
          <w:szCs w:val="22"/>
        </w:rPr>
        <w:t>and</w:t>
      </w:r>
      <w:r w:rsidR="00103024" w:rsidRPr="00827730">
        <w:rPr>
          <w:sz w:val="22"/>
          <w:szCs w:val="22"/>
        </w:rPr>
        <w:t xml:space="preserve"> study </w:t>
      </w:r>
      <w:r w:rsidRPr="00827730">
        <w:rPr>
          <w:sz w:val="22"/>
          <w:szCs w:val="22"/>
        </w:rPr>
        <w:t>population will vary according to DAP</w:t>
      </w:r>
      <w:r w:rsidR="00103024" w:rsidRPr="00827730">
        <w:rPr>
          <w:sz w:val="22"/>
          <w:szCs w:val="22"/>
        </w:rPr>
        <w:t xml:space="preserve">. </w:t>
      </w:r>
      <w:r w:rsidR="00373A70">
        <w:rPr>
          <w:sz w:val="22"/>
          <w:szCs w:val="22"/>
        </w:rPr>
        <w:t>The source population is the population captured by the data base instance in the CDM.</w:t>
      </w:r>
    </w:p>
    <w:p w14:paraId="74BBB227" w14:textId="77777777" w:rsidR="00373A70" w:rsidRDefault="00373A70" w:rsidP="00E6082A">
      <w:pPr>
        <w:contextualSpacing/>
        <w:rPr>
          <w:sz w:val="22"/>
          <w:szCs w:val="22"/>
        </w:rPr>
      </w:pPr>
    </w:p>
    <w:p w14:paraId="417F2E48" w14:textId="41D3EDC1" w:rsidR="00373A70" w:rsidRDefault="00103024" w:rsidP="00373A70">
      <w:pPr>
        <w:rPr>
          <w:sz w:val="22"/>
          <w:szCs w:val="22"/>
        </w:rPr>
      </w:pPr>
      <w:r w:rsidRPr="00827730">
        <w:rPr>
          <w:sz w:val="22"/>
          <w:szCs w:val="22"/>
        </w:rPr>
        <w:t>The study population</w:t>
      </w:r>
      <w:r w:rsidR="00C71EC3" w:rsidRPr="00827730">
        <w:rPr>
          <w:sz w:val="22"/>
          <w:szCs w:val="22"/>
        </w:rPr>
        <w:t xml:space="preserve"> </w:t>
      </w:r>
      <w:r w:rsidRPr="00827730">
        <w:rPr>
          <w:sz w:val="22"/>
          <w:szCs w:val="22"/>
        </w:rPr>
        <w:t xml:space="preserve">will </w:t>
      </w:r>
      <w:r w:rsidR="00C71EC3" w:rsidRPr="00827730">
        <w:rPr>
          <w:sz w:val="22"/>
          <w:szCs w:val="22"/>
        </w:rPr>
        <w:t>comprise at the minimum the EUROmediCAT table of a DAP and at the maximum women and men of child-bearing age (12-55</w:t>
      </w:r>
      <w:r w:rsidR="009B1667">
        <w:rPr>
          <w:sz w:val="22"/>
          <w:szCs w:val="22"/>
        </w:rPr>
        <w:t xml:space="preserve"> years old</w:t>
      </w:r>
      <w:r w:rsidR="00C71EC3" w:rsidRPr="00827730">
        <w:rPr>
          <w:sz w:val="22"/>
          <w:szCs w:val="22"/>
        </w:rPr>
        <w:t>) and all children (0-18</w:t>
      </w:r>
      <w:r w:rsidR="009B1667">
        <w:rPr>
          <w:sz w:val="22"/>
          <w:szCs w:val="22"/>
        </w:rPr>
        <w:t xml:space="preserve"> years old</w:t>
      </w:r>
      <w:r w:rsidR="00C71EC3" w:rsidRPr="00827730">
        <w:rPr>
          <w:sz w:val="22"/>
          <w:szCs w:val="22"/>
        </w:rPr>
        <w:t>)</w:t>
      </w:r>
      <w:r w:rsidR="00373A70">
        <w:rPr>
          <w:sz w:val="22"/>
          <w:szCs w:val="22"/>
        </w:rPr>
        <w:t xml:space="preserve"> and capture data during the study period</w:t>
      </w:r>
      <w:r w:rsidR="009B1667">
        <w:rPr>
          <w:sz w:val="22"/>
          <w:szCs w:val="22"/>
        </w:rPr>
        <w:t>.</w:t>
      </w:r>
      <w:r w:rsidR="00373A70">
        <w:rPr>
          <w:sz w:val="22"/>
          <w:szCs w:val="22"/>
        </w:rPr>
        <w:t xml:space="preserve"> </w:t>
      </w:r>
      <w:r w:rsidR="00373A70" w:rsidRPr="00373A70">
        <w:rPr>
          <w:sz w:val="22"/>
          <w:szCs w:val="22"/>
        </w:rPr>
        <w:t xml:space="preserve">The study population will be followed from the </w:t>
      </w:r>
      <w:r w:rsidR="00373A70">
        <w:rPr>
          <w:sz w:val="22"/>
          <w:szCs w:val="22"/>
        </w:rPr>
        <w:t xml:space="preserve">latest of the </w:t>
      </w:r>
      <w:r w:rsidR="00373A70" w:rsidRPr="00373A70">
        <w:rPr>
          <w:sz w:val="22"/>
          <w:szCs w:val="22"/>
        </w:rPr>
        <w:t>moment of registration</w:t>
      </w:r>
      <w:r w:rsidR="00373A70">
        <w:rPr>
          <w:sz w:val="22"/>
          <w:szCs w:val="22"/>
        </w:rPr>
        <w:t xml:space="preserve"> of the person </w:t>
      </w:r>
      <w:r w:rsidR="00373A70" w:rsidRPr="00373A70">
        <w:rPr>
          <w:sz w:val="22"/>
          <w:szCs w:val="22"/>
        </w:rPr>
        <w:t>in the data source</w:t>
      </w:r>
      <w:r w:rsidR="00373A70">
        <w:rPr>
          <w:sz w:val="22"/>
          <w:szCs w:val="22"/>
        </w:rPr>
        <w:t>, birth date</w:t>
      </w:r>
      <w:r w:rsidR="00373A70" w:rsidRPr="00373A70">
        <w:rPr>
          <w:sz w:val="22"/>
          <w:szCs w:val="22"/>
        </w:rPr>
        <w:t xml:space="preserve"> or start of the study period (1-1-1995) until </w:t>
      </w:r>
      <w:r w:rsidR="00373A70">
        <w:rPr>
          <w:sz w:val="22"/>
          <w:szCs w:val="22"/>
        </w:rPr>
        <w:t xml:space="preserve">the earliest of the following dates: </w:t>
      </w:r>
      <w:r w:rsidR="00373A70" w:rsidRPr="00373A70">
        <w:rPr>
          <w:sz w:val="22"/>
          <w:szCs w:val="22"/>
        </w:rPr>
        <w:t>death, reaching the age of end of follow-up (56) for data characterization</w:t>
      </w:r>
      <w:r w:rsidR="00373A70">
        <w:rPr>
          <w:sz w:val="22"/>
          <w:szCs w:val="22"/>
        </w:rPr>
        <w:t>, last data draw down, or leaving the data source</w:t>
      </w:r>
      <w:r w:rsidR="00373A70" w:rsidRPr="00373A70">
        <w:rPr>
          <w:sz w:val="22"/>
          <w:szCs w:val="22"/>
        </w:rPr>
        <w:t xml:space="preserve">. </w:t>
      </w:r>
    </w:p>
    <w:p w14:paraId="175F4DBC" w14:textId="77777777" w:rsidR="00373A70" w:rsidRDefault="00373A70" w:rsidP="00E6082A">
      <w:pPr>
        <w:contextualSpacing/>
        <w:rPr>
          <w:sz w:val="22"/>
          <w:szCs w:val="22"/>
        </w:rPr>
      </w:pPr>
    </w:p>
    <w:p w14:paraId="366A6BD5" w14:textId="77777777" w:rsidR="00373A70" w:rsidRDefault="00373A70" w:rsidP="00E6082A">
      <w:pPr>
        <w:contextualSpacing/>
        <w:rPr>
          <w:sz w:val="22"/>
          <w:szCs w:val="22"/>
        </w:rPr>
      </w:pPr>
    </w:p>
    <w:p w14:paraId="1373082C" w14:textId="3E35F0FA" w:rsidR="002315E4" w:rsidRPr="00827730" w:rsidRDefault="00C71EC3" w:rsidP="00E6082A">
      <w:pPr>
        <w:contextualSpacing/>
        <w:rPr>
          <w:sz w:val="22"/>
          <w:szCs w:val="22"/>
        </w:rPr>
      </w:pPr>
      <w:r w:rsidRPr="00827730">
        <w:rPr>
          <w:sz w:val="22"/>
          <w:szCs w:val="22"/>
        </w:rPr>
        <w:t>See Table 1 for a detailed description of data sources.</w:t>
      </w:r>
    </w:p>
    <w:p w14:paraId="463A5375" w14:textId="46A07E67" w:rsidR="00402B69" w:rsidRDefault="00402B69" w:rsidP="00E6082A">
      <w:pPr>
        <w:contextualSpacing/>
        <w:rPr>
          <w:sz w:val="22"/>
          <w:szCs w:val="22"/>
        </w:rPr>
      </w:pPr>
    </w:p>
    <w:p w14:paraId="161E1986" w14:textId="77777777" w:rsidR="00402B69" w:rsidRPr="00827730" w:rsidRDefault="00402B69" w:rsidP="00E6082A">
      <w:pPr>
        <w:contextualSpacing/>
        <w:rPr>
          <w:sz w:val="22"/>
          <w:szCs w:val="22"/>
        </w:rPr>
      </w:pPr>
    </w:p>
    <w:p w14:paraId="6F5B9CE2" w14:textId="510CBCAD" w:rsidR="000A1A87" w:rsidRDefault="000A1A87" w:rsidP="00E6082A">
      <w:pPr>
        <w:contextualSpacing/>
        <w:rPr>
          <w:b/>
          <w:sz w:val="22"/>
          <w:szCs w:val="22"/>
        </w:rPr>
      </w:pPr>
      <w:r w:rsidRPr="00827730">
        <w:rPr>
          <w:b/>
          <w:sz w:val="22"/>
          <w:szCs w:val="22"/>
        </w:rPr>
        <w:t xml:space="preserve">Table 1.  Data sources </w:t>
      </w:r>
      <w:r w:rsidR="00402B69">
        <w:rPr>
          <w:b/>
          <w:sz w:val="22"/>
          <w:szCs w:val="22"/>
        </w:rPr>
        <w:t xml:space="preserve">initially agreeing to participate </w:t>
      </w:r>
      <w:r w:rsidRPr="00827730">
        <w:rPr>
          <w:b/>
          <w:sz w:val="22"/>
          <w:szCs w:val="22"/>
        </w:rPr>
        <w:t xml:space="preserve">in the </w:t>
      </w:r>
      <w:r w:rsidR="00373A70">
        <w:rPr>
          <w:b/>
          <w:sz w:val="22"/>
          <w:szCs w:val="22"/>
        </w:rPr>
        <w:t xml:space="preserve">ConcePTION </w:t>
      </w:r>
      <w:r w:rsidRPr="00827730">
        <w:rPr>
          <w:b/>
          <w:sz w:val="22"/>
          <w:szCs w:val="22"/>
        </w:rPr>
        <w:t>data characterization</w:t>
      </w:r>
    </w:p>
    <w:p w14:paraId="70AF1F46" w14:textId="77777777" w:rsidR="00402B69" w:rsidRPr="00827730" w:rsidRDefault="00402B69" w:rsidP="00E6082A">
      <w:pPr>
        <w:contextualSpacing/>
        <w:rPr>
          <w:b/>
          <w:sz w:val="22"/>
          <w:szCs w:val="22"/>
        </w:rPr>
      </w:pPr>
    </w:p>
    <w:tbl>
      <w:tblPr>
        <w:tblW w:w="5000" w:type="pct"/>
        <w:tblLook w:val="04A0" w:firstRow="1" w:lastRow="0" w:firstColumn="1" w:lastColumn="0" w:noHBand="0" w:noVBand="1"/>
      </w:tblPr>
      <w:tblGrid>
        <w:gridCol w:w="1571"/>
        <w:gridCol w:w="1758"/>
        <w:gridCol w:w="1255"/>
        <w:gridCol w:w="1285"/>
        <w:gridCol w:w="3471"/>
      </w:tblGrid>
      <w:tr w:rsidR="00402B69" w:rsidRPr="00417460" w14:paraId="0C6C7390" w14:textId="77777777" w:rsidTr="00BC63C9">
        <w:trPr>
          <w:trHeight w:val="517"/>
        </w:trPr>
        <w:tc>
          <w:tcPr>
            <w:tcW w:w="841"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28CD56AB"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Country</w:t>
            </w:r>
          </w:p>
        </w:tc>
        <w:tc>
          <w:tcPr>
            <w:tcW w:w="941"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6882A680"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area</w:t>
            </w:r>
          </w:p>
        </w:tc>
        <w:tc>
          <w:tcPr>
            <w:tcW w:w="672"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773A682B" w14:textId="77777777" w:rsidR="00402B69" w:rsidRPr="00417460" w:rsidRDefault="00402B69" w:rsidP="00BC63C9">
            <w:pPr>
              <w:jc w:val="center"/>
              <w:rPr>
                <w:rFonts w:ascii="Arial" w:hAnsi="Arial" w:cs="Arial"/>
                <w:b/>
                <w:bCs/>
                <w:color w:val="000000"/>
                <w:sz w:val="20"/>
                <w:szCs w:val="20"/>
              </w:rPr>
            </w:pPr>
            <w:r w:rsidRPr="00417460">
              <w:rPr>
                <w:rFonts w:ascii="Arial" w:hAnsi="Arial" w:cs="Arial"/>
                <w:b/>
                <w:bCs/>
                <w:color w:val="000000"/>
                <w:sz w:val="20"/>
                <w:szCs w:val="20"/>
              </w:rPr>
              <w:t>source pop. Size (million)</w:t>
            </w:r>
          </w:p>
        </w:tc>
        <w:tc>
          <w:tcPr>
            <w:tcW w:w="688"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16BB3A80" w14:textId="77777777" w:rsidR="00402B69" w:rsidRPr="00417460" w:rsidRDefault="00402B69" w:rsidP="00BC63C9">
            <w:pPr>
              <w:jc w:val="center"/>
              <w:rPr>
                <w:rFonts w:ascii="Arial" w:hAnsi="Arial" w:cs="Arial"/>
                <w:b/>
                <w:bCs/>
                <w:color w:val="000000"/>
                <w:sz w:val="20"/>
                <w:szCs w:val="20"/>
              </w:rPr>
            </w:pPr>
            <w:r w:rsidRPr="00417460">
              <w:rPr>
                <w:rFonts w:ascii="Arial" w:hAnsi="Arial" w:cs="Arial"/>
                <w:b/>
                <w:bCs/>
                <w:color w:val="000000"/>
                <w:sz w:val="20"/>
                <w:szCs w:val="20"/>
              </w:rPr>
              <w:t>Total Births captured per year</w:t>
            </w:r>
          </w:p>
        </w:tc>
        <w:tc>
          <w:tcPr>
            <w:tcW w:w="1858"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27C00429"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Type of data</w:t>
            </w:r>
            <w:r>
              <w:rPr>
                <w:rFonts w:ascii="Arial" w:hAnsi="Arial" w:cs="Arial"/>
                <w:b/>
                <w:bCs/>
                <w:color w:val="000000"/>
                <w:sz w:val="20"/>
                <w:szCs w:val="20"/>
              </w:rPr>
              <w:t xml:space="preserve"> sources</w:t>
            </w:r>
          </w:p>
        </w:tc>
      </w:tr>
      <w:tr w:rsidR="00402B69" w:rsidRPr="00417460" w14:paraId="35333E4E" w14:textId="77777777" w:rsidTr="00BC63C9">
        <w:trPr>
          <w:trHeight w:val="517"/>
        </w:trPr>
        <w:tc>
          <w:tcPr>
            <w:tcW w:w="841" w:type="pct"/>
            <w:vMerge/>
            <w:tcBorders>
              <w:top w:val="single" w:sz="8" w:space="0" w:color="BFBFBF"/>
              <w:left w:val="single" w:sz="8" w:space="0" w:color="BFBFBF"/>
              <w:bottom w:val="single" w:sz="8" w:space="0" w:color="BFBFBF"/>
              <w:right w:val="single" w:sz="8" w:space="0" w:color="BFBFBF"/>
            </w:tcBorders>
            <w:vAlign w:val="center"/>
            <w:hideMark/>
          </w:tcPr>
          <w:p w14:paraId="379A068C" w14:textId="77777777" w:rsidR="00402B69" w:rsidRPr="00417460" w:rsidRDefault="00402B69" w:rsidP="00BC63C9">
            <w:pPr>
              <w:rPr>
                <w:rFonts w:ascii="Arial" w:hAnsi="Arial" w:cs="Arial"/>
                <w:b/>
                <w:bCs/>
                <w:color w:val="000000"/>
                <w:sz w:val="20"/>
                <w:szCs w:val="20"/>
              </w:rPr>
            </w:pPr>
          </w:p>
        </w:tc>
        <w:tc>
          <w:tcPr>
            <w:tcW w:w="941" w:type="pct"/>
            <w:vMerge/>
            <w:tcBorders>
              <w:top w:val="single" w:sz="8" w:space="0" w:color="BFBFBF"/>
              <w:left w:val="single" w:sz="8" w:space="0" w:color="BFBFBF"/>
              <w:bottom w:val="single" w:sz="8" w:space="0" w:color="BFBFBF"/>
              <w:right w:val="single" w:sz="8" w:space="0" w:color="BFBFBF"/>
            </w:tcBorders>
            <w:vAlign w:val="center"/>
            <w:hideMark/>
          </w:tcPr>
          <w:p w14:paraId="2AF9FB48" w14:textId="77777777" w:rsidR="00402B69" w:rsidRPr="00417460" w:rsidRDefault="00402B69" w:rsidP="00BC63C9">
            <w:pPr>
              <w:rPr>
                <w:rFonts w:ascii="Arial" w:hAnsi="Arial" w:cs="Arial"/>
                <w:b/>
                <w:bCs/>
                <w:color w:val="000000"/>
                <w:sz w:val="20"/>
                <w:szCs w:val="20"/>
              </w:rPr>
            </w:pPr>
          </w:p>
        </w:tc>
        <w:tc>
          <w:tcPr>
            <w:tcW w:w="672" w:type="pct"/>
            <w:vMerge/>
            <w:tcBorders>
              <w:top w:val="single" w:sz="8" w:space="0" w:color="BFBFBF"/>
              <w:left w:val="single" w:sz="8" w:space="0" w:color="BFBFBF"/>
              <w:bottom w:val="single" w:sz="8" w:space="0" w:color="BFBFBF"/>
              <w:right w:val="single" w:sz="8" w:space="0" w:color="BFBFBF"/>
            </w:tcBorders>
            <w:vAlign w:val="center"/>
            <w:hideMark/>
          </w:tcPr>
          <w:p w14:paraId="5329CB80" w14:textId="77777777" w:rsidR="00402B69" w:rsidRPr="00417460" w:rsidRDefault="00402B69" w:rsidP="00BC63C9">
            <w:pPr>
              <w:rPr>
                <w:rFonts w:ascii="Arial" w:hAnsi="Arial" w:cs="Arial"/>
                <w:b/>
                <w:bCs/>
                <w:color w:val="000000"/>
                <w:sz w:val="20"/>
                <w:szCs w:val="20"/>
              </w:rPr>
            </w:pPr>
          </w:p>
        </w:tc>
        <w:tc>
          <w:tcPr>
            <w:tcW w:w="688" w:type="pct"/>
            <w:vMerge/>
            <w:tcBorders>
              <w:top w:val="single" w:sz="8" w:space="0" w:color="BFBFBF"/>
              <w:left w:val="single" w:sz="8" w:space="0" w:color="BFBFBF"/>
              <w:bottom w:val="single" w:sz="8" w:space="0" w:color="BFBFBF"/>
              <w:right w:val="single" w:sz="8" w:space="0" w:color="BFBFBF"/>
            </w:tcBorders>
            <w:vAlign w:val="center"/>
            <w:hideMark/>
          </w:tcPr>
          <w:p w14:paraId="0570DF3F" w14:textId="77777777" w:rsidR="00402B69" w:rsidRPr="00417460" w:rsidRDefault="00402B69" w:rsidP="00BC63C9">
            <w:pPr>
              <w:rPr>
                <w:rFonts w:ascii="Arial" w:hAnsi="Arial" w:cs="Arial"/>
                <w:b/>
                <w:bCs/>
                <w:color w:val="000000"/>
                <w:sz w:val="20"/>
                <w:szCs w:val="20"/>
              </w:rPr>
            </w:pPr>
          </w:p>
        </w:tc>
        <w:tc>
          <w:tcPr>
            <w:tcW w:w="1858" w:type="pct"/>
            <w:vMerge/>
            <w:tcBorders>
              <w:top w:val="single" w:sz="8" w:space="0" w:color="BFBFBF"/>
              <w:left w:val="single" w:sz="8" w:space="0" w:color="BFBFBF"/>
              <w:bottom w:val="single" w:sz="8" w:space="0" w:color="BFBFBF"/>
              <w:right w:val="single" w:sz="8" w:space="0" w:color="BFBFBF"/>
            </w:tcBorders>
            <w:vAlign w:val="center"/>
            <w:hideMark/>
          </w:tcPr>
          <w:p w14:paraId="56311D05" w14:textId="77777777" w:rsidR="00402B69" w:rsidRPr="00417460" w:rsidRDefault="00402B69" w:rsidP="00BC63C9">
            <w:pPr>
              <w:rPr>
                <w:rFonts w:ascii="Arial" w:hAnsi="Arial" w:cs="Arial"/>
                <w:b/>
                <w:bCs/>
                <w:color w:val="000000"/>
                <w:sz w:val="20"/>
                <w:szCs w:val="20"/>
              </w:rPr>
            </w:pPr>
          </w:p>
        </w:tc>
      </w:tr>
      <w:tr w:rsidR="00402B69" w:rsidRPr="00417460" w14:paraId="72676C6F" w14:textId="77777777" w:rsidTr="00BC63C9">
        <w:trPr>
          <w:trHeight w:val="540"/>
        </w:trPr>
        <w:tc>
          <w:tcPr>
            <w:tcW w:w="5000" w:type="pct"/>
            <w:gridSpan w:val="5"/>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09EA08FC"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Population based data sources</w:t>
            </w:r>
          </w:p>
        </w:tc>
      </w:tr>
      <w:tr w:rsidR="00402B69" w:rsidRPr="00417460" w14:paraId="116162DA" w14:textId="77777777" w:rsidTr="00BC63C9">
        <w:trPr>
          <w:trHeight w:val="340"/>
        </w:trPr>
        <w:tc>
          <w:tcPr>
            <w:tcW w:w="841" w:type="pct"/>
            <w:vMerge w:val="restart"/>
            <w:tcBorders>
              <w:top w:val="nil"/>
              <w:left w:val="single" w:sz="8" w:space="0" w:color="BFBFBF"/>
              <w:bottom w:val="single" w:sz="8" w:space="0" w:color="BFBFBF"/>
              <w:right w:val="single" w:sz="8" w:space="0" w:color="BFBFBF"/>
            </w:tcBorders>
            <w:shd w:val="clear" w:color="auto" w:fill="auto"/>
            <w:vAlign w:val="center"/>
            <w:hideMark/>
          </w:tcPr>
          <w:p w14:paraId="04B7C3B5"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Italy</w:t>
            </w:r>
          </w:p>
        </w:tc>
        <w:tc>
          <w:tcPr>
            <w:tcW w:w="941" w:type="pct"/>
            <w:tcBorders>
              <w:top w:val="nil"/>
              <w:left w:val="nil"/>
              <w:bottom w:val="single" w:sz="8" w:space="0" w:color="BFBFBF"/>
              <w:right w:val="single" w:sz="8" w:space="0" w:color="BFBFBF"/>
            </w:tcBorders>
            <w:shd w:val="clear" w:color="auto" w:fill="auto"/>
            <w:vAlign w:val="center"/>
            <w:hideMark/>
          </w:tcPr>
          <w:p w14:paraId="18DBA117"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Tuscany</w:t>
            </w:r>
          </w:p>
        </w:tc>
        <w:tc>
          <w:tcPr>
            <w:tcW w:w="672" w:type="pct"/>
            <w:tcBorders>
              <w:top w:val="nil"/>
              <w:left w:val="nil"/>
              <w:bottom w:val="single" w:sz="8" w:space="0" w:color="BFBFBF"/>
              <w:right w:val="single" w:sz="8" w:space="0" w:color="BFBFBF"/>
            </w:tcBorders>
            <w:shd w:val="clear" w:color="auto" w:fill="auto"/>
            <w:vAlign w:val="center"/>
            <w:hideMark/>
          </w:tcPr>
          <w:p w14:paraId="3CBFBAE2"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3.7</w:t>
            </w:r>
          </w:p>
        </w:tc>
        <w:tc>
          <w:tcPr>
            <w:tcW w:w="688" w:type="pct"/>
            <w:tcBorders>
              <w:top w:val="nil"/>
              <w:left w:val="nil"/>
              <w:bottom w:val="single" w:sz="8" w:space="0" w:color="BFBFBF"/>
              <w:right w:val="single" w:sz="8" w:space="0" w:color="BFBFBF"/>
            </w:tcBorders>
            <w:shd w:val="clear" w:color="auto" w:fill="auto"/>
            <w:vAlign w:val="center"/>
            <w:hideMark/>
          </w:tcPr>
          <w:p w14:paraId="22714D8A"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25</w:t>
            </w:r>
          </w:p>
        </w:tc>
        <w:tc>
          <w:tcPr>
            <w:tcW w:w="1858" w:type="pct"/>
            <w:tcBorders>
              <w:top w:val="nil"/>
              <w:left w:val="nil"/>
              <w:bottom w:val="single" w:sz="8" w:space="0" w:color="BFBFBF"/>
              <w:right w:val="single" w:sz="8" w:space="0" w:color="BFBFBF"/>
            </w:tcBorders>
            <w:shd w:val="clear" w:color="auto" w:fill="auto"/>
            <w:vAlign w:val="center"/>
            <w:hideMark/>
          </w:tcPr>
          <w:p w14:paraId="6FB86E03"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 xml:space="preserve">Record linkage of claims data and registries </w:t>
            </w:r>
          </w:p>
        </w:tc>
      </w:tr>
      <w:tr w:rsidR="00402B69" w:rsidRPr="00417460" w14:paraId="6B47F631" w14:textId="77777777" w:rsidTr="00BC63C9">
        <w:trPr>
          <w:trHeight w:val="340"/>
        </w:trPr>
        <w:tc>
          <w:tcPr>
            <w:tcW w:w="841" w:type="pct"/>
            <w:vMerge/>
            <w:tcBorders>
              <w:top w:val="nil"/>
              <w:left w:val="single" w:sz="8" w:space="0" w:color="BFBFBF"/>
              <w:bottom w:val="single" w:sz="8" w:space="0" w:color="BFBFBF"/>
              <w:right w:val="single" w:sz="8" w:space="0" w:color="BFBFBF"/>
            </w:tcBorders>
            <w:vAlign w:val="center"/>
            <w:hideMark/>
          </w:tcPr>
          <w:p w14:paraId="6019FF1D" w14:textId="77777777" w:rsidR="00402B69" w:rsidRPr="00417460" w:rsidRDefault="00402B69" w:rsidP="00BC63C9">
            <w:pPr>
              <w:rPr>
                <w:rFonts w:ascii="Arial" w:hAnsi="Arial" w:cs="Arial"/>
                <w:b/>
                <w:bCs/>
                <w:color w:val="000000"/>
                <w:sz w:val="20"/>
                <w:szCs w:val="20"/>
              </w:rPr>
            </w:pPr>
          </w:p>
        </w:tc>
        <w:tc>
          <w:tcPr>
            <w:tcW w:w="941" w:type="pct"/>
            <w:tcBorders>
              <w:top w:val="nil"/>
              <w:left w:val="nil"/>
              <w:bottom w:val="single" w:sz="8" w:space="0" w:color="BFBFBF"/>
              <w:right w:val="single" w:sz="8" w:space="0" w:color="BFBFBF"/>
            </w:tcBorders>
            <w:shd w:val="clear" w:color="auto" w:fill="auto"/>
            <w:vAlign w:val="center"/>
            <w:hideMark/>
          </w:tcPr>
          <w:p w14:paraId="605CE508"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Caserta</w:t>
            </w:r>
          </w:p>
        </w:tc>
        <w:tc>
          <w:tcPr>
            <w:tcW w:w="672" w:type="pct"/>
            <w:tcBorders>
              <w:top w:val="nil"/>
              <w:left w:val="nil"/>
              <w:bottom w:val="single" w:sz="8" w:space="0" w:color="BFBFBF"/>
              <w:right w:val="single" w:sz="8" w:space="0" w:color="BFBFBF"/>
            </w:tcBorders>
            <w:shd w:val="clear" w:color="auto" w:fill="auto"/>
            <w:vAlign w:val="center"/>
            <w:hideMark/>
          </w:tcPr>
          <w:p w14:paraId="66CB5A84"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0.9</w:t>
            </w:r>
          </w:p>
        </w:tc>
        <w:tc>
          <w:tcPr>
            <w:tcW w:w="688" w:type="pct"/>
            <w:tcBorders>
              <w:top w:val="nil"/>
              <w:left w:val="nil"/>
              <w:bottom w:val="single" w:sz="8" w:space="0" w:color="BFBFBF"/>
              <w:right w:val="single" w:sz="8" w:space="0" w:color="BFBFBF"/>
            </w:tcBorders>
            <w:shd w:val="clear" w:color="auto" w:fill="auto"/>
            <w:vAlign w:val="center"/>
            <w:hideMark/>
          </w:tcPr>
          <w:p w14:paraId="225C6866"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0.06</w:t>
            </w:r>
          </w:p>
        </w:tc>
        <w:tc>
          <w:tcPr>
            <w:tcW w:w="1858" w:type="pct"/>
            <w:tcBorders>
              <w:top w:val="nil"/>
              <w:left w:val="nil"/>
              <w:bottom w:val="single" w:sz="8" w:space="0" w:color="BFBFBF"/>
              <w:right w:val="single" w:sz="8" w:space="0" w:color="BFBFBF"/>
            </w:tcBorders>
            <w:shd w:val="clear" w:color="auto" w:fill="auto"/>
            <w:vAlign w:val="center"/>
            <w:hideMark/>
          </w:tcPr>
          <w:p w14:paraId="4E1DE0DA"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 xml:space="preserve">Record linkage of claims </w:t>
            </w:r>
            <w:r w:rsidRPr="00417460">
              <w:rPr>
                <w:rFonts w:ascii="Arial" w:hAnsi="Arial" w:cs="Arial"/>
                <w:color w:val="000000"/>
                <w:sz w:val="20"/>
                <w:szCs w:val="20"/>
              </w:rPr>
              <w:t> </w:t>
            </w:r>
          </w:p>
        </w:tc>
      </w:tr>
      <w:tr w:rsidR="00402B69" w:rsidRPr="00417460" w14:paraId="59CD70DD" w14:textId="77777777" w:rsidTr="00BC63C9">
        <w:trPr>
          <w:trHeight w:val="340"/>
        </w:trPr>
        <w:tc>
          <w:tcPr>
            <w:tcW w:w="841" w:type="pct"/>
            <w:vMerge/>
            <w:tcBorders>
              <w:top w:val="nil"/>
              <w:left w:val="single" w:sz="8" w:space="0" w:color="BFBFBF"/>
              <w:bottom w:val="single" w:sz="8" w:space="0" w:color="BFBFBF"/>
              <w:right w:val="single" w:sz="8" w:space="0" w:color="BFBFBF"/>
            </w:tcBorders>
            <w:vAlign w:val="center"/>
            <w:hideMark/>
          </w:tcPr>
          <w:p w14:paraId="42BC9E53" w14:textId="77777777" w:rsidR="00402B69" w:rsidRPr="00417460" w:rsidRDefault="00402B69" w:rsidP="00BC63C9">
            <w:pPr>
              <w:rPr>
                <w:rFonts w:ascii="Arial" w:hAnsi="Arial" w:cs="Arial"/>
                <w:b/>
                <w:bCs/>
                <w:color w:val="000000"/>
                <w:sz w:val="20"/>
                <w:szCs w:val="20"/>
              </w:rPr>
            </w:pPr>
          </w:p>
        </w:tc>
        <w:tc>
          <w:tcPr>
            <w:tcW w:w="941" w:type="pct"/>
            <w:tcBorders>
              <w:top w:val="nil"/>
              <w:left w:val="nil"/>
              <w:bottom w:val="single" w:sz="8" w:space="0" w:color="BFBFBF"/>
              <w:right w:val="single" w:sz="8" w:space="0" w:color="BFBFBF"/>
            </w:tcBorders>
            <w:shd w:val="clear" w:color="auto" w:fill="auto"/>
            <w:vAlign w:val="center"/>
            <w:hideMark/>
          </w:tcPr>
          <w:p w14:paraId="5912BEFA"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Emilia Romagna</w:t>
            </w:r>
          </w:p>
        </w:tc>
        <w:tc>
          <w:tcPr>
            <w:tcW w:w="672" w:type="pct"/>
            <w:tcBorders>
              <w:top w:val="nil"/>
              <w:left w:val="nil"/>
              <w:bottom w:val="single" w:sz="8" w:space="0" w:color="BFBFBF"/>
              <w:right w:val="single" w:sz="8" w:space="0" w:color="BFBFBF"/>
            </w:tcBorders>
            <w:shd w:val="clear" w:color="auto" w:fill="auto"/>
            <w:vAlign w:val="center"/>
            <w:hideMark/>
          </w:tcPr>
          <w:p w14:paraId="3F355B15"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4.4</w:t>
            </w:r>
          </w:p>
        </w:tc>
        <w:tc>
          <w:tcPr>
            <w:tcW w:w="688" w:type="pct"/>
            <w:tcBorders>
              <w:top w:val="nil"/>
              <w:left w:val="nil"/>
              <w:bottom w:val="single" w:sz="8" w:space="0" w:color="BFBFBF"/>
              <w:right w:val="single" w:sz="8" w:space="0" w:color="BFBFBF"/>
            </w:tcBorders>
            <w:shd w:val="clear" w:color="auto" w:fill="auto"/>
            <w:vAlign w:val="center"/>
            <w:hideMark/>
          </w:tcPr>
          <w:p w14:paraId="7CF3FB6F"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35</w:t>
            </w:r>
          </w:p>
        </w:tc>
        <w:tc>
          <w:tcPr>
            <w:tcW w:w="1858" w:type="pct"/>
            <w:tcBorders>
              <w:top w:val="nil"/>
              <w:left w:val="nil"/>
              <w:bottom w:val="single" w:sz="8" w:space="0" w:color="BFBFBF"/>
              <w:right w:val="single" w:sz="8" w:space="0" w:color="BFBFBF"/>
            </w:tcBorders>
            <w:shd w:val="clear" w:color="auto" w:fill="auto"/>
            <w:vAlign w:val="center"/>
            <w:hideMark/>
          </w:tcPr>
          <w:p w14:paraId="3701C41D"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data and registries</w:t>
            </w:r>
          </w:p>
        </w:tc>
      </w:tr>
      <w:tr w:rsidR="00402B69" w:rsidRPr="00417460" w14:paraId="53491D3E"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396FB071"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Norway</w:t>
            </w:r>
          </w:p>
        </w:tc>
        <w:tc>
          <w:tcPr>
            <w:tcW w:w="941" w:type="pct"/>
            <w:tcBorders>
              <w:top w:val="nil"/>
              <w:left w:val="nil"/>
              <w:bottom w:val="single" w:sz="8" w:space="0" w:color="BFBFBF"/>
              <w:right w:val="single" w:sz="8" w:space="0" w:color="BFBFBF"/>
            </w:tcBorders>
            <w:shd w:val="clear" w:color="auto" w:fill="auto"/>
            <w:vAlign w:val="center"/>
            <w:hideMark/>
          </w:tcPr>
          <w:p w14:paraId="0CD0B6F2"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Entire country</w:t>
            </w:r>
          </w:p>
        </w:tc>
        <w:tc>
          <w:tcPr>
            <w:tcW w:w="672" w:type="pct"/>
            <w:tcBorders>
              <w:top w:val="nil"/>
              <w:left w:val="nil"/>
              <w:bottom w:val="single" w:sz="8" w:space="0" w:color="BFBFBF"/>
              <w:right w:val="single" w:sz="8" w:space="0" w:color="BFBFBF"/>
            </w:tcBorders>
            <w:shd w:val="clear" w:color="auto" w:fill="auto"/>
            <w:vAlign w:val="center"/>
            <w:hideMark/>
          </w:tcPr>
          <w:p w14:paraId="3E0717DD"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5.4</w:t>
            </w:r>
          </w:p>
        </w:tc>
        <w:tc>
          <w:tcPr>
            <w:tcW w:w="688" w:type="pct"/>
            <w:tcBorders>
              <w:top w:val="nil"/>
              <w:left w:val="nil"/>
              <w:bottom w:val="single" w:sz="8" w:space="0" w:color="BFBFBF"/>
              <w:right w:val="single" w:sz="8" w:space="0" w:color="BFBFBF"/>
            </w:tcBorders>
            <w:shd w:val="clear" w:color="auto" w:fill="auto"/>
            <w:vAlign w:val="center"/>
            <w:hideMark/>
          </w:tcPr>
          <w:p w14:paraId="312B4ABC"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60</w:t>
            </w:r>
          </w:p>
        </w:tc>
        <w:tc>
          <w:tcPr>
            <w:tcW w:w="1858" w:type="pct"/>
            <w:tcBorders>
              <w:top w:val="nil"/>
              <w:left w:val="nil"/>
              <w:bottom w:val="single" w:sz="8" w:space="0" w:color="BFBFBF"/>
              <w:right w:val="single" w:sz="8" w:space="0" w:color="BFBFBF"/>
            </w:tcBorders>
            <w:shd w:val="clear" w:color="auto" w:fill="auto"/>
            <w:vAlign w:val="center"/>
            <w:hideMark/>
          </w:tcPr>
          <w:p w14:paraId="64DED2C8"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data and registries</w:t>
            </w:r>
          </w:p>
        </w:tc>
      </w:tr>
      <w:tr w:rsidR="00402B69" w:rsidRPr="00417460" w14:paraId="05E88233"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36F3C484"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Netherlands</w:t>
            </w:r>
          </w:p>
        </w:tc>
        <w:tc>
          <w:tcPr>
            <w:tcW w:w="941" w:type="pct"/>
            <w:tcBorders>
              <w:top w:val="nil"/>
              <w:left w:val="nil"/>
              <w:bottom w:val="single" w:sz="8" w:space="0" w:color="BFBFBF"/>
              <w:right w:val="single" w:sz="8" w:space="0" w:color="BFBFBF"/>
            </w:tcBorders>
            <w:shd w:val="clear" w:color="auto" w:fill="auto"/>
            <w:vAlign w:val="center"/>
            <w:hideMark/>
          </w:tcPr>
          <w:p w14:paraId="40C6D27F"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Sample</w:t>
            </w:r>
          </w:p>
        </w:tc>
        <w:tc>
          <w:tcPr>
            <w:tcW w:w="672" w:type="pct"/>
            <w:tcBorders>
              <w:top w:val="nil"/>
              <w:left w:val="nil"/>
              <w:bottom w:val="single" w:sz="8" w:space="0" w:color="BFBFBF"/>
              <w:right w:val="single" w:sz="8" w:space="0" w:color="BFBFBF"/>
            </w:tcBorders>
            <w:shd w:val="clear" w:color="auto" w:fill="auto"/>
            <w:vAlign w:val="center"/>
            <w:hideMark/>
          </w:tcPr>
          <w:p w14:paraId="2686241C"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4.4</w:t>
            </w:r>
          </w:p>
        </w:tc>
        <w:tc>
          <w:tcPr>
            <w:tcW w:w="688" w:type="pct"/>
            <w:tcBorders>
              <w:top w:val="nil"/>
              <w:left w:val="nil"/>
              <w:bottom w:val="single" w:sz="8" w:space="0" w:color="BFBFBF"/>
              <w:right w:val="single" w:sz="8" w:space="0" w:color="BFBFBF"/>
            </w:tcBorders>
            <w:shd w:val="clear" w:color="auto" w:fill="auto"/>
            <w:vAlign w:val="center"/>
            <w:hideMark/>
          </w:tcPr>
          <w:p w14:paraId="03241513"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15</w:t>
            </w:r>
          </w:p>
        </w:tc>
        <w:tc>
          <w:tcPr>
            <w:tcW w:w="1858" w:type="pct"/>
            <w:tcBorders>
              <w:top w:val="nil"/>
              <w:left w:val="nil"/>
              <w:bottom w:val="single" w:sz="8" w:space="0" w:color="BFBFBF"/>
              <w:right w:val="single" w:sz="8" w:space="0" w:color="BFBFBF"/>
            </w:tcBorders>
            <w:shd w:val="clear" w:color="auto" w:fill="auto"/>
            <w:vAlign w:val="center"/>
            <w:hideMark/>
          </w:tcPr>
          <w:p w14:paraId="1A4937A5"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data and registries</w:t>
            </w:r>
          </w:p>
        </w:tc>
      </w:tr>
      <w:tr w:rsidR="00402B69" w:rsidRPr="00417460" w14:paraId="4E779C1B"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43D78D0F"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Denmark</w:t>
            </w:r>
          </w:p>
        </w:tc>
        <w:tc>
          <w:tcPr>
            <w:tcW w:w="941" w:type="pct"/>
            <w:tcBorders>
              <w:top w:val="nil"/>
              <w:left w:val="nil"/>
              <w:bottom w:val="single" w:sz="8" w:space="0" w:color="BFBFBF"/>
              <w:right w:val="single" w:sz="8" w:space="0" w:color="BFBFBF"/>
            </w:tcBorders>
            <w:shd w:val="clear" w:color="auto" w:fill="auto"/>
            <w:vAlign w:val="center"/>
            <w:hideMark/>
          </w:tcPr>
          <w:p w14:paraId="3F4B4A92"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Entire country</w:t>
            </w:r>
          </w:p>
        </w:tc>
        <w:tc>
          <w:tcPr>
            <w:tcW w:w="672" w:type="pct"/>
            <w:tcBorders>
              <w:top w:val="nil"/>
              <w:left w:val="nil"/>
              <w:bottom w:val="single" w:sz="8" w:space="0" w:color="BFBFBF"/>
              <w:right w:val="single" w:sz="8" w:space="0" w:color="BFBFBF"/>
            </w:tcBorders>
            <w:shd w:val="clear" w:color="auto" w:fill="auto"/>
            <w:vAlign w:val="center"/>
            <w:hideMark/>
          </w:tcPr>
          <w:p w14:paraId="46789FE0"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5.6</w:t>
            </w:r>
          </w:p>
        </w:tc>
        <w:tc>
          <w:tcPr>
            <w:tcW w:w="688" w:type="pct"/>
            <w:tcBorders>
              <w:top w:val="nil"/>
              <w:left w:val="nil"/>
              <w:bottom w:val="single" w:sz="8" w:space="0" w:color="BFBFBF"/>
              <w:right w:val="single" w:sz="8" w:space="0" w:color="BFBFBF"/>
            </w:tcBorders>
            <w:shd w:val="clear" w:color="auto" w:fill="auto"/>
            <w:vAlign w:val="center"/>
            <w:hideMark/>
          </w:tcPr>
          <w:p w14:paraId="1C9A303D"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60</w:t>
            </w:r>
          </w:p>
        </w:tc>
        <w:tc>
          <w:tcPr>
            <w:tcW w:w="1858" w:type="pct"/>
            <w:tcBorders>
              <w:top w:val="nil"/>
              <w:left w:val="nil"/>
              <w:bottom w:val="single" w:sz="8" w:space="0" w:color="BFBFBF"/>
              <w:right w:val="single" w:sz="8" w:space="0" w:color="BFBFBF"/>
            </w:tcBorders>
            <w:shd w:val="clear" w:color="auto" w:fill="auto"/>
            <w:vAlign w:val="center"/>
            <w:hideMark/>
          </w:tcPr>
          <w:p w14:paraId="62396229"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data and registries</w:t>
            </w:r>
          </w:p>
        </w:tc>
      </w:tr>
      <w:tr w:rsidR="00402B69" w:rsidRPr="00417460" w14:paraId="4DEB798E" w14:textId="77777777" w:rsidTr="00BC63C9">
        <w:trPr>
          <w:trHeight w:val="340"/>
        </w:trPr>
        <w:tc>
          <w:tcPr>
            <w:tcW w:w="841" w:type="pct"/>
            <w:vMerge w:val="restart"/>
            <w:tcBorders>
              <w:top w:val="nil"/>
              <w:left w:val="single" w:sz="8" w:space="0" w:color="BFBFBF"/>
              <w:bottom w:val="nil"/>
              <w:right w:val="single" w:sz="8" w:space="0" w:color="BFBFBF"/>
            </w:tcBorders>
            <w:shd w:val="clear" w:color="auto" w:fill="auto"/>
            <w:vAlign w:val="center"/>
            <w:hideMark/>
          </w:tcPr>
          <w:p w14:paraId="5DAC9026"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UK</w:t>
            </w:r>
          </w:p>
        </w:tc>
        <w:tc>
          <w:tcPr>
            <w:tcW w:w="941" w:type="pct"/>
            <w:tcBorders>
              <w:top w:val="nil"/>
              <w:left w:val="nil"/>
              <w:bottom w:val="nil"/>
              <w:right w:val="single" w:sz="8" w:space="0" w:color="BFBFBF"/>
            </w:tcBorders>
            <w:shd w:val="clear" w:color="auto" w:fill="auto"/>
            <w:vAlign w:val="center"/>
            <w:hideMark/>
          </w:tcPr>
          <w:p w14:paraId="4022E190"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Scotland</w:t>
            </w:r>
          </w:p>
        </w:tc>
        <w:tc>
          <w:tcPr>
            <w:tcW w:w="672" w:type="pct"/>
            <w:tcBorders>
              <w:top w:val="nil"/>
              <w:left w:val="nil"/>
              <w:bottom w:val="nil"/>
              <w:right w:val="single" w:sz="8" w:space="0" w:color="BFBFBF"/>
            </w:tcBorders>
            <w:shd w:val="clear" w:color="auto" w:fill="auto"/>
            <w:vAlign w:val="center"/>
            <w:hideMark/>
          </w:tcPr>
          <w:p w14:paraId="15343066"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w:t>
            </w:r>
          </w:p>
        </w:tc>
        <w:tc>
          <w:tcPr>
            <w:tcW w:w="688" w:type="pct"/>
            <w:tcBorders>
              <w:top w:val="nil"/>
              <w:left w:val="nil"/>
              <w:bottom w:val="nil"/>
              <w:right w:val="single" w:sz="8" w:space="0" w:color="BFBFBF"/>
            </w:tcBorders>
            <w:shd w:val="clear" w:color="auto" w:fill="auto"/>
            <w:vAlign w:val="center"/>
            <w:hideMark/>
          </w:tcPr>
          <w:p w14:paraId="0E317FCA"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50</w:t>
            </w:r>
          </w:p>
        </w:tc>
        <w:tc>
          <w:tcPr>
            <w:tcW w:w="1858" w:type="pct"/>
            <w:tcBorders>
              <w:top w:val="nil"/>
              <w:left w:val="nil"/>
              <w:bottom w:val="nil"/>
              <w:right w:val="single" w:sz="8" w:space="0" w:color="BFBFBF"/>
            </w:tcBorders>
            <w:shd w:val="clear" w:color="auto" w:fill="auto"/>
            <w:vAlign w:val="center"/>
            <w:hideMark/>
          </w:tcPr>
          <w:p w14:paraId="1C002DD8"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 xml:space="preserve">Record linkage of claims &amp; GP data and registries </w:t>
            </w:r>
          </w:p>
        </w:tc>
      </w:tr>
      <w:tr w:rsidR="00402B69" w:rsidRPr="00417460" w14:paraId="373D7800" w14:textId="77777777" w:rsidTr="00BC63C9">
        <w:trPr>
          <w:trHeight w:val="340"/>
        </w:trPr>
        <w:tc>
          <w:tcPr>
            <w:tcW w:w="841" w:type="pct"/>
            <w:vMerge/>
            <w:tcBorders>
              <w:top w:val="nil"/>
              <w:left w:val="single" w:sz="8" w:space="0" w:color="BFBFBF"/>
              <w:bottom w:val="nil"/>
              <w:right w:val="single" w:sz="8" w:space="0" w:color="BFBFBF"/>
            </w:tcBorders>
            <w:vAlign w:val="center"/>
            <w:hideMark/>
          </w:tcPr>
          <w:p w14:paraId="5DA31E5E" w14:textId="77777777" w:rsidR="00402B69" w:rsidRPr="00417460" w:rsidRDefault="00402B69" w:rsidP="00BC63C9">
            <w:pPr>
              <w:rPr>
                <w:rFonts w:ascii="Arial" w:hAnsi="Arial" w:cs="Arial"/>
                <w:b/>
                <w:bCs/>
                <w:color w:val="000000"/>
                <w:sz w:val="20"/>
                <w:szCs w:val="20"/>
              </w:rPr>
            </w:pPr>
          </w:p>
        </w:tc>
        <w:tc>
          <w:tcPr>
            <w:tcW w:w="941" w:type="pct"/>
            <w:tcBorders>
              <w:top w:val="single" w:sz="8" w:space="0" w:color="BFBFBF"/>
              <w:left w:val="nil"/>
              <w:bottom w:val="nil"/>
              <w:right w:val="single" w:sz="8" w:space="0" w:color="BFBFBF"/>
            </w:tcBorders>
            <w:shd w:val="clear" w:color="auto" w:fill="auto"/>
            <w:vAlign w:val="center"/>
            <w:hideMark/>
          </w:tcPr>
          <w:p w14:paraId="55D0D78F"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Wales</w:t>
            </w:r>
          </w:p>
        </w:tc>
        <w:tc>
          <w:tcPr>
            <w:tcW w:w="672" w:type="pct"/>
            <w:tcBorders>
              <w:top w:val="single" w:sz="8" w:space="0" w:color="BFBFBF"/>
              <w:left w:val="nil"/>
              <w:bottom w:val="nil"/>
              <w:right w:val="single" w:sz="8" w:space="0" w:color="BFBFBF"/>
            </w:tcBorders>
            <w:shd w:val="clear" w:color="auto" w:fill="auto"/>
            <w:vAlign w:val="center"/>
            <w:hideMark/>
          </w:tcPr>
          <w:p w14:paraId="47EA79DE"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3.7</w:t>
            </w:r>
          </w:p>
        </w:tc>
        <w:tc>
          <w:tcPr>
            <w:tcW w:w="688" w:type="pct"/>
            <w:tcBorders>
              <w:top w:val="single" w:sz="8" w:space="0" w:color="BFBFBF"/>
              <w:left w:val="nil"/>
              <w:bottom w:val="nil"/>
              <w:right w:val="single" w:sz="8" w:space="0" w:color="BFBFBF"/>
            </w:tcBorders>
            <w:shd w:val="clear" w:color="auto" w:fill="auto"/>
            <w:vAlign w:val="center"/>
            <w:hideMark/>
          </w:tcPr>
          <w:p w14:paraId="0952093A"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33</w:t>
            </w:r>
          </w:p>
        </w:tc>
        <w:tc>
          <w:tcPr>
            <w:tcW w:w="1858" w:type="pct"/>
            <w:tcBorders>
              <w:top w:val="single" w:sz="8" w:space="0" w:color="BFBFBF"/>
              <w:left w:val="nil"/>
              <w:bottom w:val="nil"/>
              <w:right w:val="single" w:sz="8" w:space="0" w:color="BFBFBF"/>
            </w:tcBorders>
            <w:shd w:val="clear" w:color="auto" w:fill="auto"/>
            <w:vAlign w:val="center"/>
            <w:hideMark/>
          </w:tcPr>
          <w:p w14:paraId="2B38A5CD"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 xml:space="preserve">Record linkage of claims &amp; GP data and registries </w:t>
            </w:r>
          </w:p>
        </w:tc>
      </w:tr>
      <w:tr w:rsidR="00402B69" w:rsidRPr="00417460" w14:paraId="6AD89ABC" w14:textId="77777777" w:rsidTr="00BC63C9">
        <w:trPr>
          <w:trHeight w:val="340"/>
        </w:trPr>
        <w:tc>
          <w:tcPr>
            <w:tcW w:w="841" w:type="pct"/>
            <w:vMerge w:val="restar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4C315943"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Spain</w:t>
            </w:r>
          </w:p>
        </w:tc>
        <w:tc>
          <w:tcPr>
            <w:tcW w:w="941" w:type="pct"/>
            <w:tcBorders>
              <w:top w:val="nil"/>
              <w:left w:val="nil"/>
              <w:bottom w:val="single" w:sz="8" w:space="0" w:color="BFBFBF"/>
              <w:right w:val="single" w:sz="8" w:space="0" w:color="BFBFBF"/>
            </w:tcBorders>
            <w:shd w:val="clear" w:color="auto" w:fill="auto"/>
            <w:vAlign w:val="center"/>
            <w:hideMark/>
          </w:tcPr>
          <w:p w14:paraId="1C3A4133"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Catalunya</w:t>
            </w:r>
          </w:p>
        </w:tc>
        <w:tc>
          <w:tcPr>
            <w:tcW w:w="672" w:type="pct"/>
            <w:tcBorders>
              <w:top w:val="nil"/>
              <w:left w:val="nil"/>
              <w:bottom w:val="single" w:sz="8" w:space="0" w:color="BFBFBF"/>
              <w:right w:val="single" w:sz="8" w:space="0" w:color="BFBFBF"/>
            </w:tcBorders>
            <w:shd w:val="clear" w:color="auto" w:fill="auto"/>
            <w:vAlign w:val="center"/>
            <w:hideMark/>
          </w:tcPr>
          <w:p w14:paraId="01E3FD8D"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5.8</w:t>
            </w:r>
          </w:p>
        </w:tc>
        <w:tc>
          <w:tcPr>
            <w:tcW w:w="688" w:type="pct"/>
            <w:tcBorders>
              <w:top w:val="nil"/>
              <w:left w:val="nil"/>
              <w:bottom w:val="single" w:sz="8" w:space="0" w:color="BFBFBF"/>
              <w:right w:val="single" w:sz="8" w:space="0" w:color="BFBFBF"/>
            </w:tcBorders>
            <w:shd w:val="clear" w:color="auto" w:fill="auto"/>
            <w:vAlign w:val="center"/>
            <w:hideMark/>
          </w:tcPr>
          <w:p w14:paraId="2282AA4B"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40</w:t>
            </w:r>
          </w:p>
        </w:tc>
        <w:tc>
          <w:tcPr>
            <w:tcW w:w="1858" w:type="pct"/>
            <w:tcBorders>
              <w:top w:val="nil"/>
              <w:left w:val="nil"/>
              <w:bottom w:val="single" w:sz="8" w:space="0" w:color="BFBFBF"/>
              <w:right w:val="single" w:sz="8" w:space="0" w:color="BFBFBF"/>
            </w:tcBorders>
            <w:shd w:val="clear" w:color="auto" w:fill="auto"/>
            <w:vAlign w:val="center"/>
            <w:hideMark/>
          </w:tcPr>
          <w:p w14:paraId="09CBCF33"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&amp; GP data and registries</w:t>
            </w:r>
          </w:p>
        </w:tc>
      </w:tr>
      <w:tr w:rsidR="00402B69" w:rsidRPr="00417460" w14:paraId="0676EBA7" w14:textId="77777777" w:rsidTr="00BC63C9">
        <w:trPr>
          <w:trHeight w:val="340"/>
        </w:trPr>
        <w:tc>
          <w:tcPr>
            <w:tcW w:w="841" w:type="pct"/>
            <w:vMerge/>
            <w:tcBorders>
              <w:top w:val="single" w:sz="8" w:space="0" w:color="BFBFBF"/>
              <w:left w:val="single" w:sz="8" w:space="0" w:color="BFBFBF"/>
              <w:bottom w:val="single" w:sz="8" w:space="0" w:color="BFBFBF"/>
              <w:right w:val="single" w:sz="8" w:space="0" w:color="BFBFBF"/>
            </w:tcBorders>
            <w:vAlign w:val="center"/>
            <w:hideMark/>
          </w:tcPr>
          <w:p w14:paraId="12B51BE1" w14:textId="77777777" w:rsidR="00402B69" w:rsidRPr="00417460" w:rsidRDefault="00402B69" w:rsidP="00BC63C9">
            <w:pPr>
              <w:rPr>
                <w:rFonts w:ascii="Arial" w:hAnsi="Arial" w:cs="Arial"/>
                <w:b/>
                <w:bCs/>
                <w:color w:val="000000"/>
                <w:sz w:val="20"/>
                <w:szCs w:val="20"/>
              </w:rPr>
            </w:pPr>
          </w:p>
        </w:tc>
        <w:tc>
          <w:tcPr>
            <w:tcW w:w="941" w:type="pct"/>
            <w:tcBorders>
              <w:top w:val="nil"/>
              <w:left w:val="nil"/>
              <w:bottom w:val="single" w:sz="8" w:space="0" w:color="BFBFBF"/>
              <w:right w:val="single" w:sz="8" w:space="0" w:color="BFBFBF"/>
            </w:tcBorders>
            <w:shd w:val="clear" w:color="auto" w:fill="auto"/>
            <w:vAlign w:val="center"/>
            <w:hideMark/>
          </w:tcPr>
          <w:p w14:paraId="48FB4AB3"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Valencia</w:t>
            </w:r>
          </w:p>
        </w:tc>
        <w:tc>
          <w:tcPr>
            <w:tcW w:w="672" w:type="pct"/>
            <w:tcBorders>
              <w:top w:val="nil"/>
              <w:left w:val="nil"/>
              <w:bottom w:val="single" w:sz="8" w:space="0" w:color="BFBFBF"/>
              <w:right w:val="single" w:sz="8" w:space="0" w:color="BFBFBF"/>
            </w:tcBorders>
            <w:shd w:val="clear" w:color="auto" w:fill="auto"/>
            <w:vAlign w:val="center"/>
            <w:hideMark/>
          </w:tcPr>
          <w:p w14:paraId="6B6D8533"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w:t>
            </w:r>
          </w:p>
        </w:tc>
        <w:tc>
          <w:tcPr>
            <w:tcW w:w="688" w:type="pct"/>
            <w:tcBorders>
              <w:top w:val="nil"/>
              <w:left w:val="nil"/>
              <w:bottom w:val="single" w:sz="8" w:space="0" w:color="BFBFBF"/>
              <w:right w:val="single" w:sz="8" w:space="0" w:color="BFBFBF"/>
            </w:tcBorders>
            <w:shd w:val="clear" w:color="auto" w:fill="auto"/>
            <w:vAlign w:val="center"/>
            <w:hideMark/>
          </w:tcPr>
          <w:p w14:paraId="639BDD00"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50</w:t>
            </w:r>
          </w:p>
        </w:tc>
        <w:tc>
          <w:tcPr>
            <w:tcW w:w="1858" w:type="pct"/>
            <w:tcBorders>
              <w:top w:val="nil"/>
              <w:left w:val="nil"/>
              <w:bottom w:val="single" w:sz="8" w:space="0" w:color="BFBFBF"/>
              <w:right w:val="single" w:sz="8" w:space="0" w:color="BFBFBF"/>
            </w:tcBorders>
            <w:shd w:val="clear" w:color="auto" w:fill="auto"/>
            <w:vAlign w:val="center"/>
            <w:hideMark/>
          </w:tcPr>
          <w:p w14:paraId="6D7A435B"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&amp; GP data and registries</w:t>
            </w:r>
          </w:p>
        </w:tc>
      </w:tr>
      <w:tr w:rsidR="00402B69" w:rsidRPr="00417460" w14:paraId="20C88ABF"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1B3B273C"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Finland</w:t>
            </w:r>
          </w:p>
        </w:tc>
        <w:tc>
          <w:tcPr>
            <w:tcW w:w="941" w:type="pct"/>
            <w:tcBorders>
              <w:top w:val="nil"/>
              <w:left w:val="nil"/>
              <w:bottom w:val="single" w:sz="8" w:space="0" w:color="BFBFBF"/>
              <w:right w:val="single" w:sz="8" w:space="0" w:color="BFBFBF"/>
            </w:tcBorders>
            <w:shd w:val="clear" w:color="auto" w:fill="auto"/>
            <w:vAlign w:val="center"/>
            <w:hideMark/>
          </w:tcPr>
          <w:p w14:paraId="475CD9CD"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Entire country</w:t>
            </w:r>
          </w:p>
        </w:tc>
        <w:tc>
          <w:tcPr>
            <w:tcW w:w="672" w:type="pct"/>
            <w:tcBorders>
              <w:top w:val="nil"/>
              <w:left w:val="nil"/>
              <w:bottom w:val="single" w:sz="8" w:space="0" w:color="BFBFBF"/>
              <w:right w:val="single" w:sz="8" w:space="0" w:color="BFBFBF"/>
            </w:tcBorders>
            <w:shd w:val="clear" w:color="auto" w:fill="auto"/>
            <w:vAlign w:val="center"/>
            <w:hideMark/>
          </w:tcPr>
          <w:p w14:paraId="501C5F5E"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5.6</w:t>
            </w:r>
          </w:p>
        </w:tc>
        <w:tc>
          <w:tcPr>
            <w:tcW w:w="688" w:type="pct"/>
            <w:tcBorders>
              <w:top w:val="nil"/>
              <w:left w:val="nil"/>
              <w:bottom w:val="single" w:sz="8" w:space="0" w:color="BFBFBF"/>
              <w:right w:val="single" w:sz="8" w:space="0" w:color="BFBFBF"/>
            </w:tcBorders>
            <w:shd w:val="clear" w:color="auto" w:fill="auto"/>
            <w:vAlign w:val="center"/>
            <w:hideMark/>
          </w:tcPr>
          <w:p w14:paraId="6B838771"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60</w:t>
            </w:r>
          </w:p>
        </w:tc>
        <w:tc>
          <w:tcPr>
            <w:tcW w:w="1858" w:type="pct"/>
            <w:tcBorders>
              <w:top w:val="nil"/>
              <w:left w:val="nil"/>
              <w:bottom w:val="single" w:sz="8" w:space="0" w:color="BFBFBF"/>
              <w:right w:val="single" w:sz="8" w:space="0" w:color="BFBFBF"/>
            </w:tcBorders>
            <w:shd w:val="clear" w:color="auto" w:fill="auto"/>
            <w:vAlign w:val="center"/>
            <w:hideMark/>
          </w:tcPr>
          <w:p w14:paraId="2FEFE247"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Record linkage of claims data and registries</w:t>
            </w:r>
          </w:p>
        </w:tc>
      </w:tr>
      <w:tr w:rsidR="00402B69" w:rsidRPr="00417460" w14:paraId="07D65C81" w14:textId="77777777" w:rsidTr="00BC63C9">
        <w:trPr>
          <w:trHeight w:val="340"/>
        </w:trPr>
        <w:tc>
          <w:tcPr>
            <w:tcW w:w="841" w:type="pct"/>
            <w:vMerge w:val="restart"/>
            <w:tcBorders>
              <w:top w:val="nil"/>
              <w:left w:val="single" w:sz="8" w:space="0" w:color="BFBFBF"/>
              <w:bottom w:val="single" w:sz="8" w:space="0" w:color="BFBFBF"/>
              <w:right w:val="single" w:sz="8" w:space="0" w:color="BFBFBF"/>
            </w:tcBorders>
            <w:shd w:val="clear" w:color="auto" w:fill="auto"/>
            <w:vAlign w:val="center"/>
            <w:hideMark/>
          </w:tcPr>
          <w:p w14:paraId="487F89C4"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France</w:t>
            </w:r>
          </w:p>
        </w:tc>
        <w:tc>
          <w:tcPr>
            <w:tcW w:w="941" w:type="pct"/>
            <w:tcBorders>
              <w:top w:val="nil"/>
              <w:left w:val="nil"/>
              <w:bottom w:val="single" w:sz="8" w:space="0" w:color="BFBFBF"/>
              <w:right w:val="single" w:sz="8" w:space="0" w:color="BFBFBF"/>
            </w:tcBorders>
            <w:shd w:val="clear" w:color="auto" w:fill="auto"/>
            <w:vAlign w:val="center"/>
            <w:hideMark/>
          </w:tcPr>
          <w:p w14:paraId="5FD50FE0"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Entire country</w:t>
            </w:r>
          </w:p>
        </w:tc>
        <w:tc>
          <w:tcPr>
            <w:tcW w:w="672" w:type="pct"/>
            <w:tcBorders>
              <w:top w:val="nil"/>
              <w:left w:val="nil"/>
              <w:bottom w:val="single" w:sz="8" w:space="0" w:color="BFBFBF"/>
              <w:right w:val="single" w:sz="8" w:space="0" w:color="BFBFBF"/>
            </w:tcBorders>
            <w:shd w:val="clear" w:color="auto" w:fill="auto"/>
            <w:vAlign w:val="center"/>
            <w:hideMark/>
          </w:tcPr>
          <w:p w14:paraId="0BCEDEE4"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66</w:t>
            </w:r>
          </w:p>
        </w:tc>
        <w:tc>
          <w:tcPr>
            <w:tcW w:w="688" w:type="pct"/>
            <w:tcBorders>
              <w:top w:val="nil"/>
              <w:left w:val="nil"/>
              <w:bottom w:val="single" w:sz="8" w:space="0" w:color="BFBFBF"/>
              <w:right w:val="single" w:sz="8" w:space="0" w:color="BFBFBF"/>
            </w:tcBorders>
            <w:shd w:val="clear" w:color="auto" w:fill="auto"/>
            <w:vAlign w:val="center"/>
            <w:hideMark/>
          </w:tcPr>
          <w:p w14:paraId="1A49947E"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700</w:t>
            </w:r>
          </w:p>
        </w:tc>
        <w:tc>
          <w:tcPr>
            <w:tcW w:w="1858" w:type="pct"/>
            <w:tcBorders>
              <w:top w:val="nil"/>
              <w:left w:val="nil"/>
              <w:bottom w:val="single" w:sz="8" w:space="0" w:color="BFBFBF"/>
              <w:right w:val="single" w:sz="8" w:space="0" w:color="BFBFBF"/>
            </w:tcBorders>
            <w:shd w:val="clear" w:color="auto" w:fill="auto"/>
            <w:vAlign w:val="center"/>
            <w:hideMark/>
          </w:tcPr>
          <w:p w14:paraId="13D25A14"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Claims</w:t>
            </w:r>
            <w:r>
              <w:rPr>
                <w:rFonts w:ascii="Arial" w:hAnsi="Arial" w:cs="Arial"/>
                <w:color w:val="000000"/>
                <w:sz w:val="20"/>
                <w:szCs w:val="20"/>
              </w:rPr>
              <w:t xml:space="preserve"> data</w:t>
            </w:r>
          </w:p>
        </w:tc>
      </w:tr>
      <w:tr w:rsidR="00402B69" w:rsidRPr="00417460" w14:paraId="7D68C4CF" w14:textId="77777777" w:rsidTr="00BC63C9">
        <w:trPr>
          <w:trHeight w:val="340"/>
        </w:trPr>
        <w:tc>
          <w:tcPr>
            <w:tcW w:w="841" w:type="pct"/>
            <w:vMerge/>
            <w:tcBorders>
              <w:top w:val="nil"/>
              <w:left w:val="single" w:sz="8" w:space="0" w:color="BFBFBF"/>
              <w:bottom w:val="single" w:sz="8" w:space="0" w:color="BFBFBF"/>
              <w:right w:val="single" w:sz="8" w:space="0" w:color="BFBFBF"/>
            </w:tcBorders>
            <w:vAlign w:val="center"/>
            <w:hideMark/>
          </w:tcPr>
          <w:p w14:paraId="45A76CEC" w14:textId="77777777" w:rsidR="00402B69" w:rsidRPr="00417460" w:rsidRDefault="00402B69" w:rsidP="00BC63C9">
            <w:pPr>
              <w:rPr>
                <w:rFonts w:ascii="Arial" w:hAnsi="Arial" w:cs="Arial"/>
                <w:b/>
                <w:bCs/>
                <w:color w:val="000000"/>
                <w:sz w:val="20"/>
                <w:szCs w:val="20"/>
              </w:rPr>
            </w:pPr>
          </w:p>
        </w:tc>
        <w:tc>
          <w:tcPr>
            <w:tcW w:w="941" w:type="pct"/>
            <w:tcBorders>
              <w:top w:val="nil"/>
              <w:left w:val="nil"/>
              <w:bottom w:val="single" w:sz="8" w:space="0" w:color="BFBFBF"/>
              <w:right w:val="single" w:sz="8" w:space="0" w:color="BFBFBF"/>
            </w:tcBorders>
            <w:shd w:val="clear" w:color="auto" w:fill="auto"/>
            <w:vAlign w:val="center"/>
            <w:hideMark/>
          </w:tcPr>
          <w:p w14:paraId="430A6C15"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Haute Garonne</w:t>
            </w:r>
          </w:p>
        </w:tc>
        <w:tc>
          <w:tcPr>
            <w:tcW w:w="672" w:type="pct"/>
            <w:tcBorders>
              <w:top w:val="nil"/>
              <w:left w:val="nil"/>
              <w:bottom w:val="single" w:sz="8" w:space="0" w:color="BFBFBF"/>
              <w:right w:val="single" w:sz="8" w:space="0" w:color="BFBFBF"/>
            </w:tcBorders>
            <w:shd w:val="clear" w:color="auto" w:fill="auto"/>
            <w:vAlign w:val="center"/>
            <w:hideMark/>
          </w:tcPr>
          <w:p w14:paraId="01E12D03"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1.4</w:t>
            </w:r>
          </w:p>
        </w:tc>
        <w:tc>
          <w:tcPr>
            <w:tcW w:w="688" w:type="pct"/>
            <w:tcBorders>
              <w:top w:val="nil"/>
              <w:left w:val="nil"/>
              <w:bottom w:val="single" w:sz="8" w:space="0" w:color="BFBFBF"/>
              <w:right w:val="single" w:sz="8" w:space="0" w:color="BFBFBF"/>
            </w:tcBorders>
            <w:shd w:val="clear" w:color="auto" w:fill="auto"/>
            <w:vAlign w:val="center"/>
            <w:hideMark/>
          </w:tcPr>
          <w:p w14:paraId="3688753A"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10</w:t>
            </w:r>
          </w:p>
        </w:tc>
        <w:tc>
          <w:tcPr>
            <w:tcW w:w="1858" w:type="pct"/>
            <w:tcBorders>
              <w:top w:val="nil"/>
              <w:left w:val="nil"/>
              <w:bottom w:val="single" w:sz="8" w:space="0" w:color="BFBFBF"/>
              <w:right w:val="single" w:sz="8" w:space="0" w:color="BFBFBF"/>
            </w:tcBorders>
            <w:shd w:val="clear" w:color="auto" w:fill="auto"/>
            <w:vAlign w:val="center"/>
            <w:hideMark/>
          </w:tcPr>
          <w:p w14:paraId="2C060133"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Cohort</w:t>
            </w:r>
            <w:r>
              <w:rPr>
                <w:rFonts w:ascii="Arial" w:hAnsi="Arial" w:cs="Arial"/>
                <w:color w:val="000000"/>
                <w:sz w:val="20"/>
                <w:szCs w:val="20"/>
              </w:rPr>
              <w:t xml:space="preserve"> &amp; linkage to claims data</w:t>
            </w:r>
          </w:p>
        </w:tc>
      </w:tr>
      <w:tr w:rsidR="00402B69" w:rsidRPr="00417460" w14:paraId="4C5DBD4D"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37533DC0"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 xml:space="preserve">Germany </w:t>
            </w:r>
          </w:p>
        </w:tc>
        <w:tc>
          <w:tcPr>
            <w:tcW w:w="941" w:type="pct"/>
            <w:tcBorders>
              <w:top w:val="nil"/>
              <w:left w:val="nil"/>
              <w:bottom w:val="single" w:sz="8" w:space="0" w:color="BFBFBF"/>
              <w:right w:val="single" w:sz="8" w:space="0" w:color="BFBFBF"/>
            </w:tcBorders>
            <w:shd w:val="clear" w:color="auto" w:fill="auto"/>
            <w:vAlign w:val="center"/>
            <w:hideMark/>
          </w:tcPr>
          <w:p w14:paraId="0F74AEAB"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sample</w:t>
            </w:r>
          </w:p>
        </w:tc>
        <w:tc>
          <w:tcPr>
            <w:tcW w:w="672" w:type="pct"/>
            <w:tcBorders>
              <w:top w:val="nil"/>
              <w:left w:val="nil"/>
              <w:bottom w:val="single" w:sz="8" w:space="0" w:color="BFBFBF"/>
              <w:right w:val="single" w:sz="8" w:space="0" w:color="BFBFBF"/>
            </w:tcBorders>
            <w:shd w:val="clear" w:color="auto" w:fill="auto"/>
            <w:vAlign w:val="center"/>
            <w:hideMark/>
          </w:tcPr>
          <w:p w14:paraId="0A5D8747"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16</w:t>
            </w:r>
          </w:p>
        </w:tc>
        <w:tc>
          <w:tcPr>
            <w:tcW w:w="688" w:type="pct"/>
            <w:tcBorders>
              <w:top w:val="nil"/>
              <w:left w:val="nil"/>
              <w:bottom w:val="single" w:sz="8" w:space="0" w:color="BFBFBF"/>
              <w:right w:val="single" w:sz="8" w:space="0" w:color="BFBFBF"/>
            </w:tcBorders>
            <w:shd w:val="clear" w:color="auto" w:fill="auto"/>
            <w:vAlign w:val="center"/>
            <w:hideMark/>
          </w:tcPr>
          <w:p w14:paraId="411B6843" w14:textId="77777777" w:rsidR="00402B69" w:rsidRPr="00417460" w:rsidRDefault="00402B69" w:rsidP="00BC63C9">
            <w:pPr>
              <w:jc w:val="center"/>
              <w:rPr>
                <w:rFonts w:ascii="Arial" w:hAnsi="Arial" w:cs="Arial"/>
                <w:color w:val="000000"/>
                <w:sz w:val="20"/>
                <w:szCs w:val="20"/>
              </w:rPr>
            </w:pPr>
            <w:r w:rsidRPr="00417460">
              <w:rPr>
                <w:rFonts w:ascii="Arial" w:hAnsi="Arial" w:cs="Arial"/>
                <w:color w:val="000000"/>
                <w:sz w:val="20"/>
                <w:szCs w:val="20"/>
              </w:rPr>
              <w:t>100</w:t>
            </w:r>
          </w:p>
        </w:tc>
        <w:tc>
          <w:tcPr>
            <w:tcW w:w="1858" w:type="pct"/>
            <w:tcBorders>
              <w:top w:val="nil"/>
              <w:left w:val="nil"/>
              <w:bottom w:val="single" w:sz="8" w:space="0" w:color="BFBFBF"/>
              <w:right w:val="single" w:sz="8" w:space="0" w:color="BFBFBF"/>
            </w:tcBorders>
            <w:shd w:val="clear" w:color="auto" w:fill="auto"/>
            <w:vAlign w:val="center"/>
            <w:hideMark/>
          </w:tcPr>
          <w:p w14:paraId="537BB864"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Claims</w:t>
            </w:r>
            <w:r>
              <w:rPr>
                <w:rFonts w:ascii="Arial" w:hAnsi="Arial" w:cs="Arial"/>
                <w:color w:val="000000"/>
                <w:sz w:val="20"/>
                <w:szCs w:val="20"/>
              </w:rPr>
              <w:t xml:space="preserve"> data</w:t>
            </w:r>
          </w:p>
        </w:tc>
      </w:tr>
      <w:tr w:rsidR="00402B69" w:rsidRPr="00417460" w14:paraId="419C998D" w14:textId="77777777" w:rsidTr="00BC63C9">
        <w:trPr>
          <w:trHeight w:val="540"/>
        </w:trPr>
        <w:tc>
          <w:tcPr>
            <w:tcW w:w="5000" w:type="pct"/>
            <w:gridSpan w:val="5"/>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43341F2B"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Pregnancy surveillance data &amp; case reports</w:t>
            </w:r>
          </w:p>
        </w:tc>
      </w:tr>
      <w:tr w:rsidR="00402B69" w:rsidRPr="00417460" w14:paraId="7B29E8A0" w14:textId="77777777" w:rsidTr="00BC63C9">
        <w:trPr>
          <w:trHeight w:val="340"/>
        </w:trPr>
        <w:tc>
          <w:tcPr>
            <w:tcW w:w="841" w:type="pct"/>
            <w:tcBorders>
              <w:top w:val="nil"/>
              <w:left w:val="single" w:sz="8" w:space="0" w:color="BFBFBF"/>
              <w:bottom w:val="single" w:sz="8" w:space="0" w:color="BFBFBF"/>
              <w:right w:val="nil"/>
            </w:tcBorders>
            <w:shd w:val="clear" w:color="auto" w:fill="auto"/>
            <w:vAlign w:val="center"/>
            <w:hideMark/>
          </w:tcPr>
          <w:p w14:paraId="2FBB8366"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 </w:t>
            </w:r>
          </w:p>
        </w:tc>
        <w:tc>
          <w:tcPr>
            <w:tcW w:w="941" w:type="pct"/>
            <w:tcBorders>
              <w:top w:val="nil"/>
              <w:left w:val="nil"/>
              <w:bottom w:val="single" w:sz="8" w:space="0" w:color="BFBFBF"/>
              <w:right w:val="nil"/>
            </w:tcBorders>
            <w:shd w:val="clear" w:color="auto" w:fill="auto"/>
            <w:vAlign w:val="center"/>
            <w:hideMark/>
          </w:tcPr>
          <w:p w14:paraId="47ACBD57"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 </w:t>
            </w:r>
          </w:p>
        </w:tc>
        <w:tc>
          <w:tcPr>
            <w:tcW w:w="672" w:type="pct"/>
            <w:tcBorders>
              <w:top w:val="nil"/>
              <w:left w:val="nil"/>
              <w:bottom w:val="single" w:sz="8" w:space="0" w:color="BFBFBF"/>
              <w:right w:val="nil"/>
            </w:tcBorders>
            <w:shd w:val="clear" w:color="auto" w:fill="auto"/>
            <w:vAlign w:val="center"/>
            <w:hideMark/>
          </w:tcPr>
          <w:p w14:paraId="48E891EA"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 </w:t>
            </w:r>
          </w:p>
        </w:tc>
        <w:tc>
          <w:tcPr>
            <w:tcW w:w="688" w:type="pct"/>
            <w:tcBorders>
              <w:top w:val="nil"/>
              <w:left w:val="nil"/>
              <w:bottom w:val="single" w:sz="8" w:space="0" w:color="BFBFBF"/>
              <w:right w:val="nil"/>
            </w:tcBorders>
            <w:shd w:val="clear" w:color="auto" w:fill="auto"/>
            <w:vAlign w:val="center"/>
            <w:hideMark/>
          </w:tcPr>
          <w:p w14:paraId="1D3299A6" w14:textId="77777777" w:rsidR="00402B69" w:rsidRPr="00417460" w:rsidRDefault="00402B69" w:rsidP="00BC63C9">
            <w:pPr>
              <w:jc w:val="center"/>
              <w:rPr>
                <w:rFonts w:ascii="Arial" w:hAnsi="Arial" w:cs="Arial"/>
                <w:b/>
                <w:bCs/>
                <w:color w:val="000000"/>
                <w:sz w:val="20"/>
                <w:szCs w:val="20"/>
              </w:rPr>
            </w:pPr>
            <w:r w:rsidRPr="00417460">
              <w:rPr>
                <w:rFonts w:ascii="Arial" w:hAnsi="Arial" w:cs="Arial"/>
                <w:b/>
                <w:bCs/>
                <w:color w:val="000000"/>
                <w:sz w:val="20"/>
                <w:szCs w:val="20"/>
              </w:rPr>
              <w:t># cases reported</w:t>
            </w:r>
          </w:p>
        </w:tc>
        <w:tc>
          <w:tcPr>
            <w:tcW w:w="1858" w:type="pct"/>
            <w:tcBorders>
              <w:top w:val="nil"/>
              <w:left w:val="nil"/>
              <w:bottom w:val="single" w:sz="8" w:space="0" w:color="BFBFBF"/>
              <w:right w:val="single" w:sz="8" w:space="0" w:color="BFBFBF"/>
            </w:tcBorders>
            <w:shd w:val="clear" w:color="auto" w:fill="auto"/>
            <w:vAlign w:val="center"/>
            <w:hideMark/>
          </w:tcPr>
          <w:p w14:paraId="393D2E67"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 </w:t>
            </w:r>
          </w:p>
        </w:tc>
      </w:tr>
      <w:tr w:rsidR="00402B69" w:rsidRPr="00417460" w14:paraId="5521E70B" w14:textId="77777777" w:rsidTr="00BC63C9">
        <w:trPr>
          <w:trHeight w:val="340"/>
        </w:trPr>
        <w:tc>
          <w:tcPr>
            <w:tcW w:w="841" w:type="pct"/>
            <w:tcBorders>
              <w:top w:val="nil"/>
              <w:left w:val="single" w:sz="8" w:space="0" w:color="BFBFBF"/>
              <w:bottom w:val="single" w:sz="8" w:space="0" w:color="BFBFBF"/>
              <w:right w:val="single" w:sz="8" w:space="0" w:color="BFBFBF"/>
            </w:tcBorders>
            <w:shd w:val="clear" w:color="auto" w:fill="auto"/>
            <w:vAlign w:val="center"/>
            <w:hideMark/>
          </w:tcPr>
          <w:p w14:paraId="11CE3FB5"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Multiple countries</w:t>
            </w:r>
          </w:p>
        </w:tc>
        <w:tc>
          <w:tcPr>
            <w:tcW w:w="941" w:type="pct"/>
            <w:tcBorders>
              <w:top w:val="nil"/>
              <w:left w:val="nil"/>
              <w:bottom w:val="single" w:sz="8" w:space="0" w:color="BFBFBF"/>
              <w:right w:val="single" w:sz="8" w:space="0" w:color="BFBFBF"/>
            </w:tcBorders>
            <w:shd w:val="clear" w:color="auto" w:fill="auto"/>
            <w:vAlign w:val="center"/>
            <w:hideMark/>
          </w:tcPr>
          <w:p w14:paraId="306EC6B7"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EUROMEDICAT</w:t>
            </w:r>
          </w:p>
        </w:tc>
        <w:tc>
          <w:tcPr>
            <w:tcW w:w="672" w:type="pct"/>
            <w:tcBorders>
              <w:top w:val="nil"/>
              <w:left w:val="nil"/>
              <w:bottom w:val="single" w:sz="8" w:space="0" w:color="BFBFBF"/>
              <w:right w:val="single" w:sz="8" w:space="0" w:color="BFBFBF"/>
            </w:tcBorders>
            <w:shd w:val="clear" w:color="auto" w:fill="auto"/>
            <w:vAlign w:val="center"/>
            <w:hideMark/>
          </w:tcPr>
          <w:p w14:paraId="24CA2AA8" w14:textId="77777777" w:rsidR="00402B69" w:rsidRPr="00417460" w:rsidRDefault="00402B69" w:rsidP="00BC63C9">
            <w:pPr>
              <w:jc w:val="center"/>
              <w:rPr>
                <w:rFonts w:ascii="Arial" w:hAnsi="Arial" w:cs="Arial"/>
                <w:color w:val="000000"/>
                <w:sz w:val="20"/>
                <w:szCs w:val="20"/>
              </w:rPr>
            </w:pPr>
            <w:r>
              <w:rPr>
                <w:rFonts w:ascii="Arial" w:hAnsi="Arial" w:cs="Arial"/>
                <w:color w:val="000000"/>
                <w:sz w:val="20"/>
                <w:szCs w:val="20"/>
              </w:rPr>
              <w:t>Approx. 75 million</w:t>
            </w:r>
          </w:p>
        </w:tc>
        <w:tc>
          <w:tcPr>
            <w:tcW w:w="688" w:type="pct"/>
            <w:tcBorders>
              <w:top w:val="nil"/>
              <w:left w:val="nil"/>
              <w:bottom w:val="single" w:sz="8" w:space="0" w:color="BFBFBF"/>
              <w:right w:val="single" w:sz="8" w:space="0" w:color="BFBFBF"/>
            </w:tcBorders>
            <w:shd w:val="clear" w:color="auto" w:fill="auto"/>
            <w:vAlign w:val="center"/>
            <w:hideMark/>
          </w:tcPr>
          <w:p w14:paraId="7AD33024" w14:textId="77777777" w:rsidR="00402B69" w:rsidRPr="00417460" w:rsidRDefault="00402B69" w:rsidP="00BC63C9">
            <w:pPr>
              <w:jc w:val="center"/>
              <w:rPr>
                <w:rFonts w:ascii="Arial" w:hAnsi="Arial" w:cs="Arial"/>
                <w:color w:val="000000"/>
                <w:sz w:val="20"/>
                <w:szCs w:val="20"/>
              </w:rPr>
            </w:pPr>
            <w:r>
              <w:rPr>
                <w:rFonts w:ascii="Arial" w:hAnsi="Arial" w:cs="Arial"/>
                <w:color w:val="000000"/>
                <w:sz w:val="20"/>
                <w:szCs w:val="20"/>
              </w:rPr>
              <w:t>750 000</w:t>
            </w:r>
          </w:p>
        </w:tc>
        <w:tc>
          <w:tcPr>
            <w:tcW w:w="1858" w:type="pct"/>
            <w:tcBorders>
              <w:top w:val="nil"/>
              <w:left w:val="nil"/>
              <w:bottom w:val="single" w:sz="8" w:space="0" w:color="BFBFBF"/>
              <w:right w:val="single" w:sz="8" w:space="0" w:color="BFBFBF"/>
            </w:tcBorders>
            <w:shd w:val="clear" w:color="auto" w:fill="auto"/>
            <w:vAlign w:val="center"/>
            <w:hideMark/>
          </w:tcPr>
          <w:p w14:paraId="12EACF5D"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 xml:space="preserve">Congenital </w:t>
            </w:r>
            <w:r>
              <w:rPr>
                <w:rFonts w:ascii="Arial" w:hAnsi="Arial" w:cs="Arial"/>
                <w:color w:val="000000"/>
                <w:sz w:val="20"/>
                <w:szCs w:val="20"/>
              </w:rPr>
              <w:t>anomaly registries</w:t>
            </w:r>
            <w:r w:rsidRPr="00417460">
              <w:rPr>
                <w:rFonts w:ascii="Arial" w:hAnsi="Arial" w:cs="Arial"/>
                <w:color w:val="000000"/>
                <w:sz w:val="20"/>
                <w:szCs w:val="20"/>
              </w:rPr>
              <w:t xml:space="preserve"> in EUROCAT surveillance</w:t>
            </w:r>
          </w:p>
        </w:tc>
      </w:tr>
      <w:tr w:rsidR="00402B69" w:rsidRPr="00417460" w14:paraId="612E8763" w14:textId="77777777" w:rsidTr="00BC63C9">
        <w:trPr>
          <w:trHeight w:val="340"/>
        </w:trPr>
        <w:tc>
          <w:tcPr>
            <w:tcW w:w="841" w:type="pct"/>
            <w:tcBorders>
              <w:top w:val="nil"/>
              <w:left w:val="single" w:sz="8" w:space="0" w:color="BFBFBF"/>
              <w:bottom w:val="single" w:sz="4" w:space="0" w:color="auto"/>
              <w:right w:val="single" w:sz="8" w:space="0" w:color="BFBFBF"/>
            </w:tcBorders>
            <w:shd w:val="clear" w:color="auto" w:fill="auto"/>
            <w:vAlign w:val="center"/>
            <w:hideMark/>
          </w:tcPr>
          <w:p w14:paraId="10A97D0C" w14:textId="77777777" w:rsidR="00402B69" w:rsidRPr="00417460" w:rsidRDefault="00402B69" w:rsidP="00BC63C9">
            <w:pPr>
              <w:rPr>
                <w:rFonts w:ascii="Arial" w:hAnsi="Arial" w:cs="Arial"/>
                <w:b/>
                <w:bCs/>
                <w:color w:val="000000"/>
                <w:sz w:val="20"/>
                <w:szCs w:val="20"/>
              </w:rPr>
            </w:pPr>
            <w:r w:rsidRPr="00417460">
              <w:rPr>
                <w:rFonts w:ascii="Arial" w:hAnsi="Arial" w:cs="Arial"/>
                <w:b/>
                <w:bCs/>
                <w:color w:val="000000"/>
                <w:sz w:val="20"/>
                <w:szCs w:val="20"/>
              </w:rPr>
              <w:t>Netherlands</w:t>
            </w:r>
          </w:p>
        </w:tc>
        <w:tc>
          <w:tcPr>
            <w:tcW w:w="941" w:type="pct"/>
            <w:tcBorders>
              <w:top w:val="nil"/>
              <w:left w:val="nil"/>
              <w:bottom w:val="single" w:sz="4" w:space="0" w:color="auto"/>
              <w:right w:val="single" w:sz="8" w:space="0" w:color="BFBFBF"/>
            </w:tcBorders>
            <w:shd w:val="clear" w:color="auto" w:fill="auto"/>
            <w:vAlign w:val="center"/>
            <w:hideMark/>
          </w:tcPr>
          <w:p w14:paraId="512EE5FD" w14:textId="77777777" w:rsidR="00402B69" w:rsidRPr="00417460" w:rsidRDefault="00402B69" w:rsidP="00BC63C9">
            <w:pPr>
              <w:rPr>
                <w:rFonts w:ascii="Arial" w:hAnsi="Arial" w:cs="Arial"/>
                <w:color w:val="000000"/>
                <w:sz w:val="20"/>
                <w:szCs w:val="20"/>
              </w:rPr>
            </w:pPr>
            <w:r w:rsidRPr="00417460">
              <w:rPr>
                <w:rFonts w:ascii="Arial" w:hAnsi="Arial" w:cs="Arial"/>
                <w:color w:val="000000"/>
                <w:sz w:val="20"/>
                <w:szCs w:val="20"/>
              </w:rPr>
              <w:t>PREGNANT</w:t>
            </w:r>
          </w:p>
        </w:tc>
        <w:tc>
          <w:tcPr>
            <w:tcW w:w="672" w:type="pct"/>
            <w:tcBorders>
              <w:top w:val="nil"/>
              <w:left w:val="nil"/>
              <w:bottom w:val="single" w:sz="4" w:space="0" w:color="auto"/>
              <w:right w:val="single" w:sz="8" w:space="0" w:color="BFBFBF"/>
            </w:tcBorders>
            <w:shd w:val="clear" w:color="auto" w:fill="auto"/>
            <w:vAlign w:val="center"/>
            <w:hideMark/>
          </w:tcPr>
          <w:p w14:paraId="0F39F055" w14:textId="77777777" w:rsidR="00402B69" w:rsidRPr="00417460" w:rsidRDefault="00402B69" w:rsidP="00BC63C9">
            <w:pPr>
              <w:jc w:val="center"/>
              <w:rPr>
                <w:rFonts w:ascii="Arial" w:hAnsi="Arial" w:cs="Arial"/>
                <w:color w:val="000000"/>
                <w:sz w:val="20"/>
                <w:szCs w:val="20"/>
              </w:rPr>
            </w:pPr>
            <w:r>
              <w:rPr>
                <w:rFonts w:ascii="Arial" w:hAnsi="Arial" w:cs="Arial"/>
                <w:color w:val="000000"/>
                <w:sz w:val="20"/>
                <w:szCs w:val="20"/>
              </w:rPr>
              <w:t>170.000 births a year</w:t>
            </w:r>
          </w:p>
        </w:tc>
        <w:tc>
          <w:tcPr>
            <w:tcW w:w="688" w:type="pct"/>
            <w:tcBorders>
              <w:top w:val="nil"/>
              <w:left w:val="nil"/>
              <w:bottom w:val="single" w:sz="4" w:space="0" w:color="auto"/>
              <w:right w:val="single" w:sz="8" w:space="0" w:color="BFBFBF"/>
            </w:tcBorders>
            <w:shd w:val="clear" w:color="auto" w:fill="auto"/>
            <w:vAlign w:val="center"/>
            <w:hideMark/>
          </w:tcPr>
          <w:p w14:paraId="3CC5A30D" w14:textId="77777777" w:rsidR="00402B69" w:rsidRPr="00417460" w:rsidRDefault="00402B69" w:rsidP="00BC63C9">
            <w:pPr>
              <w:jc w:val="center"/>
              <w:rPr>
                <w:rFonts w:ascii="Arial" w:hAnsi="Arial" w:cs="Arial"/>
                <w:color w:val="000000"/>
                <w:sz w:val="20"/>
                <w:szCs w:val="20"/>
              </w:rPr>
            </w:pPr>
            <w:r>
              <w:rPr>
                <w:rFonts w:ascii="Arial" w:hAnsi="Arial" w:cs="Arial"/>
                <w:color w:val="000000"/>
                <w:sz w:val="20"/>
                <w:szCs w:val="20"/>
              </w:rPr>
              <w:t>4,899</w:t>
            </w:r>
            <w:r w:rsidRPr="00417460">
              <w:rPr>
                <w:rFonts w:ascii="Arial" w:hAnsi="Arial" w:cs="Arial"/>
                <w:color w:val="000000"/>
                <w:sz w:val="20"/>
                <w:szCs w:val="20"/>
              </w:rPr>
              <w:t> </w:t>
            </w:r>
          </w:p>
        </w:tc>
        <w:tc>
          <w:tcPr>
            <w:tcW w:w="1858" w:type="pct"/>
            <w:tcBorders>
              <w:top w:val="nil"/>
              <w:left w:val="nil"/>
              <w:bottom w:val="single" w:sz="4" w:space="0" w:color="auto"/>
              <w:right w:val="single" w:sz="8" w:space="0" w:color="BFBFBF"/>
            </w:tcBorders>
            <w:shd w:val="clear" w:color="auto" w:fill="auto"/>
            <w:vAlign w:val="center"/>
            <w:hideMark/>
          </w:tcPr>
          <w:p w14:paraId="050D1014" w14:textId="77777777" w:rsidR="00402B69" w:rsidRPr="00417460" w:rsidRDefault="00402B69" w:rsidP="00BC63C9">
            <w:pPr>
              <w:rPr>
                <w:rFonts w:ascii="Arial" w:hAnsi="Arial" w:cs="Arial"/>
                <w:color w:val="000000"/>
                <w:sz w:val="20"/>
                <w:szCs w:val="20"/>
              </w:rPr>
            </w:pPr>
            <w:r>
              <w:rPr>
                <w:rFonts w:ascii="Arial" w:hAnsi="Arial" w:cs="Arial"/>
                <w:color w:val="000000"/>
                <w:sz w:val="20"/>
                <w:szCs w:val="20"/>
              </w:rPr>
              <w:t>Population based pregnancy register</w:t>
            </w:r>
          </w:p>
        </w:tc>
      </w:tr>
    </w:tbl>
    <w:p w14:paraId="215593B8" w14:textId="77777777" w:rsidR="000A1A87" w:rsidRPr="00827730" w:rsidRDefault="000A1A87" w:rsidP="00E6082A">
      <w:pPr>
        <w:contextualSpacing/>
        <w:rPr>
          <w:sz w:val="22"/>
          <w:szCs w:val="22"/>
        </w:rPr>
      </w:pPr>
    </w:p>
    <w:p w14:paraId="7F10DAC6" w14:textId="6EC67044" w:rsidR="004E0D55" w:rsidRPr="007167A6" w:rsidRDefault="004E0D55" w:rsidP="007167A6">
      <w:pPr>
        <w:pStyle w:val="Heading2"/>
      </w:pPr>
      <w:bookmarkStart w:id="75" w:name="_Toc402448499"/>
      <w:bookmarkStart w:id="76" w:name="_Toc475105350"/>
      <w:bookmarkStart w:id="77" w:name="_Toc67604566"/>
      <w:bookmarkStart w:id="78" w:name="_Toc67605402"/>
      <w:bookmarkStart w:id="79" w:name="_Toc69912915"/>
      <w:r w:rsidRPr="007167A6">
        <w:t>Data management</w:t>
      </w:r>
      <w:bookmarkEnd w:id="75"/>
      <w:bookmarkEnd w:id="76"/>
      <w:bookmarkEnd w:id="77"/>
      <w:bookmarkEnd w:id="78"/>
      <w:bookmarkEnd w:id="79"/>
      <w:r w:rsidR="0093006C" w:rsidRPr="007167A6">
        <w:t xml:space="preserve"> </w:t>
      </w:r>
    </w:p>
    <w:p w14:paraId="237E9E98" w14:textId="77777777" w:rsidR="00373A70" w:rsidRDefault="00373A70" w:rsidP="00E6082A">
      <w:pPr>
        <w:contextualSpacing/>
        <w:rPr>
          <w:sz w:val="22"/>
          <w:szCs w:val="22"/>
        </w:rPr>
      </w:pPr>
    </w:p>
    <w:p w14:paraId="1B77DACA" w14:textId="206B2B8C" w:rsidR="00AD5374" w:rsidRPr="00827730" w:rsidRDefault="00AD5374" w:rsidP="00E6082A">
      <w:pPr>
        <w:contextualSpacing/>
        <w:rPr>
          <w:sz w:val="22"/>
          <w:szCs w:val="22"/>
        </w:rPr>
      </w:pPr>
      <w:r w:rsidRPr="00827730">
        <w:rPr>
          <w:sz w:val="22"/>
          <w:szCs w:val="22"/>
        </w:rPr>
        <w:t>This section contains a high-level description of the data management processes required for the study and of the datasets that we will create at different stages of the process of extraction of raw data to creation of a data set for analysis. The process will be divided into 5 phases and 3 transformation steps</w:t>
      </w:r>
      <w:r w:rsidR="001E5738">
        <w:rPr>
          <w:sz w:val="22"/>
          <w:szCs w:val="22"/>
        </w:rPr>
        <w:t xml:space="preserve"> (see figure 2)</w:t>
      </w:r>
      <w:r w:rsidRPr="00827730">
        <w:rPr>
          <w:sz w:val="22"/>
          <w:szCs w:val="22"/>
        </w:rPr>
        <w:t xml:space="preserve">. An exact specification of how to conduct these processes can be found </w:t>
      </w:r>
      <w:r w:rsidR="0094630F">
        <w:rPr>
          <w:sz w:val="22"/>
          <w:szCs w:val="22"/>
        </w:rPr>
        <w:t>below</w:t>
      </w:r>
      <w:r w:rsidRPr="00827730">
        <w:rPr>
          <w:sz w:val="22"/>
          <w:szCs w:val="22"/>
        </w:rPr>
        <w:t>.</w:t>
      </w:r>
      <w:r w:rsidR="00765913" w:rsidRPr="00827730">
        <w:rPr>
          <w:sz w:val="22"/>
          <w:szCs w:val="22"/>
        </w:rPr>
        <w:t xml:space="preserve">  For the </w:t>
      </w:r>
      <w:r w:rsidR="001E5738">
        <w:rPr>
          <w:sz w:val="22"/>
          <w:szCs w:val="22"/>
        </w:rPr>
        <w:t>level 3 checks</w:t>
      </w:r>
      <w:r w:rsidR="00765913" w:rsidRPr="00827730">
        <w:rPr>
          <w:sz w:val="22"/>
          <w:szCs w:val="22"/>
        </w:rPr>
        <w:t>, the majority of analyses will be conducted using the ConcePTION CDM (</w:t>
      </w:r>
      <w:r w:rsidR="00765913" w:rsidRPr="00827730">
        <w:rPr>
          <w:b/>
          <w:sz w:val="22"/>
          <w:szCs w:val="22"/>
        </w:rPr>
        <w:t xml:space="preserve">D2, Figure </w:t>
      </w:r>
      <w:r w:rsidR="001E5738">
        <w:rPr>
          <w:b/>
          <w:sz w:val="22"/>
          <w:szCs w:val="22"/>
        </w:rPr>
        <w:t>2</w:t>
      </w:r>
      <w:r w:rsidR="00765913" w:rsidRPr="00827730">
        <w:rPr>
          <w:sz w:val="22"/>
          <w:szCs w:val="22"/>
        </w:rPr>
        <w:t>) prior to transformation.  For a subset of analyses, transformations (</w:t>
      </w:r>
      <w:r w:rsidR="00765913" w:rsidRPr="00827730">
        <w:rPr>
          <w:b/>
          <w:sz w:val="22"/>
          <w:szCs w:val="22"/>
        </w:rPr>
        <w:t>T2</w:t>
      </w:r>
      <w:r w:rsidR="001E5738">
        <w:rPr>
          <w:b/>
          <w:sz w:val="22"/>
          <w:szCs w:val="22"/>
        </w:rPr>
        <w:t xml:space="preserve">) </w:t>
      </w:r>
      <w:r w:rsidR="00765913" w:rsidRPr="00827730">
        <w:rPr>
          <w:sz w:val="22"/>
          <w:szCs w:val="22"/>
        </w:rPr>
        <w:t>may be undertaken to create study variables (</w:t>
      </w:r>
      <w:r w:rsidR="009C3519" w:rsidRPr="00827730">
        <w:rPr>
          <w:b/>
          <w:sz w:val="22"/>
          <w:szCs w:val="22"/>
        </w:rPr>
        <w:t xml:space="preserve">D3, Figure </w:t>
      </w:r>
      <w:r w:rsidR="001E5738">
        <w:rPr>
          <w:b/>
          <w:sz w:val="22"/>
          <w:szCs w:val="22"/>
        </w:rPr>
        <w:t>2</w:t>
      </w:r>
      <w:r w:rsidR="009C3519" w:rsidRPr="00827730">
        <w:rPr>
          <w:sz w:val="22"/>
          <w:szCs w:val="22"/>
        </w:rPr>
        <w:t>)</w:t>
      </w:r>
    </w:p>
    <w:p w14:paraId="49693271" w14:textId="77777777" w:rsidR="00AD5374" w:rsidRPr="00827730" w:rsidRDefault="00AD5374" w:rsidP="00E6082A">
      <w:pPr>
        <w:contextualSpacing/>
        <w:rPr>
          <w:sz w:val="22"/>
          <w:szCs w:val="22"/>
        </w:rPr>
      </w:pPr>
    </w:p>
    <w:p w14:paraId="43B191C8" w14:textId="01201BD9" w:rsidR="006331FC" w:rsidRPr="00827730" w:rsidRDefault="006331FC" w:rsidP="00E6082A">
      <w:pPr>
        <w:contextualSpacing/>
        <w:rPr>
          <w:sz w:val="22"/>
          <w:szCs w:val="22"/>
        </w:rPr>
      </w:pPr>
    </w:p>
    <w:p w14:paraId="5FA259D6" w14:textId="77777777" w:rsidR="002D3BA8" w:rsidRPr="00827730" w:rsidRDefault="002D3BA8" w:rsidP="00E6082A">
      <w:pPr>
        <w:contextualSpacing/>
        <w:rPr>
          <w:sz w:val="22"/>
          <w:szCs w:val="22"/>
        </w:rPr>
      </w:pPr>
    </w:p>
    <w:p w14:paraId="725D636C" w14:textId="77777777" w:rsidR="002D3BA8" w:rsidRPr="00827730" w:rsidRDefault="002D3BA8" w:rsidP="00827730">
      <w:pPr>
        <w:pStyle w:val="BodyText"/>
      </w:pPr>
      <w:r w:rsidRPr="00827730">
        <w:rPr>
          <w:noProof/>
        </w:rPr>
        <w:lastRenderedPageBreak/>
        <w:drawing>
          <wp:inline distT="0" distB="0" distL="0" distR="0" wp14:anchorId="03BC09AB" wp14:editId="5FCB9A18">
            <wp:extent cx="5913120" cy="100584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3120" cy="1005840"/>
                    </a:xfrm>
                    <a:prstGeom prst="rect">
                      <a:avLst/>
                    </a:prstGeom>
                    <a:noFill/>
                    <a:ln w="6350" cmpd="sng">
                      <a:solidFill>
                        <a:srgbClr val="000000"/>
                      </a:solidFill>
                      <a:miter lim="800000"/>
                      <a:headEnd/>
                      <a:tailEnd/>
                    </a:ln>
                    <a:effectLst/>
                  </pic:spPr>
                </pic:pic>
              </a:graphicData>
            </a:graphic>
          </wp:inline>
        </w:drawing>
      </w:r>
    </w:p>
    <w:p w14:paraId="1A642B04" w14:textId="77777777" w:rsidR="00302E29" w:rsidRPr="00827730" w:rsidRDefault="00302E29" w:rsidP="00E6082A">
      <w:pPr>
        <w:contextualSpacing/>
        <w:rPr>
          <w:sz w:val="22"/>
          <w:szCs w:val="22"/>
        </w:rPr>
      </w:pPr>
    </w:p>
    <w:p w14:paraId="5C7D083A" w14:textId="6DDA3DC6" w:rsidR="006331FC" w:rsidRPr="00827730" w:rsidRDefault="00AC6CF2" w:rsidP="00E6082A">
      <w:pPr>
        <w:pStyle w:val="Heading6"/>
        <w:numPr>
          <w:ilvl w:val="0"/>
          <w:numId w:val="0"/>
        </w:numPr>
        <w:spacing w:before="0"/>
        <w:ind w:left="1152" w:hanging="1152"/>
        <w:contextualSpacing/>
        <w:rPr>
          <w:rFonts w:ascii="Times New Roman" w:hAnsi="Times New Roman" w:cs="Times New Roman"/>
          <w:i w:val="0"/>
          <w:sz w:val="22"/>
        </w:rPr>
      </w:pPr>
      <w:r w:rsidRPr="00827730">
        <w:rPr>
          <w:rFonts w:ascii="Times New Roman" w:hAnsi="Times New Roman" w:cs="Times New Roman"/>
          <w:i w:val="0"/>
          <w:sz w:val="22"/>
        </w:rPr>
        <w:t xml:space="preserve">Figure </w:t>
      </w:r>
      <w:r w:rsidR="001E5738">
        <w:rPr>
          <w:rFonts w:ascii="Times New Roman" w:hAnsi="Times New Roman" w:cs="Times New Roman"/>
          <w:i w:val="0"/>
          <w:sz w:val="22"/>
        </w:rPr>
        <w:t>2</w:t>
      </w:r>
      <w:r w:rsidR="00AD5374" w:rsidRPr="00827730">
        <w:rPr>
          <w:rFonts w:ascii="Times New Roman" w:hAnsi="Times New Roman" w:cs="Times New Roman"/>
          <w:i w:val="0"/>
          <w:sz w:val="22"/>
        </w:rPr>
        <w:t xml:space="preserve"> </w:t>
      </w:r>
      <w:r w:rsidR="00AD5374" w:rsidRPr="00827730">
        <w:rPr>
          <w:rFonts w:ascii="Times New Roman" w:hAnsi="Times New Roman" w:cs="Times New Roman"/>
          <w:i w:val="0"/>
          <w:sz w:val="22"/>
        </w:rPr>
        <w:tab/>
      </w:r>
      <w:r w:rsidRPr="00827730">
        <w:rPr>
          <w:rFonts w:ascii="Times New Roman" w:hAnsi="Times New Roman" w:cs="Times New Roman"/>
          <w:i w:val="0"/>
          <w:sz w:val="22"/>
        </w:rPr>
        <w:t xml:space="preserve">Steps of the Data processing step (see figure </w:t>
      </w:r>
      <w:r w:rsidR="001E5738">
        <w:rPr>
          <w:rFonts w:ascii="Times New Roman" w:hAnsi="Times New Roman" w:cs="Times New Roman"/>
          <w:i w:val="0"/>
          <w:sz w:val="22"/>
        </w:rPr>
        <w:t>2</w:t>
      </w:r>
      <w:r w:rsidRPr="00827730">
        <w:rPr>
          <w:rFonts w:ascii="Times New Roman" w:hAnsi="Times New Roman" w:cs="Times New Roman"/>
          <w:i w:val="0"/>
          <w:sz w:val="22"/>
        </w:rPr>
        <w:t>) between original data and the analytical dataset</w:t>
      </w:r>
    </w:p>
    <w:p w14:paraId="701078BB" w14:textId="77777777" w:rsidR="00E6082A" w:rsidRPr="00827730" w:rsidRDefault="00E6082A" w:rsidP="00E6082A">
      <w:pPr>
        <w:rPr>
          <w:sz w:val="22"/>
          <w:szCs w:val="22"/>
        </w:rPr>
      </w:pPr>
    </w:p>
    <w:p w14:paraId="20271597" w14:textId="77777777" w:rsidR="00793EC6" w:rsidRPr="00827730" w:rsidRDefault="00793EC6" w:rsidP="00793EC6">
      <w:pPr>
        <w:pStyle w:val="Heading3"/>
        <w:numPr>
          <w:ilvl w:val="0"/>
          <w:numId w:val="0"/>
        </w:numPr>
        <w:spacing w:before="0" w:after="0"/>
        <w:contextualSpacing/>
        <w:rPr>
          <w:rFonts w:cs="Times New Roman"/>
          <w:sz w:val="22"/>
          <w:szCs w:val="22"/>
        </w:rPr>
      </w:pPr>
      <w:bookmarkStart w:id="80" w:name="_Toc475105351"/>
    </w:p>
    <w:p w14:paraId="256FF237" w14:textId="581D2FA3" w:rsidR="001015AF" w:rsidRPr="007167A6" w:rsidRDefault="001E5738" w:rsidP="007167A6">
      <w:pPr>
        <w:pStyle w:val="Heading3"/>
      </w:pPr>
      <w:bookmarkStart w:id="81" w:name="_Toc67604567"/>
      <w:bookmarkStart w:id="82" w:name="_Toc67605403"/>
      <w:bookmarkStart w:id="83" w:name="_Toc69912916"/>
      <w:r w:rsidRPr="007167A6">
        <w:t xml:space="preserve">Step 1: </w:t>
      </w:r>
      <w:r w:rsidR="00D55E71" w:rsidRPr="007167A6">
        <w:t>Extraction</w:t>
      </w:r>
      <w:r w:rsidR="00753AC3" w:rsidRPr="007167A6">
        <w:t xml:space="preserve"> &amp; transformation</w:t>
      </w:r>
      <w:r w:rsidR="001078EC" w:rsidRPr="007167A6">
        <w:t xml:space="preserve"> of local data</w:t>
      </w:r>
      <w:bookmarkEnd w:id="80"/>
      <w:r w:rsidR="005E4518" w:rsidRPr="007167A6">
        <w:t xml:space="preserve"> (Transformation </w:t>
      </w:r>
      <w:r w:rsidRPr="007167A6">
        <w:t>T</w:t>
      </w:r>
      <w:r w:rsidR="005E4518" w:rsidRPr="007167A6">
        <w:t>1)</w:t>
      </w:r>
      <w:bookmarkEnd w:id="81"/>
      <w:bookmarkEnd w:id="82"/>
      <w:bookmarkEnd w:id="83"/>
    </w:p>
    <w:p w14:paraId="633541AA" w14:textId="77777777" w:rsidR="00793EC6" w:rsidRPr="00827730" w:rsidRDefault="00793EC6" w:rsidP="00E6082A">
      <w:pPr>
        <w:contextualSpacing/>
        <w:rPr>
          <w:sz w:val="22"/>
          <w:szCs w:val="22"/>
        </w:rPr>
      </w:pPr>
    </w:p>
    <w:p w14:paraId="5314B79B" w14:textId="4DA0D5BA" w:rsidR="006D55FA" w:rsidRDefault="009C1FDB" w:rsidP="006D55FA">
      <w:pPr>
        <w:contextualSpacing/>
        <w:rPr>
          <w:sz w:val="22"/>
          <w:szCs w:val="22"/>
        </w:rPr>
      </w:pPr>
      <w:r w:rsidRPr="00827730">
        <w:rPr>
          <w:sz w:val="22"/>
          <w:szCs w:val="22"/>
        </w:rPr>
        <w:t xml:space="preserve">Extraction of study-specific data on </w:t>
      </w:r>
      <w:r w:rsidR="009C3519" w:rsidRPr="00827730">
        <w:rPr>
          <w:sz w:val="22"/>
          <w:szCs w:val="22"/>
        </w:rPr>
        <w:t>the DAP’s selected study population</w:t>
      </w:r>
      <w:r w:rsidR="007C7530" w:rsidRPr="00827730">
        <w:rPr>
          <w:sz w:val="22"/>
          <w:szCs w:val="22"/>
        </w:rPr>
        <w:t xml:space="preserve"> </w:t>
      </w:r>
      <w:r w:rsidRPr="00827730">
        <w:rPr>
          <w:sz w:val="22"/>
          <w:szCs w:val="22"/>
        </w:rPr>
        <w:t xml:space="preserve">from the original databases into a common data model (CDM) will be conducted locally by each participating database, using detailed extract, transformation and load (ETL) specifications. </w:t>
      </w:r>
      <w:r w:rsidR="00402B69">
        <w:rPr>
          <w:sz w:val="22"/>
          <w:szCs w:val="22"/>
        </w:rPr>
        <w:t>The common data model version needs to be specified. Most recent to date is 2.2</w:t>
      </w:r>
    </w:p>
    <w:p w14:paraId="2E342DAB" w14:textId="3B8A5BDC" w:rsidR="00402B69" w:rsidRDefault="00E20EB6" w:rsidP="006D55FA">
      <w:pPr>
        <w:contextualSpacing/>
        <w:rPr>
          <w:sz w:val="22"/>
          <w:szCs w:val="22"/>
          <w:lang w:val="en-GB"/>
        </w:rPr>
      </w:pPr>
      <w:hyperlink r:id="rId17" w:anchor="gid=413205035" w:history="1">
        <w:r w:rsidR="00402B69" w:rsidRPr="00A152C1">
          <w:rPr>
            <w:rStyle w:val="Hyperlink"/>
            <w:sz w:val="22"/>
            <w:szCs w:val="22"/>
            <w:lang w:val="en-GB"/>
          </w:rPr>
          <w:t>https://docs.google.com/spreadsheets/d/1hc-TBOfEzRBthGP78ZWIa13C0RdhU7bK/edit#gid=413205035</w:t>
        </w:r>
      </w:hyperlink>
    </w:p>
    <w:p w14:paraId="50965340" w14:textId="77777777" w:rsidR="00402B69" w:rsidRPr="006D55FA" w:rsidRDefault="00402B69" w:rsidP="006D55FA">
      <w:pPr>
        <w:contextualSpacing/>
        <w:rPr>
          <w:sz w:val="22"/>
          <w:szCs w:val="22"/>
          <w:lang w:val="en-GB"/>
        </w:rPr>
      </w:pPr>
    </w:p>
    <w:p w14:paraId="42F48543" w14:textId="77777777" w:rsidR="00E6082A" w:rsidRPr="00827730" w:rsidRDefault="00E6082A" w:rsidP="00E6082A">
      <w:pPr>
        <w:contextualSpacing/>
        <w:rPr>
          <w:sz w:val="22"/>
          <w:szCs w:val="22"/>
        </w:rPr>
      </w:pPr>
    </w:p>
    <w:p w14:paraId="10B144B1" w14:textId="1BC5F6EF" w:rsidR="001015AF" w:rsidRPr="007167A6" w:rsidRDefault="001015AF" w:rsidP="007167A6">
      <w:pPr>
        <w:pStyle w:val="Heading4"/>
      </w:pPr>
      <w:bookmarkStart w:id="84" w:name="_Toc69912917"/>
      <w:r w:rsidRPr="007167A6">
        <w:t>Defining the ETL specification</w:t>
      </w:r>
      <w:bookmarkEnd w:id="84"/>
    </w:p>
    <w:p w14:paraId="11587180" w14:textId="77777777" w:rsidR="00793EC6" w:rsidRPr="00827730" w:rsidRDefault="00793EC6" w:rsidP="00E6082A">
      <w:pPr>
        <w:contextualSpacing/>
        <w:rPr>
          <w:sz w:val="22"/>
          <w:szCs w:val="22"/>
        </w:rPr>
      </w:pPr>
    </w:p>
    <w:p w14:paraId="4311401B" w14:textId="5113ADA4" w:rsidR="001015AF" w:rsidRPr="00827730" w:rsidRDefault="001015AF" w:rsidP="00E6082A">
      <w:pPr>
        <w:contextualSpacing/>
        <w:rPr>
          <w:sz w:val="22"/>
          <w:szCs w:val="22"/>
        </w:rPr>
      </w:pPr>
      <w:r w:rsidRPr="00827730">
        <w:rPr>
          <w:sz w:val="22"/>
          <w:szCs w:val="22"/>
        </w:rPr>
        <w:t xml:space="preserve">The ETL specifications </w:t>
      </w:r>
      <w:r w:rsidR="006D55FA">
        <w:rPr>
          <w:sz w:val="22"/>
          <w:szCs w:val="22"/>
        </w:rPr>
        <w:t>are conducted</w:t>
      </w:r>
      <w:r w:rsidRPr="00827730">
        <w:rPr>
          <w:sz w:val="22"/>
          <w:szCs w:val="22"/>
        </w:rPr>
        <w:t xml:space="preserve"> in a step-wise manner.  </w:t>
      </w:r>
      <w:r w:rsidR="006D55FA">
        <w:rPr>
          <w:sz w:val="22"/>
          <w:szCs w:val="22"/>
        </w:rPr>
        <w:t>First, da</w:t>
      </w:r>
      <w:r w:rsidRPr="00827730">
        <w:rPr>
          <w:sz w:val="22"/>
          <w:szCs w:val="22"/>
        </w:rPr>
        <w:t xml:space="preserve">ta dictionaries provided by each </w:t>
      </w:r>
      <w:r w:rsidR="008F6CE4" w:rsidRPr="00827730">
        <w:rPr>
          <w:sz w:val="22"/>
          <w:szCs w:val="22"/>
        </w:rPr>
        <w:t>data access provider</w:t>
      </w:r>
      <w:r w:rsidR="009C1FDB" w:rsidRPr="00827730">
        <w:rPr>
          <w:sz w:val="22"/>
          <w:szCs w:val="22"/>
        </w:rPr>
        <w:t xml:space="preserve"> (DAP)</w:t>
      </w:r>
      <w:r w:rsidR="006D55FA">
        <w:rPr>
          <w:sz w:val="22"/>
          <w:szCs w:val="22"/>
        </w:rPr>
        <w:t xml:space="preserve"> will be requested and reviewed</w:t>
      </w:r>
      <w:r w:rsidRPr="00827730">
        <w:rPr>
          <w:sz w:val="22"/>
          <w:szCs w:val="22"/>
        </w:rPr>
        <w:t xml:space="preserve">.  </w:t>
      </w:r>
      <w:r w:rsidR="006D55FA">
        <w:rPr>
          <w:sz w:val="22"/>
          <w:szCs w:val="22"/>
        </w:rPr>
        <w:t>Second, DAPs are asked to fill out t</w:t>
      </w:r>
      <w:r w:rsidR="00827730" w:rsidRPr="00827730">
        <w:rPr>
          <w:sz w:val="22"/>
          <w:szCs w:val="22"/>
        </w:rPr>
        <w:t>he</w:t>
      </w:r>
      <w:r w:rsidR="00201CB1" w:rsidRPr="00827730">
        <w:rPr>
          <w:sz w:val="22"/>
          <w:szCs w:val="22"/>
        </w:rPr>
        <w:t xml:space="preserve"> ETL specification template</w:t>
      </w:r>
      <w:r w:rsidR="00827730" w:rsidRPr="00827730">
        <w:rPr>
          <w:sz w:val="22"/>
          <w:szCs w:val="22"/>
        </w:rPr>
        <w:t xml:space="preserve">: </w:t>
      </w:r>
      <w:hyperlink r:id="rId18" w:history="1">
        <w:r w:rsidR="00827730" w:rsidRPr="00827730">
          <w:rPr>
            <w:rStyle w:val="Hyperlink"/>
            <w:sz w:val="22"/>
            <w:szCs w:val="22"/>
            <w:lang w:val="en-GB"/>
          </w:rPr>
          <w:t>https://docs.google.com/document/d/1SWi31tnNJL7u5jJLbBHmoZa7AvfcVaqX7jiXgL9uAWg/edit</w:t>
        </w:r>
      </w:hyperlink>
      <w:r w:rsidR="00827730" w:rsidRPr="00827730">
        <w:rPr>
          <w:sz w:val="22"/>
          <w:szCs w:val="22"/>
          <w:lang w:val="en-GB"/>
        </w:rPr>
        <w:t xml:space="preserve">. </w:t>
      </w:r>
      <w:r w:rsidR="00827730" w:rsidRPr="00827730">
        <w:rPr>
          <w:sz w:val="22"/>
          <w:szCs w:val="22"/>
        </w:rPr>
        <w:t xml:space="preserve"> E</w:t>
      </w:r>
      <w:r w:rsidRPr="00827730">
        <w:rPr>
          <w:sz w:val="22"/>
          <w:szCs w:val="22"/>
        </w:rPr>
        <w:t xml:space="preserve">ach </w:t>
      </w:r>
      <w:r w:rsidR="009C1FDB" w:rsidRPr="00827730">
        <w:rPr>
          <w:sz w:val="22"/>
          <w:szCs w:val="22"/>
        </w:rPr>
        <w:t xml:space="preserve">DAP </w:t>
      </w:r>
      <w:r w:rsidR="006D55FA">
        <w:rPr>
          <w:sz w:val="22"/>
          <w:szCs w:val="22"/>
        </w:rPr>
        <w:t xml:space="preserve">maps to the CDM target tables the </w:t>
      </w:r>
      <w:r w:rsidRPr="00827730">
        <w:rPr>
          <w:sz w:val="22"/>
          <w:szCs w:val="22"/>
        </w:rPr>
        <w:t xml:space="preserve">column or columns </w:t>
      </w:r>
      <w:r w:rsidR="006D55FA">
        <w:rPr>
          <w:sz w:val="22"/>
          <w:szCs w:val="22"/>
        </w:rPr>
        <w:t xml:space="preserve">from its original tables. </w:t>
      </w:r>
      <w:r w:rsidRPr="00827730">
        <w:rPr>
          <w:sz w:val="22"/>
          <w:szCs w:val="22"/>
        </w:rPr>
        <w:t xml:space="preserve">This </w:t>
      </w:r>
      <w:r w:rsidR="006D55FA">
        <w:rPr>
          <w:sz w:val="22"/>
          <w:szCs w:val="22"/>
        </w:rPr>
        <w:t>ETL design</w:t>
      </w:r>
      <w:r w:rsidRPr="00827730">
        <w:rPr>
          <w:sz w:val="22"/>
          <w:szCs w:val="22"/>
        </w:rPr>
        <w:t xml:space="preserve"> </w:t>
      </w:r>
      <w:r w:rsidR="006D55FA">
        <w:rPr>
          <w:sz w:val="22"/>
          <w:szCs w:val="22"/>
        </w:rPr>
        <w:t>is</w:t>
      </w:r>
      <w:r w:rsidRPr="00827730">
        <w:rPr>
          <w:sz w:val="22"/>
          <w:szCs w:val="22"/>
        </w:rPr>
        <w:t xml:space="preserve"> reviewed by </w:t>
      </w:r>
      <w:r w:rsidR="009C3519" w:rsidRPr="00827730">
        <w:rPr>
          <w:sz w:val="22"/>
          <w:szCs w:val="22"/>
        </w:rPr>
        <w:t>WP7</w:t>
      </w:r>
      <w:r w:rsidRPr="00827730">
        <w:rPr>
          <w:sz w:val="22"/>
          <w:szCs w:val="22"/>
        </w:rPr>
        <w:t xml:space="preserve"> in collaboration with </w:t>
      </w:r>
      <w:r w:rsidR="009C1FDB" w:rsidRPr="00827730">
        <w:rPr>
          <w:sz w:val="22"/>
          <w:szCs w:val="22"/>
        </w:rPr>
        <w:t>DAP</w:t>
      </w:r>
      <w:r w:rsidRPr="00827730">
        <w:rPr>
          <w:sz w:val="22"/>
          <w:szCs w:val="22"/>
        </w:rPr>
        <w:t>s to finalize the specifications.</w:t>
      </w:r>
      <w:r w:rsidR="009C3519" w:rsidRPr="00827730">
        <w:rPr>
          <w:sz w:val="22"/>
          <w:szCs w:val="22"/>
        </w:rPr>
        <w:t xml:space="preserve">  Specifications may be updated during the ETL process and/or following results from level 1 and 2 checks</w:t>
      </w:r>
      <w:r w:rsidR="006D55FA">
        <w:rPr>
          <w:sz w:val="22"/>
          <w:szCs w:val="22"/>
        </w:rPr>
        <w:t>.</w:t>
      </w:r>
    </w:p>
    <w:p w14:paraId="39A92166" w14:textId="77777777" w:rsidR="00E6082A" w:rsidRPr="00827730" w:rsidRDefault="00E6082A" w:rsidP="00E6082A">
      <w:pPr>
        <w:contextualSpacing/>
        <w:rPr>
          <w:sz w:val="22"/>
          <w:szCs w:val="22"/>
        </w:rPr>
      </w:pPr>
    </w:p>
    <w:p w14:paraId="7FF54BF7" w14:textId="0F51E993" w:rsidR="001015AF" w:rsidRPr="00827730" w:rsidRDefault="001015AF" w:rsidP="00793EC6">
      <w:pPr>
        <w:pStyle w:val="Heading4"/>
        <w:rPr>
          <w:rFonts w:cs="Times New Roman"/>
          <w:sz w:val="22"/>
          <w:szCs w:val="22"/>
        </w:rPr>
      </w:pPr>
      <w:bookmarkStart w:id="85" w:name="_Toc69912918"/>
      <w:r w:rsidRPr="00827730">
        <w:rPr>
          <w:rFonts w:cs="Times New Roman"/>
          <w:sz w:val="22"/>
          <w:szCs w:val="22"/>
        </w:rPr>
        <w:t>Performing the ETL</w:t>
      </w:r>
      <w:bookmarkEnd w:id="85"/>
    </w:p>
    <w:p w14:paraId="360534A2" w14:textId="77777777" w:rsidR="00793EC6" w:rsidRPr="00827730" w:rsidRDefault="00793EC6" w:rsidP="00E6082A">
      <w:pPr>
        <w:contextualSpacing/>
        <w:rPr>
          <w:sz w:val="22"/>
          <w:szCs w:val="22"/>
        </w:rPr>
      </w:pPr>
    </w:p>
    <w:p w14:paraId="0AD6D776" w14:textId="32EEED05" w:rsidR="00975FE9" w:rsidRPr="00827730" w:rsidRDefault="0093006C" w:rsidP="00E6082A">
      <w:pPr>
        <w:contextualSpacing/>
        <w:rPr>
          <w:b/>
          <w:sz w:val="22"/>
          <w:szCs w:val="22"/>
        </w:rPr>
      </w:pPr>
      <w:r w:rsidRPr="00827730">
        <w:rPr>
          <w:sz w:val="22"/>
          <w:szCs w:val="22"/>
        </w:rPr>
        <w:t xml:space="preserve">Each database may use software of their choice to perform the extraction, transformation, and loading (ETL) of data into the </w:t>
      </w:r>
      <w:r w:rsidR="00344A96" w:rsidRPr="00827730">
        <w:rPr>
          <w:sz w:val="22"/>
          <w:szCs w:val="22"/>
        </w:rPr>
        <w:t xml:space="preserve">ConcePTION </w:t>
      </w:r>
      <w:r w:rsidRPr="00827730">
        <w:rPr>
          <w:sz w:val="22"/>
          <w:szCs w:val="22"/>
        </w:rPr>
        <w:t>CDM</w:t>
      </w:r>
      <w:r w:rsidR="001015AF" w:rsidRPr="00827730">
        <w:rPr>
          <w:sz w:val="22"/>
          <w:szCs w:val="22"/>
        </w:rPr>
        <w:t>, based upon the ETL specifications</w:t>
      </w:r>
      <w:r w:rsidR="006D55FA">
        <w:rPr>
          <w:sz w:val="22"/>
          <w:szCs w:val="22"/>
        </w:rPr>
        <w:t xml:space="preserve">. </w:t>
      </w:r>
      <w:r w:rsidR="005F7B79" w:rsidRPr="00827730">
        <w:rPr>
          <w:sz w:val="22"/>
          <w:szCs w:val="22"/>
        </w:rPr>
        <w:t xml:space="preserve">This CDM </w:t>
      </w:r>
      <w:r w:rsidR="00344A96" w:rsidRPr="00827730">
        <w:rPr>
          <w:sz w:val="22"/>
          <w:szCs w:val="22"/>
        </w:rPr>
        <w:t>allows to</w:t>
      </w:r>
      <w:r w:rsidR="005F7B79" w:rsidRPr="00827730">
        <w:rPr>
          <w:sz w:val="22"/>
          <w:szCs w:val="22"/>
        </w:rPr>
        <w:t xml:space="preserve"> restructure source data into a common format (syntactic harmonization) but will not alter the content of the source data.  The result of this process will be a syntactically harmonized common data model</w:t>
      </w:r>
      <w:r w:rsidR="009C1FDB" w:rsidRPr="00827730">
        <w:rPr>
          <w:sz w:val="22"/>
          <w:szCs w:val="22"/>
        </w:rPr>
        <w:t xml:space="preserve"> including all data elements required for this study (</w:t>
      </w:r>
      <w:r w:rsidR="009C1FDB" w:rsidRPr="00827730">
        <w:rPr>
          <w:b/>
          <w:sz w:val="22"/>
          <w:szCs w:val="22"/>
        </w:rPr>
        <w:t>Figure 2, D2</w:t>
      </w:r>
      <w:r w:rsidR="009C1FDB" w:rsidRPr="00827730">
        <w:rPr>
          <w:sz w:val="22"/>
          <w:szCs w:val="22"/>
        </w:rPr>
        <w:t>).</w:t>
      </w:r>
    </w:p>
    <w:p w14:paraId="78DDC397" w14:textId="77777777" w:rsidR="00975FE9" w:rsidRPr="00827730" w:rsidRDefault="00975FE9" w:rsidP="00E6082A">
      <w:pPr>
        <w:contextualSpacing/>
        <w:rPr>
          <w:sz w:val="22"/>
          <w:szCs w:val="22"/>
        </w:rPr>
      </w:pPr>
    </w:p>
    <w:p w14:paraId="4886B1A7" w14:textId="31AB30F3" w:rsidR="001015AF" w:rsidRPr="00827730" w:rsidRDefault="007C7530" w:rsidP="00E6082A">
      <w:pPr>
        <w:contextualSpacing/>
        <w:rPr>
          <w:sz w:val="22"/>
          <w:szCs w:val="22"/>
        </w:rPr>
      </w:pPr>
      <w:bookmarkStart w:id="86" w:name="_Hlk32143262"/>
      <w:r w:rsidRPr="00827730">
        <w:rPr>
          <w:sz w:val="22"/>
          <w:szCs w:val="22"/>
        </w:rPr>
        <w:t>In order to check and finalize the ETL</w:t>
      </w:r>
      <w:r w:rsidR="001015AF" w:rsidRPr="00827730">
        <w:rPr>
          <w:sz w:val="22"/>
          <w:szCs w:val="22"/>
        </w:rPr>
        <w:t xml:space="preserve">, </w:t>
      </w:r>
      <w:r w:rsidR="009C1FDB" w:rsidRPr="00827730">
        <w:rPr>
          <w:i/>
          <w:sz w:val="22"/>
          <w:szCs w:val="22"/>
        </w:rPr>
        <w:t>Level 1</w:t>
      </w:r>
      <w:r w:rsidR="001015AF" w:rsidRPr="00827730">
        <w:rPr>
          <w:sz w:val="22"/>
          <w:szCs w:val="22"/>
        </w:rPr>
        <w:t xml:space="preserve"> </w:t>
      </w:r>
      <w:r w:rsidRPr="00827730">
        <w:rPr>
          <w:sz w:val="22"/>
          <w:szCs w:val="22"/>
        </w:rPr>
        <w:t xml:space="preserve">and </w:t>
      </w:r>
      <w:r w:rsidRPr="00827730">
        <w:rPr>
          <w:i/>
          <w:sz w:val="22"/>
          <w:szCs w:val="22"/>
        </w:rPr>
        <w:t xml:space="preserve">Level </w:t>
      </w:r>
      <w:r w:rsidRPr="00827730">
        <w:rPr>
          <w:sz w:val="22"/>
          <w:szCs w:val="22"/>
        </w:rPr>
        <w:t xml:space="preserve">2 </w:t>
      </w:r>
      <w:r w:rsidR="009C1FDB" w:rsidRPr="00827730">
        <w:rPr>
          <w:sz w:val="22"/>
          <w:szCs w:val="22"/>
        </w:rPr>
        <w:t xml:space="preserve">quality </w:t>
      </w:r>
      <w:r w:rsidR="001015AF" w:rsidRPr="00827730">
        <w:rPr>
          <w:sz w:val="22"/>
          <w:szCs w:val="22"/>
        </w:rPr>
        <w:t xml:space="preserve">checks of the data in the CDM will be performed </w:t>
      </w:r>
      <w:r w:rsidRPr="00827730">
        <w:rPr>
          <w:sz w:val="22"/>
          <w:szCs w:val="22"/>
        </w:rPr>
        <w:t>iteratively</w:t>
      </w:r>
      <w:r w:rsidR="006D55FA">
        <w:rPr>
          <w:sz w:val="22"/>
          <w:szCs w:val="22"/>
        </w:rPr>
        <w:t xml:space="preserve"> as described in the Level 1 and 2 SAP.</w:t>
      </w:r>
      <w:r w:rsidR="00402B69">
        <w:rPr>
          <w:sz w:val="22"/>
          <w:szCs w:val="22"/>
        </w:rPr>
        <w:t xml:space="preserve"> Level 1 and 2 scripts have recently been updated to the CDM version 2.2.</w:t>
      </w:r>
    </w:p>
    <w:p w14:paraId="28731987" w14:textId="77777777" w:rsidR="00E6082A" w:rsidRPr="00827730" w:rsidRDefault="00E6082A" w:rsidP="00E6082A">
      <w:pPr>
        <w:contextualSpacing/>
        <w:rPr>
          <w:sz w:val="22"/>
          <w:szCs w:val="22"/>
        </w:rPr>
      </w:pPr>
    </w:p>
    <w:p w14:paraId="59929273" w14:textId="1987914F" w:rsidR="001078EC" w:rsidRPr="007167A6" w:rsidRDefault="00B77BF1" w:rsidP="007167A6">
      <w:pPr>
        <w:pStyle w:val="Heading3"/>
      </w:pPr>
      <w:bookmarkStart w:id="87" w:name="_Toc475105352"/>
      <w:bookmarkStart w:id="88" w:name="_Toc67604568"/>
      <w:bookmarkStart w:id="89" w:name="_Toc67605404"/>
      <w:bookmarkStart w:id="90" w:name="_Toc69912919"/>
      <w:bookmarkEnd w:id="86"/>
      <w:r w:rsidRPr="007167A6">
        <w:lastRenderedPageBreak/>
        <w:t>Phase 2</w:t>
      </w:r>
      <w:r w:rsidR="00893D9F" w:rsidRPr="007167A6">
        <w:t>:</w:t>
      </w:r>
      <w:r w:rsidR="00B95D1D" w:rsidRPr="007167A6">
        <w:t xml:space="preserve"> </w:t>
      </w:r>
      <w:r w:rsidR="00D55E71" w:rsidRPr="007167A6">
        <w:t>Transformation</w:t>
      </w:r>
      <w:r w:rsidR="001078EC" w:rsidRPr="007167A6">
        <w:t xml:space="preserve"> of </w:t>
      </w:r>
      <w:bookmarkEnd w:id="87"/>
      <w:r w:rsidR="00EC2C9B" w:rsidRPr="007167A6">
        <w:t>CDM-structured data into har</w:t>
      </w:r>
      <w:r w:rsidR="001015AF" w:rsidRPr="007167A6">
        <w:t xml:space="preserve">monized data sets </w:t>
      </w:r>
      <w:r w:rsidR="005E4518" w:rsidRPr="007167A6">
        <w:t>(T2)</w:t>
      </w:r>
      <w:bookmarkEnd w:id="88"/>
      <w:bookmarkEnd w:id="89"/>
      <w:bookmarkEnd w:id="90"/>
    </w:p>
    <w:p w14:paraId="0CEAB4C8" w14:textId="6E19570B" w:rsidR="00EC2C9B" w:rsidRPr="00827730" w:rsidRDefault="00FC303A" w:rsidP="00E6082A">
      <w:pPr>
        <w:contextualSpacing/>
        <w:rPr>
          <w:sz w:val="22"/>
          <w:szCs w:val="22"/>
        </w:rPr>
      </w:pPr>
      <w:r w:rsidRPr="00827730">
        <w:rPr>
          <w:sz w:val="22"/>
          <w:szCs w:val="22"/>
        </w:rPr>
        <w:t>L</w:t>
      </w:r>
      <w:r w:rsidR="009C3519" w:rsidRPr="00827730">
        <w:rPr>
          <w:sz w:val="22"/>
          <w:szCs w:val="22"/>
        </w:rPr>
        <w:t>evel 1</w:t>
      </w:r>
      <w:r w:rsidR="006D55FA">
        <w:rPr>
          <w:sz w:val="22"/>
          <w:szCs w:val="22"/>
        </w:rPr>
        <w:t xml:space="preserve">, 2 and 3 </w:t>
      </w:r>
      <w:r w:rsidR="009C3519" w:rsidRPr="00827730">
        <w:rPr>
          <w:sz w:val="22"/>
          <w:szCs w:val="22"/>
        </w:rPr>
        <w:t xml:space="preserve">checks will run directly on the CDM </w:t>
      </w:r>
      <w:r w:rsidR="009D1193" w:rsidRPr="00827730">
        <w:rPr>
          <w:sz w:val="22"/>
          <w:szCs w:val="22"/>
        </w:rPr>
        <w:t xml:space="preserve">D2 </w:t>
      </w:r>
      <w:r w:rsidR="009C3519" w:rsidRPr="00827730">
        <w:rPr>
          <w:sz w:val="22"/>
          <w:szCs w:val="22"/>
        </w:rPr>
        <w:t>instance</w:t>
      </w:r>
      <w:r w:rsidR="009D1193" w:rsidRPr="00827730">
        <w:rPr>
          <w:sz w:val="22"/>
          <w:szCs w:val="22"/>
        </w:rPr>
        <w:t>.</w:t>
      </w:r>
      <w:r w:rsidR="009C3519" w:rsidRPr="00827730">
        <w:rPr>
          <w:sz w:val="22"/>
          <w:szCs w:val="22"/>
        </w:rPr>
        <w:t xml:space="preserve"> </w:t>
      </w:r>
    </w:p>
    <w:p w14:paraId="2BDEF94B" w14:textId="77777777" w:rsidR="00E6082A" w:rsidRPr="00827730" w:rsidRDefault="00E6082A" w:rsidP="00E6082A">
      <w:pPr>
        <w:contextualSpacing/>
        <w:rPr>
          <w:sz w:val="22"/>
          <w:szCs w:val="22"/>
        </w:rPr>
      </w:pPr>
    </w:p>
    <w:p w14:paraId="6536101D" w14:textId="4DACC6FF" w:rsidR="00EC2C9B" w:rsidRPr="007167A6" w:rsidRDefault="00EC2C9B" w:rsidP="007167A6">
      <w:pPr>
        <w:pStyle w:val="Heading3"/>
      </w:pPr>
      <w:bookmarkStart w:id="91" w:name="_Toc67604569"/>
      <w:bookmarkStart w:id="92" w:name="_Toc67605405"/>
      <w:bookmarkStart w:id="93" w:name="_Toc69912920"/>
      <w:r w:rsidRPr="007167A6">
        <w:t xml:space="preserve">Phase 3: Transformation of harmonized data sets into analytical data sets </w:t>
      </w:r>
      <w:r w:rsidR="005E4518" w:rsidRPr="007167A6">
        <w:t>(T3)</w:t>
      </w:r>
      <w:bookmarkEnd w:id="91"/>
      <w:bookmarkEnd w:id="92"/>
      <w:bookmarkEnd w:id="93"/>
    </w:p>
    <w:p w14:paraId="34624FA8" w14:textId="012C8FD9" w:rsidR="00FC303A" w:rsidRPr="00827730" w:rsidRDefault="008E5F99" w:rsidP="00E6082A">
      <w:pPr>
        <w:contextualSpacing/>
        <w:rPr>
          <w:sz w:val="22"/>
          <w:szCs w:val="22"/>
        </w:rPr>
      </w:pPr>
      <w:r w:rsidRPr="00827730">
        <w:rPr>
          <w:sz w:val="22"/>
          <w:szCs w:val="22"/>
        </w:rPr>
        <w:t xml:space="preserve">Level </w:t>
      </w:r>
      <w:r w:rsidR="006D55FA">
        <w:rPr>
          <w:sz w:val="22"/>
          <w:szCs w:val="22"/>
        </w:rPr>
        <w:t>3</w:t>
      </w:r>
      <w:r w:rsidRPr="00827730">
        <w:rPr>
          <w:sz w:val="22"/>
          <w:szCs w:val="22"/>
        </w:rPr>
        <w:t xml:space="preserve"> analyses will </w:t>
      </w:r>
      <w:r w:rsidR="00231220" w:rsidRPr="00827730">
        <w:rPr>
          <w:sz w:val="22"/>
          <w:szCs w:val="22"/>
        </w:rPr>
        <w:t xml:space="preserve">make </w:t>
      </w:r>
      <w:r w:rsidR="007F6D57" w:rsidRPr="00827730">
        <w:rPr>
          <w:sz w:val="22"/>
          <w:szCs w:val="22"/>
        </w:rPr>
        <w:t xml:space="preserve">use of limited transformations including merging, filtering and collapsing.  </w:t>
      </w:r>
    </w:p>
    <w:p w14:paraId="240E70F7" w14:textId="77777777" w:rsidR="00E6082A" w:rsidRPr="00827730" w:rsidRDefault="00E6082A" w:rsidP="00E6082A">
      <w:pPr>
        <w:contextualSpacing/>
        <w:rPr>
          <w:i/>
          <w:sz w:val="22"/>
          <w:szCs w:val="22"/>
        </w:rPr>
      </w:pPr>
    </w:p>
    <w:p w14:paraId="6B4A92D5" w14:textId="1E1681D2" w:rsidR="001078EC" w:rsidRPr="007167A6" w:rsidRDefault="001078EC" w:rsidP="007167A6">
      <w:pPr>
        <w:pStyle w:val="Heading3"/>
      </w:pPr>
      <w:bookmarkStart w:id="94" w:name="_Toc67604570"/>
      <w:bookmarkStart w:id="95" w:name="_Toc67605406"/>
      <w:bookmarkStart w:id="96" w:name="_Toc69912921"/>
      <w:bookmarkStart w:id="97" w:name="_Toc475105353"/>
      <w:r w:rsidRPr="007167A6">
        <w:t xml:space="preserve">Phase </w:t>
      </w:r>
      <w:r w:rsidR="00EC2C9B" w:rsidRPr="007167A6">
        <w:t>4</w:t>
      </w:r>
      <w:r w:rsidR="00893D9F" w:rsidRPr="007167A6">
        <w:t>: Local a</w:t>
      </w:r>
      <w:r w:rsidRPr="007167A6">
        <w:t>nalysis of the analytical datasets</w:t>
      </w:r>
      <w:r w:rsidR="00893D9F" w:rsidRPr="007167A6">
        <w:t xml:space="preserve"> by </w:t>
      </w:r>
      <w:r w:rsidR="008F6CE4" w:rsidRPr="007167A6">
        <w:t>data access provider</w:t>
      </w:r>
      <w:r w:rsidR="00893D9F" w:rsidRPr="007167A6">
        <w:t>s</w:t>
      </w:r>
      <w:bookmarkEnd w:id="94"/>
      <w:bookmarkEnd w:id="95"/>
      <w:bookmarkEnd w:id="96"/>
      <w:r w:rsidRPr="007167A6">
        <w:t xml:space="preserve"> </w:t>
      </w:r>
      <w:bookmarkEnd w:id="97"/>
    </w:p>
    <w:p w14:paraId="03A471F9" w14:textId="682E429E" w:rsidR="005E4518" w:rsidRPr="00827730" w:rsidRDefault="009C3519" w:rsidP="00F42F00">
      <w:pPr>
        <w:contextualSpacing/>
        <w:jc w:val="both"/>
        <w:rPr>
          <w:bCs/>
          <w:sz w:val="22"/>
          <w:szCs w:val="22"/>
        </w:rPr>
      </w:pPr>
      <w:bookmarkStart w:id="98" w:name="_Hlk32145092"/>
      <w:r w:rsidRPr="00827730">
        <w:rPr>
          <w:sz w:val="22"/>
          <w:szCs w:val="22"/>
        </w:rPr>
        <w:t xml:space="preserve">Following ETL of local data to the </w:t>
      </w:r>
      <w:r w:rsidR="00201CB1" w:rsidRPr="00827730">
        <w:rPr>
          <w:sz w:val="22"/>
          <w:szCs w:val="22"/>
        </w:rPr>
        <w:t xml:space="preserve">data characterization study instance of the ConcePTION CDM (D2), scripts to conduct ETL integrity (level 1) checks will be run locally by each DAP against data in the CDM.  Once DAPs have resolved issues identified by level 1 checks, they will proceed with internal consistency (level 2) checks.  </w:t>
      </w:r>
      <w:bookmarkEnd w:id="98"/>
      <w:r w:rsidR="00201CB1" w:rsidRPr="00827730">
        <w:rPr>
          <w:bCs/>
          <w:sz w:val="22"/>
          <w:szCs w:val="22"/>
        </w:rPr>
        <w:t>Following completion of both level 1 and 2 checks to the satisfaction of the DAP, aggregate results will be upload</w:t>
      </w:r>
      <w:r w:rsidR="00DF7DEE">
        <w:rPr>
          <w:bCs/>
          <w:sz w:val="22"/>
          <w:szCs w:val="22"/>
        </w:rPr>
        <w:t>ed</w:t>
      </w:r>
      <w:r w:rsidR="00201CB1" w:rsidRPr="00827730">
        <w:rPr>
          <w:bCs/>
          <w:sz w:val="22"/>
          <w:szCs w:val="22"/>
        </w:rPr>
        <w:t xml:space="preserve"> to the </w:t>
      </w:r>
      <w:proofErr w:type="spellStart"/>
      <w:r w:rsidR="00201CB1" w:rsidRPr="00827730">
        <w:rPr>
          <w:bCs/>
          <w:sz w:val="22"/>
          <w:szCs w:val="22"/>
        </w:rPr>
        <w:t>anDREa</w:t>
      </w:r>
      <w:proofErr w:type="spellEnd"/>
      <w:r w:rsidR="00201CB1" w:rsidRPr="00827730">
        <w:rPr>
          <w:bCs/>
          <w:sz w:val="22"/>
          <w:szCs w:val="22"/>
        </w:rPr>
        <w:t xml:space="preserve"> digital research environment</w:t>
      </w:r>
      <w:r w:rsidR="00402B69">
        <w:rPr>
          <w:bCs/>
          <w:sz w:val="22"/>
          <w:szCs w:val="22"/>
        </w:rPr>
        <w:t xml:space="preserve"> (mydre.org)</w:t>
      </w:r>
      <w:r w:rsidR="00201CB1" w:rsidRPr="00827730">
        <w:rPr>
          <w:bCs/>
          <w:sz w:val="22"/>
          <w:szCs w:val="22"/>
        </w:rPr>
        <w:t>.</w:t>
      </w:r>
      <w:r w:rsidR="006D55FA">
        <w:rPr>
          <w:bCs/>
          <w:sz w:val="22"/>
          <w:szCs w:val="22"/>
        </w:rPr>
        <w:t xml:space="preserve"> Once level 1 and 2 checks are complete</w:t>
      </w:r>
      <w:r w:rsidR="00DF7DEE">
        <w:rPr>
          <w:bCs/>
          <w:sz w:val="22"/>
          <w:szCs w:val="22"/>
        </w:rPr>
        <w:t>,</w:t>
      </w:r>
      <w:r w:rsidR="006D55FA">
        <w:rPr>
          <w:bCs/>
          <w:sz w:val="22"/>
          <w:szCs w:val="22"/>
        </w:rPr>
        <w:t xml:space="preserve"> the level 3 checks can be run. </w:t>
      </w:r>
      <w:r w:rsidR="00402B69">
        <w:rPr>
          <w:bCs/>
          <w:sz w:val="22"/>
          <w:szCs w:val="22"/>
        </w:rPr>
        <w:t xml:space="preserve">Aggregated information </w:t>
      </w:r>
      <w:r w:rsidR="006D55FA">
        <w:rPr>
          <w:bCs/>
          <w:sz w:val="22"/>
          <w:szCs w:val="22"/>
        </w:rPr>
        <w:t>will be transferred to the DRE.</w:t>
      </w:r>
    </w:p>
    <w:p w14:paraId="1BA00368" w14:textId="77777777" w:rsidR="00E6082A" w:rsidRPr="00827730" w:rsidRDefault="00E6082A" w:rsidP="00F42F00">
      <w:pPr>
        <w:contextualSpacing/>
        <w:jc w:val="both"/>
        <w:rPr>
          <w:sz w:val="22"/>
          <w:szCs w:val="22"/>
        </w:rPr>
      </w:pPr>
    </w:p>
    <w:p w14:paraId="1ABE8D09" w14:textId="77777777" w:rsidR="00AD5374" w:rsidRPr="007167A6" w:rsidRDefault="00AD5374" w:rsidP="007167A6">
      <w:pPr>
        <w:pStyle w:val="Heading3"/>
      </w:pPr>
      <w:bookmarkStart w:id="99" w:name="_Toc32140677"/>
      <w:bookmarkStart w:id="100" w:name="_Toc67604571"/>
      <w:bookmarkStart w:id="101" w:name="_Toc67605407"/>
      <w:bookmarkStart w:id="102" w:name="_Toc69912922"/>
      <w:r w:rsidRPr="007167A6">
        <w:t>Phase 5: Pooling and visualization of analytical results</w:t>
      </w:r>
      <w:bookmarkEnd w:id="99"/>
      <w:bookmarkEnd w:id="100"/>
      <w:bookmarkEnd w:id="101"/>
      <w:bookmarkEnd w:id="102"/>
    </w:p>
    <w:p w14:paraId="73BDD39F" w14:textId="79037CF8" w:rsidR="006C3040" w:rsidRPr="006D55FA" w:rsidRDefault="00AD5374" w:rsidP="00F42F00">
      <w:pPr>
        <w:contextualSpacing/>
        <w:jc w:val="both"/>
        <w:rPr>
          <w:sz w:val="22"/>
          <w:szCs w:val="22"/>
          <w:lang w:val="en-GB"/>
        </w:rPr>
      </w:pPr>
      <w:r w:rsidRPr="00827730">
        <w:rPr>
          <w:sz w:val="22"/>
          <w:szCs w:val="22"/>
        </w:rPr>
        <w:t>After quality checks are conducted on the individual results output tables uploaded by each DAP, the uploaded t</w:t>
      </w:r>
      <w:r w:rsidR="00231220" w:rsidRPr="00827730">
        <w:rPr>
          <w:sz w:val="22"/>
          <w:szCs w:val="22"/>
        </w:rPr>
        <w:t xml:space="preserve">ables will be aggregated on an analysis-by-analysis level </w:t>
      </w:r>
      <w:r w:rsidRPr="00827730">
        <w:rPr>
          <w:sz w:val="22"/>
          <w:szCs w:val="22"/>
        </w:rPr>
        <w:t>for pooled analyses and visualization of the results</w:t>
      </w:r>
      <w:r w:rsidR="00201CB1" w:rsidRPr="00827730">
        <w:rPr>
          <w:sz w:val="22"/>
          <w:szCs w:val="22"/>
        </w:rPr>
        <w:t>.</w:t>
      </w:r>
      <w:r w:rsidRPr="00827730">
        <w:rPr>
          <w:sz w:val="22"/>
          <w:szCs w:val="22"/>
        </w:rPr>
        <w:t xml:space="preserve"> </w:t>
      </w:r>
    </w:p>
    <w:p w14:paraId="0EA2D7D9" w14:textId="77777777" w:rsidR="00AD5374" w:rsidRPr="007167A6" w:rsidRDefault="00AD5374" w:rsidP="007167A6">
      <w:pPr>
        <w:pStyle w:val="Heading3"/>
      </w:pPr>
      <w:bookmarkStart w:id="103" w:name="_Toc32140678"/>
      <w:bookmarkStart w:id="104" w:name="_Toc67604572"/>
      <w:bookmarkStart w:id="105" w:name="_Toc67605408"/>
      <w:bookmarkStart w:id="106" w:name="_Toc69912923"/>
      <w:bookmarkStart w:id="107" w:name="_Toc434219713"/>
      <w:bookmarkStart w:id="108" w:name="_Toc402448501"/>
      <w:bookmarkStart w:id="109" w:name="_Toc356771623"/>
      <w:r w:rsidRPr="007167A6">
        <w:t>Overview of information sharing and storage</w:t>
      </w:r>
      <w:bookmarkEnd w:id="103"/>
      <w:bookmarkEnd w:id="104"/>
      <w:bookmarkEnd w:id="105"/>
      <w:bookmarkEnd w:id="106"/>
    </w:p>
    <w:p w14:paraId="5BA0F2B6" w14:textId="3D2C2CDE" w:rsidR="006D55FA" w:rsidRPr="006D55FA" w:rsidRDefault="006D55FA" w:rsidP="00F42F00">
      <w:pPr>
        <w:spacing w:line="276" w:lineRule="auto"/>
        <w:contextualSpacing/>
        <w:jc w:val="both"/>
        <w:rPr>
          <w:sz w:val="22"/>
          <w:szCs w:val="22"/>
          <w:lang w:val="en-GB"/>
        </w:rPr>
      </w:pPr>
      <w:r w:rsidRPr="006D55FA">
        <w:rPr>
          <w:sz w:val="22"/>
          <w:szCs w:val="22"/>
          <w:lang w:val="en-GB"/>
        </w:rPr>
        <w:t xml:space="preserve">The DRE is made available through UMCU </w:t>
      </w:r>
      <w:hyperlink r:id="rId19" w:history="1">
        <w:r w:rsidR="00402B69" w:rsidRPr="00A152C1">
          <w:rPr>
            <w:rStyle w:val="Hyperlink"/>
            <w:sz w:val="22"/>
            <w:szCs w:val="22"/>
            <w:lang w:val="en-GB"/>
          </w:rPr>
          <w:t>https://mydre.org/</w:t>
        </w:r>
      </w:hyperlink>
      <w:r w:rsidR="00402B69">
        <w:rPr>
          <w:sz w:val="22"/>
          <w:szCs w:val="22"/>
          <w:lang w:val="en-GB"/>
        </w:rPr>
        <w:t xml:space="preserve">. </w:t>
      </w:r>
      <w:r w:rsidRPr="006D55FA">
        <w:rPr>
          <w:sz w:val="22"/>
          <w:szCs w:val="22"/>
          <w:lang w:val="en-GB"/>
        </w:rPr>
        <w:t xml:space="preserve">The DRE is a cloud based, globally available research environment where data </w:t>
      </w:r>
      <w:r w:rsidR="00BB5ED6">
        <w:rPr>
          <w:sz w:val="22"/>
          <w:szCs w:val="22"/>
          <w:lang w:val="en-GB"/>
        </w:rPr>
        <w:t>are</w:t>
      </w:r>
      <w:r w:rsidRPr="006D55FA">
        <w:rPr>
          <w:sz w:val="22"/>
          <w:szCs w:val="22"/>
          <w:lang w:val="en-GB"/>
        </w:rPr>
        <w:t xml:space="preserve"> stored and organized securely and where researchers can collaborate (</w:t>
      </w:r>
      <w:hyperlink r:id="rId20">
        <w:r w:rsidRPr="006D55FA">
          <w:rPr>
            <w:sz w:val="22"/>
            <w:szCs w:val="22"/>
            <w:u w:val="single"/>
            <w:lang w:val="en-GB"/>
          </w:rPr>
          <w:t>https://www.andrea-consortium.org/azure-dre/</w:t>
        </w:r>
      </w:hyperlink>
      <w:r w:rsidRPr="006D55FA">
        <w:rPr>
          <w:sz w:val="22"/>
          <w:szCs w:val="22"/>
          <w:lang w:val="en-GB"/>
        </w:rPr>
        <w:t xml:space="preserve">). </w:t>
      </w:r>
    </w:p>
    <w:p w14:paraId="488C1D4A" w14:textId="77777777" w:rsidR="006D55FA" w:rsidRPr="00643D93" w:rsidRDefault="006D55FA" w:rsidP="006D55FA">
      <w:pPr>
        <w:jc w:val="both"/>
        <w:rPr>
          <w:rFonts w:ascii="Calibri" w:hAnsi="Calibri" w:cs="Calibri"/>
          <w:lang w:val="en-GB"/>
        </w:rPr>
      </w:pPr>
    </w:p>
    <w:p w14:paraId="08E3F708" w14:textId="77777777" w:rsidR="006D55FA" w:rsidRPr="00643D93" w:rsidRDefault="006D55FA" w:rsidP="006D55FA">
      <w:pPr>
        <w:jc w:val="both"/>
        <w:rPr>
          <w:rFonts w:ascii="Calibri" w:hAnsi="Calibri" w:cs="Calibri"/>
          <w:lang w:val="en-GB"/>
        </w:rPr>
      </w:pPr>
    </w:p>
    <w:p w14:paraId="2C88A9B3" w14:textId="77777777" w:rsidR="006D55FA" w:rsidRPr="00643D93" w:rsidRDefault="006D55FA" w:rsidP="006D55FA">
      <w:pPr>
        <w:rPr>
          <w:rFonts w:ascii="Calibri" w:hAnsi="Calibri" w:cs="Calibri"/>
          <w:lang w:val="en-GB"/>
        </w:rPr>
      </w:pPr>
      <w:r w:rsidRPr="00643D93">
        <w:rPr>
          <w:rFonts w:ascii="Calibri" w:hAnsi="Calibri"/>
          <w:noProof/>
        </w:rPr>
        <w:drawing>
          <wp:inline distT="0" distB="0" distL="0" distR="0" wp14:anchorId="4EE686AF" wp14:editId="7CC9B905">
            <wp:extent cx="5890260" cy="2362200"/>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0260" cy="2362200"/>
                    </a:xfrm>
                    <a:prstGeom prst="rect">
                      <a:avLst/>
                    </a:prstGeom>
                    <a:noFill/>
                    <a:ln>
                      <a:noFill/>
                    </a:ln>
                  </pic:spPr>
                </pic:pic>
              </a:graphicData>
            </a:graphic>
          </wp:inline>
        </w:drawing>
      </w:r>
      <w:r w:rsidRPr="00643D93">
        <w:rPr>
          <w:rFonts w:ascii="Calibri" w:hAnsi="Calibri" w:cs="Calibri"/>
          <w:lang w:val="en-GB"/>
        </w:rPr>
        <w:t xml:space="preserve"> </w:t>
      </w:r>
    </w:p>
    <w:p w14:paraId="11E30FEC" w14:textId="77777777" w:rsidR="006D55FA" w:rsidRPr="00643D93" w:rsidRDefault="006D55FA" w:rsidP="006D55FA">
      <w:pPr>
        <w:rPr>
          <w:rFonts w:ascii="Calibri" w:hAnsi="Calibri" w:cs="Calibri"/>
          <w:lang w:val="en-GB"/>
        </w:rPr>
      </w:pPr>
      <w:r w:rsidRPr="00643D93">
        <w:rPr>
          <w:rFonts w:ascii="Calibri" w:hAnsi="Calibri" w:cs="Calibri"/>
          <w:lang w:val="en-GB"/>
        </w:rPr>
        <w:t xml:space="preserve"> </w:t>
      </w:r>
    </w:p>
    <w:p w14:paraId="239D02F8" w14:textId="77777777" w:rsidR="00F42F00" w:rsidRPr="00643D93" w:rsidRDefault="00F42F00" w:rsidP="00F42F00">
      <w:pPr>
        <w:rPr>
          <w:rFonts w:ascii="Calibri" w:hAnsi="Calibri" w:cs="Calibri"/>
          <w:b/>
          <w:lang w:val="en-GB"/>
        </w:rPr>
      </w:pPr>
      <w:r w:rsidRPr="00643D93">
        <w:rPr>
          <w:rFonts w:ascii="Calibri" w:hAnsi="Calibri" w:cs="Calibri"/>
          <w:b/>
          <w:lang w:val="en-GB"/>
        </w:rPr>
        <w:t>Figure 3 Data management plan</w:t>
      </w:r>
    </w:p>
    <w:p w14:paraId="6CCA9A3C" w14:textId="77777777" w:rsidR="006D55FA" w:rsidRPr="00827730" w:rsidRDefault="006D55FA" w:rsidP="00E6082A">
      <w:pPr>
        <w:contextualSpacing/>
        <w:rPr>
          <w:sz w:val="22"/>
          <w:szCs w:val="22"/>
        </w:rPr>
      </w:pPr>
    </w:p>
    <w:p w14:paraId="4A51534C" w14:textId="56CC0466" w:rsidR="004F422E" w:rsidRPr="00827730" w:rsidRDefault="00F1347B" w:rsidP="00E6082A">
      <w:pPr>
        <w:contextualSpacing/>
        <w:rPr>
          <w:sz w:val="22"/>
          <w:szCs w:val="22"/>
        </w:rPr>
      </w:pPr>
      <w:r w:rsidRPr="00827730">
        <w:rPr>
          <w:sz w:val="22"/>
          <w:szCs w:val="22"/>
        </w:rPr>
        <w:t xml:space="preserve">An informational video is available here: </w:t>
      </w:r>
      <w:hyperlink r:id="rId22" w:history="1">
        <w:r w:rsidR="00E6082A" w:rsidRPr="00827730">
          <w:rPr>
            <w:rStyle w:val="Hyperlink"/>
            <w:sz w:val="22"/>
            <w:szCs w:val="22"/>
          </w:rPr>
          <w:t>https://www.andrea-consortium.org/about-andrea/</w:t>
        </w:r>
      </w:hyperlink>
    </w:p>
    <w:p w14:paraId="64AF7469" w14:textId="77777777" w:rsidR="00E6082A" w:rsidRPr="00827730" w:rsidRDefault="00E6082A" w:rsidP="00E6082A">
      <w:pPr>
        <w:contextualSpacing/>
        <w:rPr>
          <w:sz w:val="22"/>
          <w:szCs w:val="22"/>
        </w:rPr>
      </w:pPr>
    </w:p>
    <w:p w14:paraId="321E03D6" w14:textId="4180132E" w:rsidR="006C1167" w:rsidRPr="007167A6" w:rsidRDefault="006C1167" w:rsidP="007167A6">
      <w:pPr>
        <w:pStyle w:val="Heading4"/>
      </w:pPr>
      <w:bookmarkStart w:id="110" w:name="_Toc69912924"/>
      <w:bookmarkEnd w:id="107"/>
      <w:r w:rsidRPr="007167A6">
        <w:t xml:space="preserve">Overview and access to the </w:t>
      </w:r>
      <w:proofErr w:type="spellStart"/>
      <w:r w:rsidR="006C3040" w:rsidRPr="007167A6">
        <w:t>anDREa</w:t>
      </w:r>
      <w:proofErr w:type="spellEnd"/>
      <w:r w:rsidRPr="007167A6">
        <w:t xml:space="preserve"> platform</w:t>
      </w:r>
      <w:bookmarkEnd w:id="110"/>
    </w:p>
    <w:p w14:paraId="2723CCF0" w14:textId="77777777" w:rsidR="00344A96" w:rsidRPr="00827730" w:rsidRDefault="00344A96" w:rsidP="00E6082A">
      <w:pPr>
        <w:contextualSpacing/>
        <w:rPr>
          <w:sz w:val="22"/>
          <w:szCs w:val="22"/>
        </w:rPr>
      </w:pPr>
    </w:p>
    <w:p w14:paraId="5266816D" w14:textId="55835530" w:rsidR="00F1347B" w:rsidRPr="00827730" w:rsidRDefault="00F1347B" w:rsidP="00F42F00">
      <w:pPr>
        <w:contextualSpacing/>
        <w:jc w:val="both"/>
        <w:rPr>
          <w:sz w:val="22"/>
          <w:szCs w:val="22"/>
        </w:rPr>
      </w:pPr>
      <w:r w:rsidRPr="00827730">
        <w:rPr>
          <w:sz w:val="22"/>
          <w:szCs w:val="22"/>
        </w:rPr>
        <w:t xml:space="preserve">Access to the </w:t>
      </w:r>
      <w:proofErr w:type="spellStart"/>
      <w:r w:rsidRPr="00827730">
        <w:rPr>
          <w:sz w:val="22"/>
          <w:szCs w:val="22"/>
        </w:rPr>
        <w:t>anDREa</w:t>
      </w:r>
      <w:proofErr w:type="spellEnd"/>
      <w:r w:rsidRPr="00827730">
        <w:rPr>
          <w:sz w:val="22"/>
          <w:szCs w:val="22"/>
        </w:rPr>
        <w:t xml:space="preserve"> research platform is granted at the level of ‘workspace’.  A workspace is simply a file system similar to a file system on a standard PC.  This file system can be acce</w:t>
      </w:r>
      <w:r w:rsidR="00344A96" w:rsidRPr="00827730">
        <w:rPr>
          <w:sz w:val="22"/>
          <w:szCs w:val="22"/>
        </w:rPr>
        <w:t>s</w:t>
      </w:r>
      <w:r w:rsidRPr="00827730">
        <w:rPr>
          <w:sz w:val="22"/>
          <w:szCs w:val="22"/>
        </w:rPr>
        <w:t xml:space="preserve">sed from one or more virtual machines within the workspace.  Two-factor authentication for workspace access via each user’s mobile phone number is employed to limit access to workspace members only.  Access to workspaces within the </w:t>
      </w:r>
      <w:proofErr w:type="spellStart"/>
      <w:r w:rsidRPr="00827730">
        <w:rPr>
          <w:sz w:val="22"/>
          <w:szCs w:val="22"/>
        </w:rPr>
        <w:t>anDREa</w:t>
      </w:r>
      <w:proofErr w:type="spellEnd"/>
      <w:r w:rsidRPr="00827730">
        <w:rPr>
          <w:sz w:val="22"/>
          <w:szCs w:val="22"/>
        </w:rPr>
        <w:t xml:space="preserve"> research platform is granted at two levels: owner and researcher.  Researchers are able to upload files and have read and write access to all files within a workspace.  Owners have all rights granted to researchers plus the right to download and to approve or deny download requests from users with researcher rights.</w:t>
      </w:r>
    </w:p>
    <w:p w14:paraId="6BD1A0C8" w14:textId="77777777" w:rsidR="00E6082A" w:rsidRPr="00827730" w:rsidRDefault="00E6082A" w:rsidP="00F42F00">
      <w:pPr>
        <w:contextualSpacing/>
        <w:jc w:val="both"/>
        <w:rPr>
          <w:sz w:val="22"/>
          <w:szCs w:val="22"/>
        </w:rPr>
      </w:pPr>
    </w:p>
    <w:p w14:paraId="50D20241" w14:textId="6AE5A131" w:rsidR="006C1167" w:rsidRPr="007167A6" w:rsidRDefault="006C1167" w:rsidP="007167A6">
      <w:pPr>
        <w:pStyle w:val="Heading4"/>
      </w:pPr>
      <w:bookmarkStart w:id="111" w:name="_Toc69912925"/>
      <w:r w:rsidRPr="007167A6">
        <w:t>File transfer and storage procedures</w:t>
      </w:r>
      <w:bookmarkEnd w:id="111"/>
    </w:p>
    <w:p w14:paraId="574F517B" w14:textId="77777777" w:rsidR="00344A96" w:rsidRPr="00827730" w:rsidRDefault="00344A96" w:rsidP="00F42F00">
      <w:pPr>
        <w:contextualSpacing/>
        <w:jc w:val="both"/>
        <w:rPr>
          <w:sz w:val="22"/>
          <w:szCs w:val="22"/>
        </w:rPr>
      </w:pPr>
    </w:p>
    <w:p w14:paraId="527EC03E" w14:textId="345DB7C2" w:rsidR="00C94E3D" w:rsidRPr="00827730" w:rsidRDefault="00C94E3D" w:rsidP="00F42F00">
      <w:pPr>
        <w:contextualSpacing/>
        <w:jc w:val="both"/>
        <w:rPr>
          <w:sz w:val="22"/>
          <w:szCs w:val="22"/>
        </w:rPr>
      </w:pPr>
      <w:r w:rsidRPr="00827730">
        <w:rPr>
          <w:sz w:val="22"/>
          <w:szCs w:val="22"/>
        </w:rPr>
        <w:t>All Data Characterization workspace members may upload files using drag-and-drop or browse features to access files on their local machine.  Standard operating procedures (SOPs) including documentation to accompany each uploaded file have been deve</w:t>
      </w:r>
      <w:r w:rsidR="007F6D57" w:rsidRPr="00827730">
        <w:rPr>
          <w:sz w:val="22"/>
          <w:szCs w:val="22"/>
        </w:rPr>
        <w:t>loped.  The template for this ‘</w:t>
      </w:r>
      <w:r w:rsidRPr="00827730">
        <w:rPr>
          <w:sz w:val="22"/>
          <w:szCs w:val="22"/>
        </w:rPr>
        <w:t xml:space="preserve">readme’ documentation file is available in </w:t>
      </w:r>
      <w:r w:rsidRPr="00827730">
        <w:rPr>
          <w:b/>
          <w:sz w:val="22"/>
          <w:szCs w:val="22"/>
        </w:rPr>
        <w:t xml:space="preserve">Annex </w:t>
      </w:r>
      <w:r w:rsidR="00F42F00">
        <w:rPr>
          <w:b/>
          <w:sz w:val="22"/>
          <w:szCs w:val="22"/>
        </w:rPr>
        <w:t>1</w:t>
      </w:r>
      <w:r w:rsidRPr="00827730">
        <w:rPr>
          <w:sz w:val="22"/>
          <w:szCs w:val="22"/>
        </w:rPr>
        <w:t xml:space="preserve">. All workspace members have deletion rights, but this is highly discouraged for all workspace members as described in the </w:t>
      </w:r>
      <w:proofErr w:type="spellStart"/>
      <w:r w:rsidRPr="00827730">
        <w:rPr>
          <w:sz w:val="22"/>
          <w:szCs w:val="22"/>
        </w:rPr>
        <w:t>anDREa</w:t>
      </w:r>
      <w:proofErr w:type="spellEnd"/>
      <w:r w:rsidRPr="00827730">
        <w:rPr>
          <w:sz w:val="22"/>
          <w:szCs w:val="22"/>
        </w:rPr>
        <w:t xml:space="preserve"> SOPs (</w:t>
      </w:r>
      <w:r w:rsidRPr="00827730">
        <w:rPr>
          <w:b/>
          <w:sz w:val="22"/>
          <w:szCs w:val="22"/>
        </w:rPr>
        <w:t xml:space="preserve">Annex </w:t>
      </w:r>
      <w:r w:rsidR="00F42F00">
        <w:rPr>
          <w:b/>
          <w:sz w:val="22"/>
          <w:szCs w:val="22"/>
        </w:rPr>
        <w:t>1</w:t>
      </w:r>
      <w:r w:rsidRPr="00827730">
        <w:rPr>
          <w:sz w:val="22"/>
          <w:szCs w:val="22"/>
        </w:rPr>
        <w:t>).</w:t>
      </w:r>
    </w:p>
    <w:p w14:paraId="63A1ED5A" w14:textId="77777777" w:rsidR="00C94E3D" w:rsidRPr="00827730" w:rsidRDefault="00C94E3D" w:rsidP="00F42F00">
      <w:pPr>
        <w:contextualSpacing/>
        <w:jc w:val="both"/>
        <w:rPr>
          <w:sz w:val="22"/>
          <w:szCs w:val="22"/>
        </w:rPr>
      </w:pPr>
    </w:p>
    <w:p w14:paraId="561B85F0" w14:textId="065F3EE2" w:rsidR="00C94E3D" w:rsidRPr="00827730" w:rsidRDefault="00C94E3D" w:rsidP="00F42F00">
      <w:pPr>
        <w:contextualSpacing/>
        <w:jc w:val="both"/>
        <w:rPr>
          <w:sz w:val="22"/>
          <w:szCs w:val="22"/>
        </w:rPr>
      </w:pPr>
      <w:r w:rsidRPr="00827730">
        <w:rPr>
          <w:sz w:val="22"/>
          <w:szCs w:val="22"/>
        </w:rPr>
        <w:t xml:space="preserve">Download of data and results is possible only after making a request to those workspace members with an ‘Owner’ role.  As specified in the ConcePTION </w:t>
      </w:r>
      <w:proofErr w:type="spellStart"/>
      <w:r w:rsidRPr="00827730">
        <w:rPr>
          <w:sz w:val="22"/>
          <w:szCs w:val="22"/>
        </w:rPr>
        <w:t>anDREa</w:t>
      </w:r>
      <w:proofErr w:type="spellEnd"/>
      <w:r w:rsidRPr="00827730">
        <w:rPr>
          <w:sz w:val="22"/>
          <w:szCs w:val="22"/>
        </w:rPr>
        <w:t xml:space="preserve"> SOPs, it is highly advised that the principal investigator take on the owner role, and assign this role as well to a second trusted collaborator (</w:t>
      </w:r>
      <w:r w:rsidRPr="00827730">
        <w:rPr>
          <w:b/>
          <w:sz w:val="22"/>
          <w:szCs w:val="22"/>
        </w:rPr>
        <w:t xml:space="preserve">Annex </w:t>
      </w:r>
      <w:r w:rsidR="00F42F00">
        <w:rPr>
          <w:b/>
          <w:sz w:val="22"/>
          <w:szCs w:val="22"/>
        </w:rPr>
        <w:t>1</w:t>
      </w:r>
      <w:r w:rsidRPr="00827730">
        <w:rPr>
          <w:sz w:val="22"/>
          <w:szCs w:val="22"/>
        </w:rPr>
        <w:t>).  As described in the SOPs, the request must be accompanied with an explanation of the necessity of the request.</w:t>
      </w:r>
    </w:p>
    <w:p w14:paraId="78EE25C5" w14:textId="77777777" w:rsidR="00C94E3D" w:rsidRPr="00827730" w:rsidRDefault="00C94E3D" w:rsidP="00F42F00">
      <w:pPr>
        <w:contextualSpacing/>
        <w:jc w:val="both"/>
        <w:rPr>
          <w:sz w:val="22"/>
          <w:szCs w:val="22"/>
        </w:rPr>
      </w:pPr>
    </w:p>
    <w:p w14:paraId="632BF1BF" w14:textId="77777777" w:rsidR="00C94E3D" w:rsidRPr="00827730" w:rsidRDefault="00C94E3D" w:rsidP="00F42F00">
      <w:pPr>
        <w:contextualSpacing/>
        <w:jc w:val="both"/>
        <w:rPr>
          <w:sz w:val="22"/>
          <w:szCs w:val="22"/>
        </w:rPr>
      </w:pPr>
      <w:r w:rsidRPr="00827730">
        <w:rPr>
          <w:sz w:val="22"/>
          <w:szCs w:val="22"/>
        </w:rPr>
        <w:t xml:space="preserve">All files, together with their accompanying readme files will be stored in the associated workspace of the </w:t>
      </w:r>
      <w:proofErr w:type="spellStart"/>
      <w:r w:rsidRPr="00827730">
        <w:rPr>
          <w:sz w:val="22"/>
          <w:szCs w:val="22"/>
        </w:rPr>
        <w:t>anDREa</w:t>
      </w:r>
      <w:proofErr w:type="spellEnd"/>
      <w:r w:rsidRPr="00827730">
        <w:rPr>
          <w:sz w:val="22"/>
          <w:szCs w:val="22"/>
        </w:rPr>
        <w:t xml:space="preserve"> Platform for the duration of the ConcePTION project, following which they will be archived on a secure server.</w:t>
      </w:r>
    </w:p>
    <w:p w14:paraId="3A29A682" w14:textId="77777777" w:rsidR="00F1347B" w:rsidRPr="00827730" w:rsidRDefault="00F1347B" w:rsidP="00F42F00">
      <w:pPr>
        <w:contextualSpacing/>
        <w:jc w:val="both"/>
        <w:rPr>
          <w:sz w:val="22"/>
          <w:szCs w:val="22"/>
        </w:rPr>
      </w:pPr>
    </w:p>
    <w:p w14:paraId="23AD53B4" w14:textId="73E18B47" w:rsidR="006C1167" w:rsidRPr="007167A6" w:rsidRDefault="006C1167" w:rsidP="007167A6">
      <w:pPr>
        <w:pStyle w:val="Heading4"/>
      </w:pPr>
      <w:bookmarkStart w:id="112" w:name="_Toc69912926"/>
      <w:r w:rsidRPr="007167A6">
        <w:t xml:space="preserve">Analysis of output tables stored in </w:t>
      </w:r>
      <w:proofErr w:type="spellStart"/>
      <w:r w:rsidR="006C3040" w:rsidRPr="007167A6">
        <w:t>anDREa</w:t>
      </w:r>
      <w:bookmarkEnd w:id="112"/>
      <w:proofErr w:type="spellEnd"/>
    </w:p>
    <w:p w14:paraId="2FD92CEE" w14:textId="77777777" w:rsidR="003E1852" w:rsidRPr="00827730" w:rsidRDefault="003E1852" w:rsidP="00F42F00">
      <w:pPr>
        <w:contextualSpacing/>
        <w:jc w:val="both"/>
        <w:rPr>
          <w:sz w:val="22"/>
          <w:szCs w:val="22"/>
          <w:lang w:val="en-GB"/>
        </w:rPr>
      </w:pPr>
    </w:p>
    <w:p w14:paraId="17C82288" w14:textId="7A18B9CB" w:rsidR="00383E89" w:rsidRPr="00827730" w:rsidRDefault="00383E89" w:rsidP="00F42F00">
      <w:pPr>
        <w:contextualSpacing/>
        <w:jc w:val="both"/>
        <w:rPr>
          <w:sz w:val="22"/>
          <w:szCs w:val="22"/>
          <w:lang w:val="en-GB"/>
        </w:rPr>
      </w:pPr>
      <w:r w:rsidRPr="00827730">
        <w:rPr>
          <w:sz w:val="22"/>
          <w:szCs w:val="22"/>
          <w:lang w:val="en-GB"/>
        </w:rPr>
        <w:t xml:space="preserve">All data management steps and individual database-level analyses will be conducted locally by the individual DAPs. </w:t>
      </w:r>
      <w:r w:rsidR="006B58F5" w:rsidRPr="00827730">
        <w:rPr>
          <w:sz w:val="22"/>
          <w:szCs w:val="22"/>
          <w:lang w:val="en-GB"/>
        </w:rPr>
        <w:t>Following completion of level 1</w:t>
      </w:r>
      <w:r w:rsidR="00F42F00">
        <w:rPr>
          <w:sz w:val="22"/>
          <w:szCs w:val="22"/>
          <w:lang w:val="en-GB"/>
        </w:rPr>
        <w:t>,</w:t>
      </w:r>
      <w:r w:rsidR="00CE7F8B">
        <w:rPr>
          <w:sz w:val="22"/>
          <w:szCs w:val="22"/>
          <w:lang w:val="en-GB"/>
        </w:rPr>
        <w:t xml:space="preserve"> </w:t>
      </w:r>
      <w:r w:rsidR="006B58F5" w:rsidRPr="00827730">
        <w:rPr>
          <w:sz w:val="22"/>
          <w:szCs w:val="22"/>
          <w:lang w:val="en-GB"/>
        </w:rPr>
        <w:t>2</w:t>
      </w:r>
      <w:r w:rsidR="00F42F00">
        <w:rPr>
          <w:sz w:val="22"/>
          <w:szCs w:val="22"/>
          <w:lang w:val="en-GB"/>
        </w:rPr>
        <w:t xml:space="preserve"> and 3</w:t>
      </w:r>
      <w:r w:rsidR="006B58F5" w:rsidRPr="00827730">
        <w:rPr>
          <w:sz w:val="22"/>
          <w:szCs w:val="22"/>
          <w:lang w:val="en-GB"/>
        </w:rPr>
        <w:t xml:space="preserve"> checks to the satisfaction of each DAP, aggregated results tables will be uploaded to the </w:t>
      </w:r>
      <w:proofErr w:type="spellStart"/>
      <w:r w:rsidR="006B58F5" w:rsidRPr="00827730">
        <w:rPr>
          <w:sz w:val="22"/>
          <w:szCs w:val="22"/>
          <w:lang w:val="en-GB"/>
        </w:rPr>
        <w:t>anDREa</w:t>
      </w:r>
      <w:proofErr w:type="spellEnd"/>
      <w:r w:rsidR="006B58F5" w:rsidRPr="00827730">
        <w:rPr>
          <w:sz w:val="22"/>
          <w:szCs w:val="22"/>
          <w:lang w:val="en-GB"/>
        </w:rPr>
        <w:t xml:space="preserve"> platform for pooled analysis and visualization.  Within the virtual machines of the workspace, standard statistical analysis and desktop software are available to all workspace members.  Study statisticians will pool and visualize aggregate results within the platform using analysis tools of their choice.  These analyses will be primarily conducted using R Markdown and/or R Shiny. </w:t>
      </w:r>
    </w:p>
    <w:p w14:paraId="64120FCA" w14:textId="77777777" w:rsidR="00E6082A" w:rsidRPr="00827730" w:rsidRDefault="00E6082A" w:rsidP="00F42F00">
      <w:pPr>
        <w:contextualSpacing/>
        <w:jc w:val="both"/>
        <w:rPr>
          <w:sz w:val="22"/>
          <w:szCs w:val="22"/>
          <w:lang w:val="en-GB"/>
        </w:rPr>
      </w:pPr>
    </w:p>
    <w:p w14:paraId="720D1798" w14:textId="6FCEB321" w:rsidR="00B36393" w:rsidRPr="007167A6" w:rsidRDefault="00F85928" w:rsidP="007167A6">
      <w:pPr>
        <w:pStyle w:val="Heading2"/>
      </w:pPr>
      <w:bookmarkStart w:id="113" w:name="_Toc67604573"/>
      <w:bookmarkStart w:id="114" w:name="_Toc67605409"/>
      <w:bookmarkStart w:id="115" w:name="_Toc69912927"/>
      <w:r w:rsidRPr="007167A6">
        <w:t>Data Extraction and Harmonization procedure</w:t>
      </w:r>
      <w:r w:rsidR="00BB003B" w:rsidRPr="007167A6">
        <w:t xml:space="preserve"> – Data set descriptions</w:t>
      </w:r>
      <w:bookmarkEnd w:id="113"/>
      <w:bookmarkEnd w:id="114"/>
      <w:bookmarkEnd w:id="115"/>
    </w:p>
    <w:p w14:paraId="5438D5E2" w14:textId="768BA98A" w:rsidR="00341952" w:rsidRPr="00827730" w:rsidRDefault="00070F3C" w:rsidP="00E6082A">
      <w:pPr>
        <w:contextualSpacing/>
        <w:rPr>
          <w:sz w:val="22"/>
          <w:szCs w:val="22"/>
        </w:rPr>
      </w:pPr>
      <w:r w:rsidRPr="00827730">
        <w:rPr>
          <w:sz w:val="22"/>
          <w:szCs w:val="22"/>
        </w:rPr>
        <w:t xml:space="preserve">The common data model to be employed has been developed based upon the principals of minimum information loss and maximum transparency in derivation of study variables.  </w:t>
      </w:r>
      <w:r w:rsidR="00F229F3" w:rsidRPr="00827730">
        <w:rPr>
          <w:sz w:val="22"/>
          <w:szCs w:val="22"/>
        </w:rPr>
        <w:t>Each data set (</w:t>
      </w:r>
      <w:r w:rsidR="00F229F3" w:rsidRPr="00827730">
        <w:rPr>
          <w:b/>
          <w:sz w:val="22"/>
          <w:szCs w:val="22"/>
        </w:rPr>
        <w:t>D</w:t>
      </w:r>
      <w:r w:rsidR="00341952" w:rsidRPr="00827730">
        <w:rPr>
          <w:sz w:val="22"/>
          <w:szCs w:val="22"/>
        </w:rPr>
        <w:t>) and each transformation step (</w:t>
      </w:r>
      <w:r w:rsidR="00341952" w:rsidRPr="00827730">
        <w:rPr>
          <w:b/>
          <w:sz w:val="22"/>
          <w:szCs w:val="22"/>
        </w:rPr>
        <w:t>T</w:t>
      </w:r>
      <w:r w:rsidR="00341952" w:rsidRPr="00827730">
        <w:rPr>
          <w:sz w:val="22"/>
          <w:szCs w:val="22"/>
        </w:rPr>
        <w:t>) is described below</w:t>
      </w:r>
      <w:r w:rsidR="00F42F00">
        <w:rPr>
          <w:sz w:val="22"/>
          <w:szCs w:val="22"/>
        </w:rPr>
        <w:t>.</w:t>
      </w:r>
    </w:p>
    <w:p w14:paraId="23F4B13F" w14:textId="77777777" w:rsidR="00E6082A" w:rsidRPr="00827730" w:rsidRDefault="00E6082A" w:rsidP="00E6082A">
      <w:pPr>
        <w:contextualSpacing/>
        <w:rPr>
          <w:sz w:val="22"/>
          <w:szCs w:val="22"/>
        </w:rPr>
      </w:pPr>
    </w:p>
    <w:p w14:paraId="23722C46" w14:textId="2A03BA62" w:rsidR="00341952" w:rsidRPr="007167A6" w:rsidRDefault="00341952" w:rsidP="007167A6">
      <w:pPr>
        <w:pStyle w:val="Heading3"/>
      </w:pPr>
      <w:bookmarkStart w:id="116" w:name="_Toc67604574"/>
      <w:bookmarkStart w:id="117" w:name="_Toc67605410"/>
      <w:bookmarkStart w:id="118" w:name="_Toc69912928"/>
      <w:r w:rsidRPr="007167A6">
        <w:t>Original data</w:t>
      </w:r>
      <w:r w:rsidR="00BB003B" w:rsidRPr="007167A6">
        <w:t xml:space="preserve"> (D1)</w:t>
      </w:r>
      <w:bookmarkEnd w:id="116"/>
      <w:bookmarkEnd w:id="117"/>
      <w:bookmarkEnd w:id="118"/>
    </w:p>
    <w:p w14:paraId="2FDE01F7" w14:textId="62C20E0C" w:rsidR="00F85928" w:rsidRPr="00827730" w:rsidRDefault="00F85928" w:rsidP="00E6082A">
      <w:pPr>
        <w:contextualSpacing/>
        <w:rPr>
          <w:sz w:val="22"/>
          <w:szCs w:val="22"/>
        </w:rPr>
      </w:pPr>
      <w:r w:rsidRPr="00827730">
        <w:rPr>
          <w:sz w:val="22"/>
          <w:szCs w:val="22"/>
        </w:rPr>
        <w:t xml:space="preserve">The original data, meaning those tables available to the </w:t>
      </w:r>
      <w:r w:rsidR="008F6CE4" w:rsidRPr="00827730">
        <w:rPr>
          <w:sz w:val="22"/>
          <w:szCs w:val="22"/>
        </w:rPr>
        <w:t>data access provider</w:t>
      </w:r>
      <w:r w:rsidRPr="00827730">
        <w:rPr>
          <w:sz w:val="22"/>
          <w:szCs w:val="22"/>
        </w:rPr>
        <w:t xml:space="preserve"> for the purposes of the current protocol, will remain local and unmodified.  Processes to transform th</w:t>
      </w:r>
      <w:r w:rsidR="00576B8C">
        <w:rPr>
          <w:sz w:val="22"/>
          <w:szCs w:val="22"/>
        </w:rPr>
        <w:t>e</w:t>
      </w:r>
      <w:r w:rsidRPr="00827730">
        <w:rPr>
          <w:sz w:val="22"/>
          <w:szCs w:val="22"/>
        </w:rPr>
        <w:t>s</w:t>
      </w:r>
      <w:r w:rsidR="00576B8C">
        <w:rPr>
          <w:sz w:val="22"/>
          <w:szCs w:val="22"/>
        </w:rPr>
        <w:t>e</w:t>
      </w:r>
      <w:r w:rsidRPr="00827730">
        <w:rPr>
          <w:sz w:val="22"/>
          <w:szCs w:val="22"/>
        </w:rPr>
        <w:t xml:space="preserve"> data from its original structure to analysis ready datasets and results are described below.</w:t>
      </w:r>
    </w:p>
    <w:p w14:paraId="7D4070D6" w14:textId="77777777" w:rsidR="00E6082A" w:rsidRPr="00827730" w:rsidRDefault="00E6082A" w:rsidP="00E6082A">
      <w:pPr>
        <w:contextualSpacing/>
        <w:rPr>
          <w:sz w:val="22"/>
          <w:szCs w:val="22"/>
        </w:rPr>
      </w:pPr>
    </w:p>
    <w:p w14:paraId="4C1DF9BD" w14:textId="2F791C20" w:rsidR="00B36393" w:rsidRPr="007167A6" w:rsidRDefault="00070F3C" w:rsidP="007167A6">
      <w:pPr>
        <w:pStyle w:val="Heading3"/>
      </w:pPr>
      <w:bookmarkStart w:id="119" w:name="_Toc67604575"/>
      <w:bookmarkStart w:id="120" w:name="_Toc67605411"/>
      <w:bookmarkStart w:id="121" w:name="_Toc69912929"/>
      <w:r w:rsidRPr="007167A6">
        <w:t xml:space="preserve">Syntactically Harmonized </w:t>
      </w:r>
      <w:r w:rsidR="00A8661E" w:rsidRPr="007167A6">
        <w:t>CDM</w:t>
      </w:r>
      <w:r w:rsidR="00341952" w:rsidRPr="007167A6">
        <w:t xml:space="preserve"> (D2)</w:t>
      </w:r>
      <w:bookmarkEnd w:id="119"/>
      <w:bookmarkEnd w:id="120"/>
      <w:bookmarkEnd w:id="121"/>
    </w:p>
    <w:p w14:paraId="1FE1657B" w14:textId="72328342" w:rsidR="006C11FA" w:rsidRPr="00827730" w:rsidRDefault="00201CB1" w:rsidP="00E6082A">
      <w:pPr>
        <w:contextualSpacing/>
        <w:rPr>
          <w:sz w:val="22"/>
          <w:szCs w:val="22"/>
        </w:rPr>
      </w:pPr>
      <w:r w:rsidRPr="00827730">
        <w:rPr>
          <w:sz w:val="22"/>
          <w:szCs w:val="22"/>
        </w:rPr>
        <w:t>All original data (for the study population selected by each DAP and present in each data source during the study period) will be extracted, transformed, and loaded (ETL) into a common data model (CDM) which will be retained locally by each data source.  This common data model will share the same structure across data access providers but the content of each variable will be minimally modified.  In other words, the CDM is syntactically (in terms of structure) rather than semantically (in terms of meaning) harmonized. Data sources may use their preferred software to conduct the ETL.  ETL scripts should be retained locally.</w:t>
      </w:r>
    </w:p>
    <w:p w14:paraId="16E2624E" w14:textId="77777777" w:rsidR="00201CB1" w:rsidRPr="00827730" w:rsidRDefault="00201CB1" w:rsidP="00E6082A">
      <w:pPr>
        <w:contextualSpacing/>
        <w:rPr>
          <w:sz w:val="22"/>
          <w:szCs w:val="22"/>
        </w:rPr>
      </w:pPr>
    </w:p>
    <w:p w14:paraId="3E11F0A9" w14:textId="5794C4C3" w:rsidR="00985D43" w:rsidRPr="00827730" w:rsidRDefault="00985D43" w:rsidP="00E6082A">
      <w:pPr>
        <w:contextualSpacing/>
        <w:rPr>
          <w:b/>
          <w:sz w:val="22"/>
          <w:szCs w:val="22"/>
        </w:rPr>
      </w:pPr>
      <w:r w:rsidRPr="00827730">
        <w:rPr>
          <w:sz w:val="22"/>
          <w:szCs w:val="22"/>
        </w:rPr>
        <w:t xml:space="preserve">The CDM </w:t>
      </w:r>
      <w:r w:rsidR="007D463B" w:rsidRPr="00827730">
        <w:rPr>
          <w:sz w:val="22"/>
          <w:szCs w:val="22"/>
        </w:rPr>
        <w:t xml:space="preserve">tables to be used for the </w:t>
      </w:r>
      <w:r w:rsidR="00201CB1" w:rsidRPr="00827730">
        <w:rPr>
          <w:sz w:val="22"/>
          <w:szCs w:val="22"/>
        </w:rPr>
        <w:t xml:space="preserve">data characterization study </w:t>
      </w:r>
      <w:r w:rsidR="007D463B" w:rsidRPr="00827730">
        <w:rPr>
          <w:sz w:val="22"/>
          <w:szCs w:val="22"/>
        </w:rPr>
        <w:t>are listed below</w:t>
      </w:r>
      <w:r w:rsidR="009E4025" w:rsidRPr="00827730">
        <w:rPr>
          <w:sz w:val="22"/>
          <w:szCs w:val="22"/>
        </w:rPr>
        <w:t xml:space="preserve"> </w:t>
      </w:r>
      <w:r w:rsidR="006C11FA" w:rsidRPr="00827730">
        <w:rPr>
          <w:sz w:val="22"/>
          <w:szCs w:val="22"/>
        </w:rPr>
        <w:t>(</w:t>
      </w:r>
      <w:r w:rsidR="006C11FA" w:rsidRPr="00827730">
        <w:rPr>
          <w:b/>
          <w:sz w:val="22"/>
          <w:szCs w:val="22"/>
        </w:rPr>
        <w:t>Box 1</w:t>
      </w:r>
      <w:r w:rsidR="006C11FA" w:rsidRPr="00827730">
        <w:rPr>
          <w:sz w:val="22"/>
          <w:szCs w:val="22"/>
        </w:rPr>
        <w:t>)</w:t>
      </w:r>
      <w:r w:rsidRPr="00827730">
        <w:rPr>
          <w:sz w:val="22"/>
          <w:szCs w:val="22"/>
        </w:rPr>
        <w:t>:</w:t>
      </w:r>
      <w:bookmarkStart w:id="122" w:name="_Toc12956583"/>
      <w:r w:rsidR="0099613D" w:rsidRPr="00827730">
        <w:rPr>
          <w:b/>
          <w:sz w:val="22"/>
          <w:szCs w:val="22"/>
        </w:rPr>
        <w:t xml:space="preserve"> </w:t>
      </w:r>
    </w:p>
    <w:p w14:paraId="40121E19" w14:textId="77777777" w:rsidR="003E1852" w:rsidRPr="00827730" w:rsidRDefault="003E1852" w:rsidP="00E6082A">
      <w:pPr>
        <w:pStyle w:val="Heading6"/>
        <w:numPr>
          <w:ilvl w:val="0"/>
          <w:numId w:val="0"/>
        </w:numPr>
        <w:spacing w:before="0"/>
        <w:ind w:left="1152" w:hanging="1152"/>
        <w:contextualSpacing/>
        <w:rPr>
          <w:rFonts w:ascii="Times New Roman" w:hAnsi="Times New Roman" w:cs="Times New Roman"/>
          <w:sz w:val="22"/>
        </w:rPr>
      </w:pPr>
    </w:p>
    <w:p w14:paraId="31E58EFC" w14:textId="425223BF" w:rsidR="00AD5374" w:rsidRDefault="00AD5374" w:rsidP="00E6082A">
      <w:pPr>
        <w:pStyle w:val="Heading6"/>
        <w:numPr>
          <w:ilvl w:val="0"/>
          <w:numId w:val="0"/>
        </w:numPr>
        <w:spacing w:before="0"/>
        <w:ind w:left="1152" w:hanging="1152"/>
        <w:contextualSpacing/>
        <w:rPr>
          <w:rFonts w:ascii="Times New Roman" w:hAnsi="Times New Roman" w:cs="Times New Roman"/>
          <w:sz w:val="22"/>
        </w:rPr>
      </w:pPr>
      <w:r w:rsidRPr="00827730">
        <w:rPr>
          <w:rFonts w:ascii="Times New Roman" w:hAnsi="Times New Roman" w:cs="Times New Roman"/>
          <w:sz w:val="22"/>
        </w:rPr>
        <w:t>Box 1</w:t>
      </w:r>
      <w:r w:rsidRPr="00827730">
        <w:rPr>
          <w:rFonts w:ascii="Times New Roman" w:hAnsi="Times New Roman" w:cs="Times New Roman"/>
          <w:sz w:val="22"/>
        </w:rPr>
        <w:tab/>
        <w:t>CDM tables</w:t>
      </w:r>
    </w:p>
    <w:p w14:paraId="6432346B" w14:textId="77777777" w:rsidR="007167A6" w:rsidRPr="007167A6" w:rsidRDefault="007167A6" w:rsidP="007167A6"/>
    <w:tbl>
      <w:tblPr>
        <w:tblStyle w:val="TableGrid"/>
        <w:tblW w:w="0" w:type="auto"/>
        <w:tblLook w:val="04A0" w:firstRow="1" w:lastRow="0" w:firstColumn="1" w:lastColumn="0" w:noHBand="0" w:noVBand="1"/>
      </w:tblPr>
      <w:tblGrid>
        <w:gridCol w:w="9350"/>
      </w:tblGrid>
      <w:tr w:rsidR="00201CB1" w:rsidRPr="00827730" w14:paraId="71CC7610" w14:textId="77777777" w:rsidTr="00201CB1">
        <w:tc>
          <w:tcPr>
            <w:tcW w:w="9500" w:type="dxa"/>
          </w:tcPr>
          <w:p w14:paraId="754954FC" w14:textId="77777777" w:rsidR="009B1667" w:rsidRPr="00D647C6" w:rsidRDefault="009B1667" w:rsidP="009B1667">
            <w:pPr>
              <w:rPr>
                <w:color w:val="000000" w:themeColor="text1"/>
                <w:sz w:val="22"/>
                <w:szCs w:val="22"/>
                <w:u w:val="single"/>
              </w:rPr>
            </w:pPr>
            <w:r w:rsidRPr="00D647C6">
              <w:rPr>
                <w:color w:val="000000" w:themeColor="text1"/>
                <w:sz w:val="22"/>
                <w:szCs w:val="22"/>
                <w:u w:val="single"/>
              </w:rPr>
              <w:t>METADATA TABLES</w:t>
            </w:r>
          </w:p>
          <w:p w14:paraId="194E461A"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The metadata tables contain data in a </w:t>
            </w:r>
            <w:proofErr w:type="gramStart"/>
            <w:r w:rsidRPr="00D647C6">
              <w:rPr>
                <w:bCs/>
                <w:color w:val="000000" w:themeColor="text1"/>
                <w:sz w:val="22"/>
                <w:szCs w:val="22"/>
              </w:rPr>
              <w:t>machine readable</w:t>
            </w:r>
            <w:proofErr w:type="gramEnd"/>
            <w:r w:rsidRPr="00D647C6">
              <w:rPr>
                <w:bCs/>
                <w:color w:val="000000" w:themeColor="text1"/>
                <w:sz w:val="22"/>
                <w:szCs w:val="22"/>
              </w:rPr>
              <w:t xml:space="preserve"> format which allows for processing of the data in the CDM.</w:t>
            </w:r>
          </w:p>
          <w:p w14:paraId="6AE42557" w14:textId="77777777" w:rsidR="009B1667" w:rsidRPr="00D647C6" w:rsidRDefault="009B1667" w:rsidP="009B1667">
            <w:pPr>
              <w:rPr>
                <w:b/>
                <w:bCs/>
                <w:color w:val="000000" w:themeColor="text1"/>
                <w:sz w:val="22"/>
                <w:szCs w:val="22"/>
              </w:rPr>
            </w:pPr>
          </w:p>
          <w:p w14:paraId="4D7968E6" w14:textId="77777777" w:rsidR="009B1667" w:rsidRPr="00D647C6" w:rsidRDefault="009B1667" w:rsidP="009B1667">
            <w:pPr>
              <w:rPr>
                <w:color w:val="000000" w:themeColor="text1"/>
                <w:sz w:val="22"/>
                <w:szCs w:val="22"/>
              </w:rPr>
            </w:pPr>
            <w:r w:rsidRPr="00D647C6">
              <w:rPr>
                <w:color w:val="000000" w:themeColor="text1"/>
                <w:sz w:val="22"/>
                <w:szCs w:val="22"/>
              </w:rPr>
              <w:t>PRODUCTS</w:t>
            </w:r>
          </w:p>
          <w:p w14:paraId="45BA27C8" w14:textId="77777777" w:rsidR="009B1667" w:rsidRPr="00D647C6" w:rsidRDefault="009B1667" w:rsidP="009B1667">
            <w:pPr>
              <w:rPr>
                <w:b/>
                <w:bCs/>
                <w:color w:val="000000" w:themeColor="text1"/>
                <w:sz w:val="22"/>
                <w:szCs w:val="22"/>
              </w:rPr>
            </w:pPr>
            <w:r w:rsidRPr="00D647C6">
              <w:rPr>
                <w:bCs/>
                <w:color w:val="000000" w:themeColor="text1"/>
                <w:sz w:val="22"/>
                <w:szCs w:val="22"/>
              </w:rPr>
              <w:t>Listing of national product codes for medicinal products.  Contains a product ID foreign key to the MEDICINES and VACCINES table.  The PRODUCTS table contains detailed data on products at the package level.</w:t>
            </w:r>
          </w:p>
          <w:p w14:paraId="1194F089" w14:textId="77777777" w:rsidR="009B1667" w:rsidRPr="00D647C6" w:rsidRDefault="009B1667" w:rsidP="009B1667">
            <w:pPr>
              <w:rPr>
                <w:b/>
                <w:bCs/>
                <w:color w:val="000000" w:themeColor="text1"/>
                <w:sz w:val="22"/>
                <w:szCs w:val="22"/>
              </w:rPr>
            </w:pPr>
          </w:p>
          <w:p w14:paraId="19DC792F" w14:textId="77777777" w:rsidR="009B1667" w:rsidRPr="00D647C6" w:rsidRDefault="009B1667" w:rsidP="009B1667">
            <w:pPr>
              <w:rPr>
                <w:color w:val="000000" w:themeColor="text1"/>
                <w:sz w:val="22"/>
                <w:szCs w:val="22"/>
              </w:rPr>
            </w:pPr>
            <w:r w:rsidRPr="00D647C6">
              <w:rPr>
                <w:color w:val="000000" w:themeColor="text1"/>
                <w:sz w:val="22"/>
                <w:szCs w:val="22"/>
              </w:rPr>
              <w:t>METADATA</w:t>
            </w:r>
          </w:p>
          <w:p w14:paraId="3A21C981" w14:textId="77777777" w:rsidR="009B1667" w:rsidRPr="00D647C6" w:rsidRDefault="009B1667" w:rsidP="009B1667">
            <w:pPr>
              <w:rPr>
                <w:b/>
                <w:bCs/>
                <w:color w:val="000000" w:themeColor="text1"/>
                <w:sz w:val="22"/>
                <w:szCs w:val="22"/>
              </w:rPr>
            </w:pPr>
            <w:r w:rsidRPr="00D647C6">
              <w:rPr>
                <w:bCs/>
                <w:color w:val="000000" w:themeColor="text1"/>
                <w:sz w:val="22"/>
                <w:szCs w:val="22"/>
              </w:rPr>
              <w:t>The METADATA table contains indicators which can act as machine readable guides for code written against the CDM.  For instance, whether data in the MEDICINES table represents prescription or dispensing.</w:t>
            </w:r>
          </w:p>
          <w:p w14:paraId="3D3C3401" w14:textId="77777777" w:rsidR="009B1667" w:rsidRPr="00D647C6" w:rsidRDefault="009B1667" w:rsidP="009B1667">
            <w:pPr>
              <w:rPr>
                <w:b/>
                <w:bCs/>
                <w:color w:val="000000" w:themeColor="text1"/>
                <w:sz w:val="22"/>
                <w:szCs w:val="22"/>
              </w:rPr>
            </w:pPr>
          </w:p>
          <w:p w14:paraId="49A3D18B" w14:textId="77777777" w:rsidR="009B1667" w:rsidRPr="00D647C6" w:rsidRDefault="009B1667" w:rsidP="009B1667">
            <w:pPr>
              <w:rPr>
                <w:color w:val="000000" w:themeColor="text1"/>
                <w:sz w:val="22"/>
                <w:szCs w:val="22"/>
              </w:rPr>
            </w:pPr>
            <w:r w:rsidRPr="00D647C6">
              <w:rPr>
                <w:color w:val="000000" w:themeColor="text1"/>
                <w:sz w:val="22"/>
                <w:szCs w:val="22"/>
              </w:rPr>
              <w:t>INSTANCE</w:t>
            </w:r>
          </w:p>
          <w:p w14:paraId="2CAAB0C4" w14:textId="77777777" w:rsidR="009B1667" w:rsidRPr="00D647C6" w:rsidRDefault="009B1667" w:rsidP="009B1667">
            <w:pPr>
              <w:rPr>
                <w:b/>
                <w:bCs/>
                <w:color w:val="000000" w:themeColor="text1"/>
                <w:sz w:val="22"/>
                <w:szCs w:val="22"/>
              </w:rPr>
            </w:pPr>
            <w:r w:rsidRPr="00D647C6">
              <w:rPr>
                <w:bCs/>
                <w:color w:val="000000" w:themeColor="text1"/>
                <w:sz w:val="22"/>
                <w:szCs w:val="22"/>
              </w:rPr>
              <w:t>The INSTANCE table contains data on the specific instance of the ConcePTION CDM, such as tables and columns from source data which have been included.</w:t>
            </w:r>
          </w:p>
          <w:p w14:paraId="2B4C1EEE" w14:textId="77777777" w:rsidR="009B1667" w:rsidRPr="00D647C6" w:rsidRDefault="009B1667" w:rsidP="009B1667">
            <w:pPr>
              <w:rPr>
                <w:color w:val="000000" w:themeColor="text1"/>
                <w:sz w:val="22"/>
                <w:szCs w:val="22"/>
              </w:rPr>
            </w:pPr>
            <w:r w:rsidRPr="00D647C6">
              <w:rPr>
                <w:color w:val="000000" w:themeColor="text1"/>
                <w:sz w:val="22"/>
                <w:szCs w:val="22"/>
              </w:rPr>
              <w:t xml:space="preserve"> </w:t>
            </w:r>
          </w:p>
          <w:p w14:paraId="224B4E21" w14:textId="77777777" w:rsidR="009B1667" w:rsidRPr="00D647C6" w:rsidRDefault="009B1667" w:rsidP="009B1667">
            <w:pPr>
              <w:rPr>
                <w:color w:val="000000" w:themeColor="text1"/>
                <w:sz w:val="22"/>
                <w:szCs w:val="22"/>
              </w:rPr>
            </w:pPr>
            <w:r w:rsidRPr="00D647C6">
              <w:rPr>
                <w:color w:val="000000" w:themeColor="text1"/>
                <w:sz w:val="22"/>
                <w:szCs w:val="22"/>
              </w:rPr>
              <w:t>CDM_SOURCE</w:t>
            </w:r>
          </w:p>
          <w:p w14:paraId="3E010E45"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high-level metadata describing the source data for the current instance such as the name of the source, data access provider, and date of last update.</w:t>
            </w:r>
          </w:p>
          <w:p w14:paraId="498D5571" w14:textId="77777777" w:rsidR="009B1667" w:rsidRPr="00D647C6" w:rsidRDefault="009B1667" w:rsidP="009B1667">
            <w:pPr>
              <w:rPr>
                <w:color w:val="000000" w:themeColor="text1"/>
                <w:sz w:val="22"/>
                <w:szCs w:val="22"/>
                <w:u w:val="single"/>
              </w:rPr>
            </w:pPr>
          </w:p>
          <w:p w14:paraId="4E13AADD" w14:textId="77777777" w:rsidR="009B1667" w:rsidRPr="00D647C6" w:rsidRDefault="009B1667" w:rsidP="009B1667">
            <w:pPr>
              <w:rPr>
                <w:color w:val="000000" w:themeColor="text1"/>
                <w:sz w:val="22"/>
                <w:szCs w:val="22"/>
                <w:u w:val="single"/>
              </w:rPr>
            </w:pPr>
            <w:r w:rsidRPr="00D647C6">
              <w:rPr>
                <w:color w:val="000000" w:themeColor="text1"/>
                <w:sz w:val="22"/>
                <w:szCs w:val="22"/>
                <w:u w:val="single"/>
              </w:rPr>
              <w:t>CURATED TABLES</w:t>
            </w:r>
          </w:p>
          <w:p w14:paraId="638EBFD1"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Curated tables differ from the other tables of the CDM in that data access providers are asked to create these tables using rule-based algorithms.  These tables therefore represent a </w:t>
            </w:r>
            <w:r w:rsidRPr="00D647C6">
              <w:rPr>
                <w:bCs/>
                <w:i/>
                <w:color w:val="000000" w:themeColor="text1"/>
                <w:sz w:val="22"/>
                <w:szCs w:val="22"/>
              </w:rPr>
              <w:t xml:space="preserve">syntactic </w:t>
            </w:r>
            <w:r w:rsidRPr="00D647C6">
              <w:rPr>
                <w:bCs/>
                <w:color w:val="000000" w:themeColor="text1"/>
                <w:sz w:val="22"/>
                <w:szCs w:val="22"/>
              </w:rPr>
              <w:t xml:space="preserve">and </w:t>
            </w:r>
            <w:r w:rsidRPr="00D647C6">
              <w:rPr>
                <w:bCs/>
                <w:i/>
                <w:color w:val="000000" w:themeColor="text1"/>
                <w:sz w:val="22"/>
                <w:szCs w:val="22"/>
              </w:rPr>
              <w:t xml:space="preserve">semantic </w:t>
            </w:r>
            <w:r w:rsidRPr="00D647C6">
              <w:rPr>
                <w:bCs/>
                <w:color w:val="000000" w:themeColor="text1"/>
                <w:sz w:val="22"/>
                <w:szCs w:val="22"/>
              </w:rPr>
              <w:t>harmonization.</w:t>
            </w:r>
          </w:p>
          <w:p w14:paraId="7661A577" w14:textId="77777777" w:rsidR="009B1667" w:rsidRPr="00D647C6" w:rsidRDefault="009B1667" w:rsidP="009B1667">
            <w:pPr>
              <w:rPr>
                <w:color w:val="000000" w:themeColor="text1"/>
                <w:sz w:val="22"/>
                <w:szCs w:val="22"/>
              </w:rPr>
            </w:pPr>
          </w:p>
          <w:p w14:paraId="1B15BFB1" w14:textId="77777777" w:rsidR="009B1667" w:rsidRPr="00D647C6" w:rsidRDefault="009B1667" w:rsidP="009B1667">
            <w:pPr>
              <w:rPr>
                <w:color w:val="000000" w:themeColor="text1"/>
                <w:sz w:val="22"/>
                <w:szCs w:val="22"/>
              </w:rPr>
            </w:pPr>
            <w:r w:rsidRPr="00D647C6">
              <w:rPr>
                <w:color w:val="000000" w:themeColor="text1"/>
                <w:sz w:val="22"/>
                <w:szCs w:val="22"/>
              </w:rPr>
              <w:t>PERSONS</w:t>
            </w:r>
          </w:p>
          <w:p w14:paraId="2C67ADB6" w14:textId="77777777" w:rsidR="009B1667" w:rsidRPr="00D647C6" w:rsidRDefault="009B1667" w:rsidP="009B1667">
            <w:pPr>
              <w:rPr>
                <w:b/>
                <w:bCs/>
                <w:color w:val="000000" w:themeColor="text1"/>
                <w:sz w:val="22"/>
                <w:szCs w:val="22"/>
              </w:rPr>
            </w:pPr>
            <w:r w:rsidRPr="00D647C6">
              <w:rPr>
                <w:bCs/>
                <w:color w:val="000000" w:themeColor="text1"/>
                <w:sz w:val="22"/>
                <w:szCs w:val="22"/>
              </w:rPr>
              <w:lastRenderedPageBreak/>
              <w:t xml:space="preserve">One row of data per subject present in the data and meeting inclusion criteria for the CDM instance at any point during the study period.  Data on each subject includes sex at the date of the instance creation, day of birth, month of birth, year of birth, and one day of death, month of death, year of </w:t>
            </w:r>
            <w:proofErr w:type="gramStart"/>
            <w:r w:rsidRPr="00D647C6">
              <w:rPr>
                <w:bCs/>
                <w:color w:val="000000" w:themeColor="text1"/>
                <w:sz w:val="22"/>
                <w:szCs w:val="22"/>
              </w:rPr>
              <w:t>death(</w:t>
            </w:r>
            <w:proofErr w:type="gramEnd"/>
            <w:r w:rsidRPr="00D647C6">
              <w:rPr>
                <w:bCs/>
                <w:color w:val="000000" w:themeColor="text1"/>
                <w:sz w:val="22"/>
                <w:szCs w:val="22"/>
              </w:rPr>
              <w:t>these may be derived using DAP-specific rules).</w:t>
            </w:r>
          </w:p>
          <w:p w14:paraId="207FF2BD" w14:textId="77777777" w:rsidR="009B1667" w:rsidRPr="00D647C6" w:rsidRDefault="009B1667" w:rsidP="009B1667">
            <w:pPr>
              <w:rPr>
                <w:color w:val="000000" w:themeColor="text1"/>
                <w:sz w:val="22"/>
                <w:szCs w:val="22"/>
              </w:rPr>
            </w:pPr>
          </w:p>
          <w:p w14:paraId="67900B68" w14:textId="77777777" w:rsidR="009B1667" w:rsidRPr="00D647C6" w:rsidRDefault="009B1667" w:rsidP="009B1667">
            <w:pPr>
              <w:rPr>
                <w:color w:val="000000" w:themeColor="text1"/>
                <w:sz w:val="22"/>
                <w:szCs w:val="22"/>
              </w:rPr>
            </w:pPr>
            <w:r w:rsidRPr="00D647C6">
              <w:rPr>
                <w:color w:val="000000" w:themeColor="text1"/>
                <w:sz w:val="22"/>
                <w:szCs w:val="22"/>
              </w:rPr>
              <w:t>OBSERVATION_PERIODS</w:t>
            </w:r>
          </w:p>
          <w:p w14:paraId="1C129151" w14:textId="77777777" w:rsidR="009B1667" w:rsidRPr="00D647C6" w:rsidRDefault="009B1667" w:rsidP="009B1667">
            <w:pPr>
              <w:rPr>
                <w:b/>
                <w:bCs/>
                <w:color w:val="000000" w:themeColor="text1"/>
                <w:sz w:val="22"/>
                <w:szCs w:val="22"/>
              </w:rPr>
            </w:pPr>
            <w:r w:rsidRPr="00D647C6">
              <w:rPr>
                <w:bCs/>
                <w:color w:val="000000" w:themeColor="text1"/>
                <w:sz w:val="22"/>
                <w:szCs w:val="22"/>
              </w:rPr>
              <w:t>One row per period during which a subject is present in the data source. One subject can have one or more observation periods. This may be based upon registration in a geographical area, registration in a GP practice, presence in a registry, etc.</w:t>
            </w:r>
          </w:p>
          <w:p w14:paraId="0F5D7F8F" w14:textId="77777777" w:rsidR="009B1667" w:rsidRPr="00D647C6" w:rsidRDefault="009B1667" w:rsidP="009B1667">
            <w:pPr>
              <w:rPr>
                <w:color w:val="000000" w:themeColor="text1"/>
                <w:sz w:val="22"/>
                <w:szCs w:val="22"/>
              </w:rPr>
            </w:pPr>
          </w:p>
          <w:p w14:paraId="10F34E18" w14:textId="77777777" w:rsidR="009B1667" w:rsidRPr="00D647C6" w:rsidRDefault="009B1667" w:rsidP="009B1667">
            <w:pPr>
              <w:rPr>
                <w:color w:val="000000" w:themeColor="text1"/>
                <w:sz w:val="22"/>
                <w:szCs w:val="22"/>
              </w:rPr>
            </w:pPr>
            <w:r w:rsidRPr="00D647C6">
              <w:rPr>
                <w:color w:val="000000" w:themeColor="text1"/>
                <w:sz w:val="22"/>
                <w:szCs w:val="22"/>
              </w:rPr>
              <w:t>PERSON_RELATIONSHIPS</w:t>
            </w:r>
          </w:p>
          <w:p w14:paraId="6107AA96"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one row of data for each relationship between two persons identifiable in the database.  This relationship may be parent-child, sibling, or shared household status.</w:t>
            </w:r>
          </w:p>
          <w:p w14:paraId="7E281B59" w14:textId="77777777" w:rsidR="009B1667" w:rsidRPr="00D647C6" w:rsidRDefault="009B1667" w:rsidP="009B1667">
            <w:pPr>
              <w:rPr>
                <w:color w:val="000000" w:themeColor="text1"/>
                <w:sz w:val="22"/>
                <w:szCs w:val="22"/>
                <w:u w:val="single"/>
              </w:rPr>
            </w:pPr>
          </w:p>
          <w:p w14:paraId="63AE23E2" w14:textId="77777777" w:rsidR="009B1667" w:rsidRPr="00D647C6" w:rsidRDefault="009B1667" w:rsidP="009B1667">
            <w:pPr>
              <w:rPr>
                <w:color w:val="000000" w:themeColor="text1"/>
                <w:sz w:val="22"/>
                <w:szCs w:val="22"/>
                <w:u w:val="single"/>
              </w:rPr>
            </w:pPr>
            <w:r w:rsidRPr="00D647C6">
              <w:rPr>
                <w:color w:val="000000" w:themeColor="text1"/>
                <w:sz w:val="22"/>
                <w:szCs w:val="22"/>
                <w:u w:val="single"/>
              </w:rPr>
              <w:t>ROUTINE HEALTH CARE DATA TABLES</w:t>
            </w:r>
          </w:p>
          <w:p w14:paraId="2AA38D5D"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Routine health care data tables capture data observed </w:t>
            </w:r>
            <w:proofErr w:type="gramStart"/>
            <w:r w:rsidRPr="00D647C6">
              <w:rPr>
                <w:bCs/>
                <w:color w:val="000000" w:themeColor="text1"/>
                <w:sz w:val="22"/>
                <w:szCs w:val="22"/>
              </w:rPr>
              <w:t>in the course of</w:t>
            </w:r>
            <w:proofErr w:type="gramEnd"/>
            <w:r w:rsidRPr="00D647C6">
              <w:rPr>
                <w:bCs/>
                <w:color w:val="000000" w:themeColor="text1"/>
                <w:sz w:val="22"/>
                <w:szCs w:val="22"/>
              </w:rPr>
              <w:t xml:space="preserve"> routine health care in hospitals, GP offices, pharmacies, outpatient clinics, etc.</w:t>
            </w:r>
          </w:p>
          <w:p w14:paraId="5F72F0B7" w14:textId="77777777" w:rsidR="009B1667" w:rsidRPr="00D647C6" w:rsidRDefault="009B1667" w:rsidP="009B1667">
            <w:pPr>
              <w:rPr>
                <w:color w:val="000000" w:themeColor="text1"/>
                <w:sz w:val="22"/>
                <w:szCs w:val="22"/>
              </w:rPr>
            </w:pPr>
          </w:p>
          <w:p w14:paraId="578984B4" w14:textId="77777777" w:rsidR="009B1667" w:rsidRPr="00D647C6" w:rsidRDefault="009B1667" w:rsidP="009B1667">
            <w:pPr>
              <w:rPr>
                <w:color w:val="000000" w:themeColor="text1"/>
                <w:sz w:val="22"/>
                <w:szCs w:val="22"/>
              </w:rPr>
            </w:pPr>
            <w:r w:rsidRPr="00D647C6">
              <w:rPr>
                <w:color w:val="000000" w:themeColor="text1"/>
                <w:sz w:val="22"/>
                <w:szCs w:val="22"/>
              </w:rPr>
              <w:t>VISIT_OCCURRENCE</w:t>
            </w:r>
          </w:p>
          <w:p w14:paraId="51B4E0A1"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Contains an identifier of a visit to allow for linkage of diagnoses, procedures, </w:t>
            </w:r>
            <w:proofErr w:type="spellStart"/>
            <w:r w:rsidRPr="00D647C6">
              <w:rPr>
                <w:bCs/>
                <w:color w:val="000000" w:themeColor="text1"/>
                <w:sz w:val="22"/>
                <w:szCs w:val="22"/>
              </w:rPr>
              <w:t>dispensings</w:t>
            </w:r>
            <w:proofErr w:type="spellEnd"/>
            <w:r w:rsidRPr="00D647C6">
              <w:rPr>
                <w:bCs/>
                <w:color w:val="000000" w:themeColor="text1"/>
                <w:sz w:val="22"/>
                <w:szCs w:val="22"/>
              </w:rPr>
              <w:t xml:space="preserve">, </w:t>
            </w:r>
            <w:proofErr w:type="spellStart"/>
            <w:r w:rsidRPr="00D647C6">
              <w:rPr>
                <w:bCs/>
                <w:color w:val="000000" w:themeColor="text1"/>
                <w:sz w:val="22"/>
                <w:szCs w:val="22"/>
              </w:rPr>
              <w:t>etc</w:t>
            </w:r>
            <w:proofErr w:type="spellEnd"/>
            <w:r w:rsidRPr="00D647C6">
              <w:rPr>
                <w:bCs/>
                <w:color w:val="000000" w:themeColor="text1"/>
                <w:sz w:val="22"/>
                <w:szCs w:val="22"/>
              </w:rPr>
              <w:t xml:space="preserve"> in the same visit if this information is available in a data source.</w:t>
            </w:r>
          </w:p>
          <w:p w14:paraId="231A6844" w14:textId="77777777" w:rsidR="009B1667" w:rsidRPr="00D647C6" w:rsidRDefault="009B1667" w:rsidP="009B1667">
            <w:pPr>
              <w:rPr>
                <w:color w:val="000000" w:themeColor="text1"/>
                <w:sz w:val="22"/>
                <w:szCs w:val="22"/>
              </w:rPr>
            </w:pPr>
          </w:p>
          <w:p w14:paraId="471EC222" w14:textId="77777777" w:rsidR="009B1667" w:rsidRPr="00D647C6" w:rsidRDefault="009B1667" w:rsidP="009B1667">
            <w:pPr>
              <w:rPr>
                <w:color w:val="000000" w:themeColor="text1"/>
                <w:sz w:val="22"/>
                <w:szCs w:val="22"/>
              </w:rPr>
            </w:pPr>
            <w:r w:rsidRPr="00D647C6">
              <w:rPr>
                <w:color w:val="000000" w:themeColor="text1"/>
                <w:sz w:val="22"/>
                <w:szCs w:val="22"/>
              </w:rPr>
              <w:t>EVENTS</w:t>
            </w:r>
          </w:p>
          <w:p w14:paraId="020A6C7F"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data on events indicated by a diagnosis code or free text.  It contains one row per diagnosed event.</w:t>
            </w:r>
          </w:p>
          <w:p w14:paraId="64F0E4F4" w14:textId="77777777" w:rsidR="009B1667" w:rsidRPr="00D647C6" w:rsidRDefault="009B1667" w:rsidP="009B1667">
            <w:pPr>
              <w:rPr>
                <w:color w:val="000000" w:themeColor="text1"/>
                <w:sz w:val="22"/>
                <w:szCs w:val="22"/>
              </w:rPr>
            </w:pPr>
          </w:p>
          <w:p w14:paraId="088C53EA" w14:textId="77777777" w:rsidR="009B1667" w:rsidRPr="00D647C6" w:rsidRDefault="009B1667" w:rsidP="009B1667">
            <w:pPr>
              <w:rPr>
                <w:color w:val="000000" w:themeColor="text1"/>
                <w:sz w:val="22"/>
                <w:szCs w:val="22"/>
              </w:rPr>
            </w:pPr>
            <w:r w:rsidRPr="00D647C6">
              <w:rPr>
                <w:color w:val="000000" w:themeColor="text1"/>
                <w:sz w:val="22"/>
                <w:szCs w:val="22"/>
              </w:rPr>
              <w:t>MEDICINES</w:t>
            </w:r>
          </w:p>
          <w:p w14:paraId="0A7BF860" w14:textId="77777777" w:rsidR="009B1667" w:rsidRPr="00D647C6" w:rsidRDefault="009B1667" w:rsidP="009B1667">
            <w:pPr>
              <w:rPr>
                <w:b/>
                <w:bCs/>
                <w:color w:val="000000" w:themeColor="text1"/>
                <w:sz w:val="22"/>
                <w:szCs w:val="22"/>
              </w:rPr>
            </w:pPr>
            <w:r w:rsidRPr="00D647C6">
              <w:rPr>
                <w:bCs/>
                <w:color w:val="000000" w:themeColor="text1"/>
                <w:sz w:val="22"/>
                <w:szCs w:val="22"/>
              </w:rPr>
              <w:t>One record per prescription or dispensing.  Contains data required to estimate duration of exposure.  Linkage to PRODUCTS table to access data on drugs at the package level.</w:t>
            </w:r>
          </w:p>
          <w:p w14:paraId="50F42F79" w14:textId="77777777" w:rsidR="009B1667" w:rsidRPr="00D647C6" w:rsidRDefault="009B1667" w:rsidP="009B1667">
            <w:pPr>
              <w:rPr>
                <w:color w:val="000000" w:themeColor="text1"/>
                <w:sz w:val="22"/>
                <w:szCs w:val="22"/>
              </w:rPr>
            </w:pPr>
          </w:p>
          <w:p w14:paraId="42CE226D" w14:textId="77777777" w:rsidR="009B1667" w:rsidRPr="00D647C6" w:rsidRDefault="009B1667" w:rsidP="009B1667">
            <w:pPr>
              <w:rPr>
                <w:color w:val="000000" w:themeColor="text1"/>
                <w:sz w:val="22"/>
                <w:szCs w:val="22"/>
              </w:rPr>
            </w:pPr>
            <w:r w:rsidRPr="00D647C6">
              <w:rPr>
                <w:color w:val="000000" w:themeColor="text1"/>
                <w:sz w:val="22"/>
                <w:szCs w:val="22"/>
              </w:rPr>
              <w:t>PROCEDURES</w:t>
            </w:r>
          </w:p>
          <w:p w14:paraId="790B97E5"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data on procedures ordered or completed.  For those procedures with an associated result, results and units are recorded in the MEDICAL_OBSERVATIONS table.  It contains one row per procedure.</w:t>
            </w:r>
          </w:p>
          <w:p w14:paraId="4CCF2666" w14:textId="77777777" w:rsidR="009B1667" w:rsidRPr="00D647C6" w:rsidRDefault="009B1667" w:rsidP="009B1667">
            <w:pPr>
              <w:rPr>
                <w:color w:val="000000" w:themeColor="text1"/>
                <w:sz w:val="22"/>
                <w:szCs w:val="22"/>
              </w:rPr>
            </w:pPr>
          </w:p>
          <w:p w14:paraId="4200FAC9" w14:textId="77777777" w:rsidR="009B1667" w:rsidRPr="00D647C6" w:rsidRDefault="009B1667" w:rsidP="009B1667">
            <w:pPr>
              <w:rPr>
                <w:color w:val="000000" w:themeColor="text1"/>
                <w:sz w:val="22"/>
                <w:szCs w:val="22"/>
              </w:rPr>
            </w:pPr>
            <w:r w:rsidRPr="00D647C6">
              <w:rPr>
                <w:color w:val="000000" w:themeColor="text1"/>
                <w:sz w:val="22"/>
                <w:szCs w:val="22"/>
              </w:rPr>
              <w:t>VACCINES</w:t>
            </w:r>
          </w:p>
          <w:p w14:paraId="3AA1C1CB"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data on vaccinations with one row per vaccine.  Data on dose number for childhood vaccines and manufacturer are accommodated by this table.</w:t>
            </w:r>
          </w:p>
          <w:p w14:paraId="6A945B3D" w14:textId="77777777" w:rsidR="009B1667" w:rsidRPr="00D647C6" w:rsidRDefault="009B1667" w:rsidP="009B1667">
            <w:pPr>
              <w:rPr>
                <w:color w:val="000000" w:themeColor="text1"/>
                <w:sz w:val="22"/>
                <w:szCs w:val="22"/>
              </w:rPr>
            </w:pPr>
          </w:p>
          <w:p w14:paraId="587D32D6" w14:textId="77777777" w:rsidR="009B1667" w:rsidRPr="00D647C6" w:rsidRDefault="009B1667" w:rsidP="009B1667">
            <w:pPr>
              <w:rPr>
                <w:color w:val="000000" w:themeColor="text1"/>
                <w:sz w:val="22"/>
                <w:szCs w:val="22"/>
              </w:rPr>
            </w:pPr>
            <w:r w:rsidRPr="00D647C6">
              <w:rPr>
                <w:color w:val="000000" w:themeColor="text1"/>
                <w:sz w:val="22"/>
                <w:szCs w:val="22"/>
              </w:rPr>
              <w:t>MEDICAL_OBSERVATIONS</w:t>
            </w:r>
          </w:p>
          <w:p w14:paraId="5614295C"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observations recorded during routine health care.  Can be a result from a laboratory test, or physical measurement, a pathology report, even socio-economic status, smoking etc.</w:t>
            </w:r>
          </w:p>
          <w:p w14:paraId="5E83A4A8" w14:textId="77777777" w:rsidR="009B1667" w:rsidRPr="00D647C6" w:rsidRDefault="009B1667" w:rsidP="009B1667">
            <w:pPr>
              <w:rPr>
                <w:color w:val="000000" w:themeColor="text1"/>
                <w:sz w:val="22"/>
                <w:szCs w:val="22"/>
                <w:u w:val="single"/>
              </w:rPr>
            </w:pPr>
          </w:p>
          <w:p w14:paraId="7B50B2FE" w14:textId="77777777" w:rsidR="009B1667" w:rsidRPr="00D647C6" w:rsidRDefault="009B1667" w:rsidP="009B1667">
            <w:pPr>
              <w:rPr>
                <w:color w:val="000000" w:themeColor="text1"/>
                <w:sz w:val="22"/>
                <w:szCs w:val="22"/>
                <w:u w:val="single"/>
              </w:rPr>
            </w:pPr>
            <w:r w:rsidRPr="00D647C6">
              <w:rPr>
                <w:color w:val="000000" w:themeColor="text1"/>
                <w:sz w:val="22"/>
                <w:szCs w:val="22"/>
                <w:u w:val="single"/>
              </w:rPr>
              <w:t>SURVEILLANCE TABLES</w:t>
            </w:r>
          </w:p>
          <w:p w14:paraId="61EFC50A"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Surveillance tables contain data collected for purposes beyond routine health care either for surveillance of specific events or for recording of detailed information related to a unit of observation such as a pregnancy or chronic illness.  </w:t>
            </w:r>
          </w:p>
          <w:p w14:paraId="4666F9C2" w14:textId="77777777" w:rsidR="009B1667" w:rsidRPr="00D647C6" w:rsidRDefault="009B1667" w:rsidP="009B1667">
            <w:pPr>
              <w:rPr>
                <w:color w:val="000000" w:themeColor="text1"/>
                <w:sz w:val="22"/>
                <w:szCs w:val="22"/>
              </w:rPr>
            </w:pPr>
          </w:p>
          <w:p w14:paraId="77885B3E" w14:textId="77777777" w:rsidR="009B1667" w:rsidRPr="00D647C6" w:rsidRDefault="009B1667" w:rsidP="009B1667">
            <w:pPr>
              <w:rPr>
                <w:color w:val="000000" w:themeColor="text1"/>
                <w:sz w:val="22"/>
                <w:szCs w:val="22"/>
              </w:rPr>
            </w:pPr>
            <w:r w:rsidRPr="00D647C6">
              <w:rPr>
                <w:color w:val="000000" w:themeColor="text1"/>
                <w:sz w:val="22"/>
                <w:szCs w:val="22"/>
              </w:rPr>
              <w:t>EUROCAT</w:t>
            </w:r>
          </w:p>
          <w:p w14:paraId="45215C93" w14:textId="77777777" w:rsidR="009B1667" w:rsidRPr="00D647C6" w:rsidRDefault="009B1667" w:rsidP="009B1667">
            <w:pPr>
              <w:rPr>
                <w:b/>
                <w:bCs/>
                <w:color w:val="000000" w:themeColor="text1"/>
                <w:sz w:val="22"/>
                <w:szCs w:val="22"/>
              </w:rPr>
            </w:pPr>
            <w:r w:rsidRPr="00D647C6">
              <w:rPr>
                <w:bCs/>
                <w:color w:val="000000" w:themeColor="text1"/>
                <w:sz w:val="22"/>
                <w:szCs w:val="22"/>
              </w:rPr>
              <w:lastRenderedPageBreak/>
              <w:t xml:space="preserve">Contains the EUROCAT or </w:t>
            </w:r>
            <w:proofErr w:type="spellStart"/>
            <w:r w:rsidRPr="00D647C6">
              <w:rPr>
                <w:bCs/>
                <w:color w:val="000000" w:themeColor="text1"/>
                <w:sz w:val="22"/>
                <w:szCs w:val="22"/>
              </w:rPr>
              <w:t>EUROmediCAT</w:t>
            </w:r>
            <w:proofErr w:type="spellEnd"/>
            <w:r w:rsidRPr="00D647C6">
              <w:rPr>
                <w:bCs/>
                <w:color w:val="000000" w:themeColor="text1"/>
                <w:sz w:val="22"/>
                <w:szCs w:val="22"/>
              </w:rPr>
              <w:t xml:space="preserve"> (a subset of the EUROCAT) table for those data access providers which have access to this standard table.</w:t>
            </w:r>
          </w:p>
          <w:p w14:paraId="2BE94167" w14:textId="77777777" w:rsidR="009B1667" w:rsidRPr="00D647C6" w:rsidRDefault="009B1667" w:rsidP="009B1667">
            <w:pPr>
              <w:rPr>
                <w:color w:val="000000" w:themeColor="text1"/>
                <w:sz w:val="22"/>
                <w:szCs w:val="22"/>
              </w:rPr>
            </w:pPr>
          </w:p>
          <w:p w14:paraId="2E7EE9A1" w14:textId="77777777" w:rsidR="009B1667" w:rsidRPr="00D647C6" w:rsidRDefault="009B1667" w:rsidP="009B1667">
            <w:pPr>
              <w:rPr>
                <w:color w:val="000000" w:themeColor="text1"/>
                <w:sz w:val="22"/>
                <w:szCs w:val="22"/>
              </w:rPr>
            </w:pPr>
            <w:r w:rsidRPr="00D647C6">
              <w:rPr>
                <w:color w:val="000000" w:themeColor="text1"/>
                <w:sz w:val="22"/>
                <w:szCs w:val="22"/>
              </w:rPr>
              <w:t>SURVEY_ID</w:t>
            </w:r>
          </w:p>
          <w:p w14:paraId="55D59DD4" w14:textId="77777777" w:rsidR="009B1667" w:rsidRPr="00D647C6" w:rsidRDefault="009B1667" w:rsidP="009B1667">
            <w:pPr>
              <w:rPr>
                <w:b/>
                <w:bCs/>
                <w:color w:val="000000" w:themeColor="text1"/>
                <w:sz w:val="22"/>
                <w:szCs w:val="22"/>
              </w:rPr>
            </w:pPr>
            <w:r w:rsidRPr="00D647C6">
              <w:rPr>
                <w:bCs/>
                <w:color w:val="000000" w:themeColor="text1"/>
                <w:sz w:val="22"/>
                <w:szCs w:val="22"/>
              </w:rPr>
              <w:t>Contains metadata on observations contained in the SURVEY_OBSERVATIONS table and allows for linkage between mothers and infants captured in a medical birth registry.</w:t>
            </w:r>
          </w:p>
          <w:p w14:paraId="7F14ADC5" w14:textId="77777777" w:rsidR="009B1667" w:rsidRPr="00D647C6" w:rsidRDefault="009B1667" w:rsidP="009B1667">
            <w:pPr>
              <w:rPr>
                <w:color w:val="000000" w:themeColor="text1"/>
                <w:sz w:val="22"/>
                <w:szCs w:val="22"/>
              </w:rPr>
            </w:pPr>
          </w:p>
          <w:p w14:paraId="575B6403" w14:textId="77777777" w:rsidR="009B1667" w:rsidRPr="00D647C6" w:rsidRDefault="009B1667" w:rsidP="009B1667">
            <w:pPr>
              <w:rPr>
                <w:color w:val="000000" w:themeColor="text1"/>
                <w:sz w:val="22"/>
                <w:szCs w:val="22"/>
              </w:rPr>
            </w:pPr>
            <w:r w:rsidRPr="00D647C6">
              <w:rPr>
                <w:color w:val="000000" w:themeColor="text1"/>
                <w:sz w:val="22"/>
                <w:szCs w:val="22"/>
              </w:rPr>
              <w:t>SURVEY_OBSERVATIONS</w:t>
            </w:r>
          </w:p>
          <w:p w14:paraId="6818B442" w14:textId="77777777" w:rsidR="009B1667" w:rsidRPr="00D647C6" w:rsidRDefault="009B1667" w:rsidP="009B1667">
            <w:pPr>
              <w:rPr>
                <w:b/>
                <w:bCs/>
                <w:color w:val="000000" w:themeColor="text1"/>
                <w:sz w:val="22"/>
                <w:szCs w:val="22"/>
              </w:rPr>
            </w:pPr>
            <w:r w:rsidRPr="00D647C6">
              <w:rPr>
                <w:bCs/>
                <w:color w:val="000000" w:themeColor="text1"/>
                <w:sz w:val="22"/>
                <w:szCs w:val="22"/>
              </w:rPr>
              <w:t xml:space="preserve">Contains one row per observation in any survey or registry data table – such as a medical birth registry, well child program database, cancer registry, etc.  </w:t>
            </w:r>
          </w:p>
          <w:p w14:paraId="175281B9" w14:textId="13D88A96" w:rsidR="00201CB1" w:rsidRPr="00827730" w:rsidRDefault="00201CB1" w:rsidP="00E6082A">
            <w:pPr>
              <w:contextualSpacing/>
              <w:rPr>
                <w:sz w:val="22"/>
                <w:szCs w:val="22"/>
              </w:rPr>
            </w:pPr>
          </w:p>
          <w:p w14:paraId="61EA3A53" w14:textId="77777777" w:rsidR="00201CB1" w:rsidRPr="00827730" w:rsidRDefault="00201CB1" w:rsidP="00E6082A">
            <w:pPr>
              <w:contextualSpacing/>
              <w:rPr>
                <w:sz w:val="22"/>
                <w:szCs w:val="22"/>
              </w:rPr>
            </w:pPr>
          </w:p>
        </w:tc>
      </w:tr>
    </w:tbl>
    <w:p w14:paraId="303ABDE8" w14:textId="67C7C50A" w:rsidR="00201CB1" w:rsidRDefault="00201CB1" w:rsidP="00E6082A">
      <w:pPr>
        <w:contextualSpacing/>
        <w:rPr>
          <w:sz w:val="22"/>
          <w:szCs w:val="22"/>
        </w:rPr>
      </w:pPr>
    </w:p>
    <w:p w14:paraId="75DEFF99" w14:textId="0700912A" w:rsidR="00BC63C9" w:rsidRDefault="00BC63C9" w:rsidP="00E6082A">
      <w:pPr>
        <w:contextualSpacing/>
        <w:rPr>
          <w:sz w:val="22"/>
          <w:szCs w:val="22"/>
        </w:rPr>
      </w:pPr>
    </w:p>
    <w:p w14:paraId="3BCDA00C" w14:textId="47436BAF" w:rsidR="00BC63C9" w:rsidRDefault="00BC63C9" w:rsidP="00E6082A">
      <w:pPr>
        <w:contextualSpacing/>
        <w:rPr>
          <w:sz w:val="22"/>
          <w:szCs w:val="22"/>
        </w:rPr>
      </w:pPr>
      <w:r>
        <w:rPr>
          <w:noProof/>
          <w:sz w:val="22"/>
          <w:szCs w:val="22"/>
        </w:rPr>
        <w:drawing>
          <wp:inline distT="0" distB="0" distL="0" distR="0" wp14:anchorId="16BA557C" wp14:editId="63B5D87D">
            <wp:extent cx="5943600" cy="3343275"/>
            <wp:effectExtent l="0" t="0" r="0" b="0"/>
            <wp:docPr id="7" name="Picture 7" descr="/var/folders/nj/6rqrvcl965546kvwv6_y41mh0000gn/T/com.microsoft.Word/Content.MSO/DC42D3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j/6rqrvcl965546kvwv6_y41mh0000gn/T/com.microsoft.Word/Content.MSO/DC42D31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75A88A" w14:textId="08CF96A5" w:rsidR="00BC63C9" w:rsidRDefault="00BC63C9" w:rsidP="00E6082A">
      <w:pPr>
        <w:contextualSpacing/>
        <w:rPr>
          <w:sz w:val="22"/>
          <w:szCs w:val="22"/>
        </w:rPr>
      </w:pPr>
    </w:p>
    <w:p w14:paraId="1ED2E99F" w14:textId="1C593CA6" w:rsidR="00BC63C9" w:rsidRDefault="00BC63C9" w:rsidP="00E6082A">
      <w:pPr>
        <w:contextualSpacing/>
        <w:rPr>
          <w:sz w:val="22"/>
          <w:szCs w:val="22"/>
        </w:rPr>
      </w:pPr>
    </w:p>
    <w:p w14:paraId="26787583" w14:textId="77777777" w:rsidR="00BC63C9" w:rsidRPr="00827730" w:rsidRDefault="00BC63C9" w:rsidP="00E6082A">
      <w:pPr>
        <w:contextualSpacing/>
        <w:rPr>
          <w:sz w:val="22"/>
          <w:szCs w:val="22"/>
        </w:rPr>
      </w:pPr>
    </w:p>
    <w:p w14:paraId="5A8B1F36" w14:textId="7C464C79" w:rsidR="0099613D" w:rsidRPr="00827730" w:rsidRDefault="0099613D" w:rsidP="00E6082A">
      <w:pPr>
        <w:contextualSpacing/>
        <w:jc w:val="center"/>
        <w:rPr>
          <w:sz w:val="22"/>
          <w:szCs w:val="22"/>
        </w:rPr>
      </w:pPr>
    </w:p>
    <w:p w14:paraId="2DAB4238" w14:textId="41D01BD0" w:rsidR="0099613D" w:rsidRPr="00827730" w:rsidRDefault="0099613D" w:rsidP="00E6082A">
      <w:pPr>
        <w:contextualSpacing/>
        <w:rPr>
          <w:b/>
          <w:sz w:val="22"/>
          <w:szCs w:val="22"/>
        </w:rPr>
      </w:pPr>
      <w:r w:rsidRPr="00827730">
        <w:rPr>
          <w:b/>
          <w:sz w:val="22"/>
          <w:szCs w:val="22"/>
        </w:rPr>
        <w:t>Figure 3. Schematic representation of the ConcePTION CDMv2.</w:t>
      </w:r>
      <w:r w:rsidR="00BC63C9">
        <w:rPr>
          <w:b/>
          <w:sz w:val="22"/>
          <w:szCs w:val="22"/>
        </w:rPr>
        <w:t>2</w:t>
      </w:r>
    </w:p>
    <w:bookmarkEnd w:id="122"/>
    <w:p w14:paraId="686B2678" w14:textId="77777777" w:rsidR="00985D43" w:rsidRPr="00827730" w:rsidRDefault="00985D43" w:rsidP="00E6082A">
      <w:pPr>
        <w:contextualSpacing/>
        <w:rPr>
          <w:sz w:val="22"/>
          <w:szCs w:val="22"/>
        </w:rPr>
      </w:pPr>
    </w:p>
    <w:p w14:paraId="30BA878D" w14:textId="77777777" w:rsidR="00351979" w:rsidRPr="00827730" w:rsidRDefault="00351979" w:rsidP="00E6082A">
      <w:pPr>
        <w:contextualSpacing/>
        <w:rPr>
          <w:sz w:val="22"/>
          <w:szCs w:val="22"/>
        </w:rPr>
      </w:pPr>
    </w:p>
    <w:p w14:paraId="0435A721" w14:textId="7160283C" w:rsidR="007D463B" w:rsidRPr="00827730" w:rsidRDefault="007D463B" w:rsidP="00E6082A">
      <w:pPr>
        <w:contextualSpacing/>
        <w:rPr>
          <w:sz w:val="22"/>
          <w:szCs w:val="22"/>
        </w:rPr>
      </w:pPr>
      <w:r w:rsidRPr="00827730">
        <w:rPr>
          <w:sz w:val="22"/>
          <w:szCs w:val="22"/>
        </w:rPr>
        <w:t>Text below</w:t>
      </w:r>
      <w:r w:rsidR="00985D43" w:rsidRPr="00827730">
        <w:rPr>
          <w:sz w:val="22"/>
          <w:szCs w:val="22"/>
        </w:rPr>
        <w:t xml:space="preserve"> provide</w:t>
      </w:r>
      <w:r w:rsidRPr="00827730">
        <w:rPr>
          <w:sz w:val="22"/>
          <w:szCs w:val="22"/>
        </w:rPr>
        <w:t>s</w:t>
      </w:r>
      <w:r w:rsidR="00985D43" w:rsidRPr="00827730">
        <w:rPr>
          <w:sz w:val="22"/>
          <w:szCs w:val="22"/>
        </w:rPr>
        <w:t xml:space="preserve"> a high-level description of each CDM table.  </w:t>
      </w:r>
      <w:r w:rsidR="00FA5026" w:rsidRPr="00827730">
        <w:rPr>
          <w:sz w:val="22"/>
          <w:szCs w:val="22"/>
        </w:rPr>
        <w:t>Detailed</w:t>
      </w:r>
      <w:r w:rsidR="00985D43" w:rsidRPr="00827730">
        <w:rPr>
          <w:sz w:val="22"/>
          <w:szCs w:val="22"/>
        </w:rPr>
        <w:t xml:space="preserve"> CDM specifications </w:t>
      </w:r>
      <w:r w:rsidR="003A01CB" w:rsidRPr="00827730">
        <w:rPr>
          <w:sz w:val="22"/>
          <w:szCs w:val="22"/>
        </w:rPr>
        <w:t xml:space="preserve">can be accessed online using this link: </w:t>
      </w:r>
      <w:hyperlink r:id="rId24" w:history="1">
        <w:r w:rsidR="003A01CB" w:rsidRPr="00827730">
          <w:rPr>
            <w:rStyle w:val="Hyperlink"/>
            <w:sz w:val="22"/>
            <w:szCs w:val="22"/>
          </w:rPr>
          <w:t>https://drive.google.com/file/d/1hc-TBOfEzRBthGP78ZWIa13C0RdhU7bK/view?usp=sharing</w:t>
        </w:r>
      </w:hyperlink>
      <w:r w:rsidR="003A01CB" w:rsidRPr="00827730">
        <w:rPr>
          <w:sz w:val="22"/>
          <w:szCs w:val="22"/>
        </w:rPr>
        <w:t xml:space="preserve">. </w:t>
      </w:r>
    </w:p>
    <w:p w14:paraId="12DDF1FE" w14:textId="77777777" w:rsidR="007D463B" w:rsidRPr="00827730" w:rsidRDefault="007D463B" w:rsidP="00E6082A">
      <w:pPr>
        <w:contextualSpacing/>
        <w:rPr>
          <w:sz w:val="22"/>
          <w:szCs w:val="22"/>
        </w:rPr>
      </w:pPr>
    </w:p>
    <w:p w14:paraId="5401F9A9" w14:textId="2FDED8E0" w:rsidR="003A01CB" w:rsidRPr="00827730" w:rsidRDefault="009E4025" w:rsidP="00E6082A">
      <w:pPr>
        <w:contextualSpacing/>
        <w:rPr>
          <w:sz w:val="22"/>
          <w:szCs w:val="22"/>
        </w:rPr>
      </w:pPr>
      <w:r w:rsidRPr="00827730">
        <w:rPr>
          <w:sz w:val="22"/>
          <w:szCs w:val="22"/>
        </w:rPr>
        <w:t xml:space="preserve">Additionally, detailed descriptions of vocabularies defined for the CDM </w:t>
      </w:r>
      <w:r w:rsidR="003A01CB" w:rsidRPr="00827730">
        <w:rPr>
          <w:sz w:val="22"/>
          <w:szCs w:val="22"/>
        </w:rPr>
        <w:t xml:space="preserve">can be accessed online using this link: </w:t>
      </w:r>
      <w:hyperlink r:id="rId25" w:history="1">
        <w:r w:rsidR="003A01CB" w:rsidRPr="00827730">
          <w:rPr>
            <w:rStyle w:val="Hyperlink"/>
            <w:sz w:val="22"/>
            <w:szCs w:val="22"/>
          </w:rPr>
          <w:t>https://docs.google.com/spreadsheets/d/1idAEKC440rkIYIxCSRmEVgEPj_UouUI-I3kxNCpJt3U/edit?usp=sharing</w:t>
        </w:r>
      </w:hyperlink>
    </w:p>
    <w:p w14:paraId="291E42AB" w14:textId="77777777" w:rsidR="00985D43" w:rsidRPr="00827730" w:rsidRDefault="00985D43" w:rsidP="00E6082A">
      <w:pPr>
        <w:contextualSpacing/>
        <w:rPr>
          <w:sz w:val="22"/>
          <w:szCs w:val="22"/>
        </w:rPr>
      </w:pPr>
    </w:p>
    <w:p w14:paraId="1E3BF11E" w14:textId="77777777" w:rsidR="00985D43" w:rsidRPr="00827730" w:rsidRDefault="00985D43" w:rsidP="00E6082A">
      <w:pPr>
        <w:contextualSpacing/>
        <w:rPr>
          <w:b/>
          <w:sz w:val="22"/>
          <w:szCs w:val="22"/>
        </w:rPr>
      </w:pPr>
    </w:p>
    <w:p w14:paraId="5DDCB551" w14:textId="064178BA" w:rsidR="006C3040" w:rsidRPr="007167A6" w:rsidRDefault="004474ED" w:rsidP="007167A6">
      <w:pPr>
        <w:pStyle w:val="Heading2"/>
      </w:pPr>
      <w:bookmarkStart w:id="123" w:name="_Toc67604576"/>
      <w:bookmarkStart w:id="124" w:name="_Toc67605412"/>
      <w:bookmarkStart w:id="125" w:name="_Toc69912930"/>
      <w:bookmarkStart w:id="126" w:name="_Toc475105365"/>
      <w:bookmarkEnd w:id="108"/>
      <w:bookmarkEnd w:id="109"/>
      <w:r w:rsidRPr="007167A6">
        <w:t>Analy</w:t>
      </w:r>
      <w:r w:rsidR="00257316" w:rsidRPr="007167A6">
        <w:t>sis</w:t>
      </w:r>
      <w:bookmarkEnd w:id="123"/>
      <w:bookmarkEnd w:id="124"/>
      <w:bookmarkEnd w:id="125"/>
    </w:p>
    <w:p w14:paraId="2F1D0424" w14:textId="18C136BD" w:rsidR="0041784B" w:rsidRDefault="0041784B" w:rsidP="00F42F00">
      <w:pPr>
        <w:contextualSpacing/>
        <w:rPr>
          <w:sz w:val="22"/>
          <w:szCs w:val="22"/>
        </w:rPr>
      </w:pPr>
    </w:p>
    <w:p w14:paraId="475DA8DB" w14:textId="3703237D" w:rsidR="00257316" w:rsidRDefault="00257316" w:rsidP="00F42F00">
      <w:pPr>
        <w:contextualSpacing/>
        <w:rPr>
          <w:sz w:val="22"/>
          <w:szCs w:val="22"/>
        </w:rPr>
      </w:pPr>
      <w:r>
        <w:rPr>
          <w:sz w:val="22"/>
          <w:szCs w:val="22"/>
        </w:rPr>
        <w:t xml:space="preserve">The level 3 checks will focus on assessing populations, event rates, code counts, medicine </w:t>
      </w:r>
      <w:r w:rsidR="009B1667">
        <w:rPr>
          <w:sz w:val="22"/>
          <w:szCs w:val="22"/>
        </w:rPr>
        <w:t>and</w:t>
      </w:r>
      <w:r>
        <w:rPr>
          <w:sz w:val="22"/>
          <w:szCs w:val="22"/>
        </w:rPr>
        <w:t xml:space="preserve"> vaccine use, as well as incidence</w:t>
      </w:r>
      <w:r w:rsidR="00944FBB">
        <w:rPr>
          <w:sz w:val="22"/>
          <w:szCs w:val="22"/>
        </w:rPr>
        <w:t>, prevalence</w:t>
      </w:r>
      <w:r>
        <w:rPr>
          <w:sz w:val="22"/>
          <w:szCs w:val="22"/>
        </w:rPr>
        <w:t xml:space="preserve"> and </w:t>
      </w:r>
      <w:r w:rsidR="001B0FB9">
        <w:rPr>
          <w:sz w:val="22"/>
          <w:szCs w:val="22"/>
        </w:rPr>
        <w:t>user</w:t>
      </w:r>
      <w:r>
        <w:rPr>
          <w:sz w:val="22"/>
          <w:szCs w:val="22"/>
        </w:rPr>
        <w:t xml:space="preserve"> rates that may be compared with existing indicators</w:t>
      </w:r>
      <w:r w:rsidR="007731E0">
        <w:rPr>
          <w:sz w:val="22"/>
          <w:szCs w:val="22"/>
        </w:rPr>
        <w:t xml:space="preserve"> as described in the Data Characterization protocol.</w:t>
      </w:r>
    </w:p>
    <w:p w14:paraId="48F95277" w14:textId="26758173" w:rsidR="00257316" w:rsidRDefault="00257316" w:rsidP="00F42F00">
      <w:pPr>
        <w:contextualSpacing/>
        <w:rPr>
          <w:sz w:val="22"/>
          <w:szCs w:val="22"/>
        </w:rPr>
      </w:pPr>
    </w:p>
    <w:p w14:paraId="04F3D88C" w14:textId="26AC2220" w:rsidR="002C7F2E" w:rsidRDefault="002C7F2E" w:rsidP="00F42F00">
      <w:pPr>
        <w:contextualSpacing/>
        <w:rPr>
          <w:sz w:val="22"/>
          <w:szCs w:val="22"/>
        </w:rPr>
      </w:pPr>
      <w:r>
        <w:rPr>
          <w:sz w:val="22"/>
          <w:szCs w:val="22"/>
        </w:rPr>
        <w:t xml:space="preserve">The logic is: </w:t>
      </w:r>
    </w:p>
    <w:p w14:paraId="34A5FCEB" w14:textId="384507D9" w:rsidR="002C7F2E" w:rsidRPr="002C7F2E" w:rsidRDefault="002C7F2E" w:rsidP="00EA030F">
      <w:pPr>
        <w:pStyle w:val="ListParagraph"/>
        <w:numPr>
          <w:ilvl w:val="0"/>
          <w:numId w:val="57"/>
        </w:numPr>
        <w:contextualSpacing/>
        <w:rPr>
          <w:rFonts w:ascii="Times New Roman" w:hAnsi="Times New Roman"/>
          <w:sz w:val="22"/>
        </w:rPr>
      </w:pPr>
      <w:r w:rsidRPr="002C7F2E">
        <w:rPr>
          <w:rFonts w:ascii="Times New Roman" w:hAnsi="Times New Roman"/>
          <w:sz w:val="22"/>
        </w:rPr>
        <w:t xml:space="preserve">Description of population and observation time in source and study population </w:t>
      </w:r>
    </w:p>
    <w:p w14:paraId="5847E73E" w14:textId="28FD4983" w:rsidR="002C7F2E" w:rsidRPr="002C7F2E" w:rsidRDefault="002C7F2E" w:rsidP="00EA030F">
      <w:pPr>
        <w:pStyle w:val="ListParagraph"/>
        <w:numPr>
          <w:ilvl w:val="0"/>
          <w:numId w:val="57"/>
        </w:numPr>
        <w:contextualSpacing/>
        <w:rPr>
          <w:rFonts w:ascii="Times New Roman" w:hAnsi="Times New Roman"/>
          <w:sz w:val="22"/>
        </w:rPr>
      </w:pPr>
      <w:r w:rsidRPr="002C7F2E">
        <w:rPr>
          <w:rFonts w:ascii="Times New Roman" w:hAnsi="Times New Roman"/>
          <w:sz w:val="22"/>
        </w:rPr>
        <w:t xml:space="preserve">Description of information on medicines, vaccines, events, observations and </w:t>
      </w:r>
      <w:r w:rsidR="0019250F">
        <w:rPr>
          <w:rFonts w:ascii="Times New Roman" w:hAnsi="Times New Roman"/>
          <w:sz w:val="22"/>
        </w:rPr>
        <w:t>EUROCAT</w:t>
      </w:r>
      <w:r w:rsidR="0019250F" w:rsidRPr="002C7F2E">
        <w:rPr>
          <w:rFonts w:ascii="Times New Roman" w:hAnsi="Times New Roman"/>
          <w:sz w:val="22"/>
        </w:rPr>
        <w:t xml:space="preserve"> </w:t>
      </w:r>
      <w:r w:rsidRPr="002C7F2E">
        <w:rPr>
          <w:rFonts w:ascii="Times New Roman" w:hAnsi="Times New Roman"/>
          <w:sz w:val="22"/>
        </w:rPr>
        <w:t>tables during the follow-up period</w:t>
      </w:r>
      <w:r>
        <w:rPr>
          <w:rFonts w:ascii="Times New Roman" w:hAnsi="Times New Roman"/>
          <w:sz w:val="22"/>
        </w:rPr>
        <w:t xml:space="preserve"> </w:t>
      </w:r>
    </w:p>
    <w:p w14:paraId="457BEECC" w14:textId="470E0C6B" w:rsidR="002C7F2E" w:rsidRPr="002C7F2E" w:rsidRDefault="002C7F2E" w:rsidP="00EA030F">
      <w:pPr>
        <w:pStyle w:val="ListParagraph"/>
        <w:numPr>
          <w:ilvl w:val="0"/>
          <w:numId w:val="57"/>
        </w:numPr>
        <w:contextualSpacing/>
        <w:rPr>
          <w:rFonts w:ascii="Times New Roman" w:hAnsi="Times New Roman"/>
          <w:sz w:val="22"/>
        </w:rPr>
      </w:pPr>
      <w:r w:rsidRPr="002C7F2E">
        <w:rPr>
          <w:rFonts w:ascii="Times New Roman" w:hAnsi="Times New Roman"/>
          <w:sz w:val="22"/>
        </w:rPr>
        <w:t>Calculation of rates</w:t>
      </w:r>
      <w:r>
        <w:rPr>
          <w:rFonts w:ascii="Times New Roman" w:hAnsi="Times New Roman"/>
          <w:sz w:val="22"/>
        </w:rPr>
        <w:t xml:space="preserve"> </w:t>
      </w:r>
    </w:p>
    <w:p w14:paraId="40ABEC0F" w14:textId="77777777" w:rsidR="00365425" w:rsidRDefault="00365425" w:rsidP="007731E0">
      <w:pPr>
        <w:pStyle w:val="Heading3"/>
        <w:numPr>
          <w:ilvl w:val="0"/>
          <w:numId w:val="0"/>
        </w:numPr>
      </w:pPr>
    </w:p>
    <w:p w14:paraId="2D9EC965" w14:textId="71E136C2" w:rsidR="00257316" w:rsidRPr="007167A6" w:rsidRDefault="007731E0" w:rsidP="007167A6">
      <w:pPr>
        <w:pStyle w:val="Heading3"/>
      </w:pPr>
      <w:bookmarkStart w:id="127" w:name="_Toc67604577"/>
      <w:bookmarkStart w:id="128" w:name="_Toc67605413"/>
      <w:bookmarkStart w:id="129" w:name="_Toc69912931"/>
      <w:r w:rsidRPr="007167A6">
        <w:t>Populations</w:t>
      </w:r>
      <w:bookmarkEnd w:id="127"/>
      <w:bookmarkEnd w:id="128"/>
      <w:bookmarkEnd w:id="129"/>
    </w:p>
    <w:p w14:paraId="236BE46F" w14:textId="77777777" w:rsidR="007731E0" w:rsidRDefault="007731E0" w:rsidP="00F42F00">
      <w:pPr>
        <w:contextualSpacing/>
        <w:rPr>
          <w:sz w:val="22"/>
          <w:szCs w:val="22"/>
        </w:rPr>
      </w:pPr>
    </w:p>
    <w:p w14:paraId="0FF1C35D" w14:textId="3AFC7B0B" w:rsidR="0035530A" w:rsidRDefault="007731E0" w:rsidP="00F42F00">
      <w:pPr>
        <w:contextualSpacing/>
        <w:rPr>
          <w:sz w:val="22"/>
          <w:szCs w:val="22"/>
        </w:rPr>
      </w:pPr>
      <w:r>
        <w:rPr>
          <w:sz w:val="22"/>
          <w:szCs w:val="22"/>
        </w:rPr>
        <w:t>In this analysis the aim is to assess the stability of the population and the attrition</w:t>
      </w:r>
      <w:r w:rsidR="009B1667">
        <w:rPr>
          <w:sz w:val="22"/>
          <w:szCs w:val="22"/>
        </w:rPr>
        <w:t>.</w:t>
      </w:r>
      <w:r w:rsidR="00944FBB">
        <w:rPr>
          <w:sz w:val="22"/>
          <w:szCs w:val="22"/>
        </w:rPr>
        <w:t xml:space="preserve"> </w:t>
      </w:r>
    </w:p>
    <w:p w14:paraId="03092A0B" w14:textId="3F9A4FFB" w:rsidR="00944FBB" w:rsidRDefault="00944FBB" w:rsidP="00F42F00">
      <w:pPr>
        <w:contextualSpacing/>
        <w:rPr>
          <w:sz w:val="22"/>
          <w:szCs w:val="22"/>
        </w:rPr>
      </w:pPr>
      <w:r>
        <w:rPr>
          <w:sz w:val="22"/>
          <w:szCs w:val="22"/>
        </w:rPr>
        <w:t>The data will be displayed in two reports, specifically:</w:t>
      </w:r>
    </w:p>
    <w:p w14:paraId="5ED0E1B4" w14:textId="618F0E4C" w:rsidR="00944FBB" w:rsidRDefault="00944FBB" w:rsidP="00944FBB">
      <w:pPr>
        <w:pStyle w:val="ListParagraph"/>
        <w:numPr>
          <w:ilvl w:val="0"/>
          <w:numId w:val="74"/>
        </w:numPr>
        <w:contextualSpacing/>
        <w:rPr>
          <w:sz w:val="22"/>
        </w:rPr>
      </w:pPr>
      <w:proofErr w:type="spellStart"/>
      <w:r>
        <w:rPr>
          <w:sz w:val="22"/>
        </w:rPr>
        <w:t>Study_population</w:t>
      </w:r>
      <w:proofErr w:type="spellEnd"/>
      <w:r>
        <w:rPr>
          <w:sz w:val="22"/>
        </w:rPr>
        <w:t xml:space="preserve"> – contains information about the distribution of population in the source and study population, the difference between these two populations, the distribution of person time and the lost person time when going from source to study population </w:t>
      </w:r>
      <w:proofErr w:type="spellStart"/>
      <w:r>
        <w:rPr>
          <w:sz w:val="22"/>
        </w:rPr>
        <w:t>etc</w:t>
      </w:r>
      <w:proofErr w:type="spellEnd"/>
    </w:p>
    <w:p w14:paraId="482453E6" w14:textId="3E7CC9DD" w:rsidR="00944FBB" w:rsidRDefault="00944FBB" w:rsidP="00944FBB">
      <w:pPr>
        <w:pStyle w:val="ListParagraph"/>
        <w:numPr>
          <w:ilvl w:val="0"/>
          <w:numId w:val="74"/>
        </w:numPr>
        <w:contextualSpacing/>
        <w:rPr>
          <w:sz w:val="22"/>
        </w:rPr>
      </w:pPr>
      <w:r>
        <w:rPr>
          <w:sz w:val="22"/>
        </w:rPr>
        <w:t>Dates – contains information about the distribution by year and month of</w:t>
      </w:r>
      <w:del w:id="130" w:author="Hoxhaj, V. (Vjola)" w:date="2022-01-11T05:53:00Z">
        <w:r w:rsidDel="00944FBB">
          <w:rPr>
            <w:sz w:val="22"/>
          </w:rPr>
          <w:delText xml:space="preserve"> the</w:delText>
        </w:r>
      </w:del>
      <w:r>
        <w:rPr>
          <w:sz w:val="22"/>
        </w:rPr>
        <w:t xml:space="preserve"> </w:t>
      </w:r>
      <w:proofErr w:type="spellStart"/>
      <w:r>
        <w:rPr>
          <w:sz w:val="22"/>
        </w:rPr>
        <w:t>op_start_date</w:t>
      </w:r>
      <w:proofErr w:type="spellEnd"/>
      <w:r>
        <w:rPr>
          <w:sz w:val="22"/>
        </w:rPr>
        <w:t xml:space="preserve"> and </w:t>
      </w:r>
      <w:proofErr w:type="spellStart"/>
      <w:r>
        <w:rPr>
          <w:sz w:val="22"/>
        </w:rPr>
        <w:t>op_end_</w:t>
      </w:r>
      <w:proofErr w:type="gramStart"/>
      <w:r>
        <w:rPr>
          <w:sz w:val="22"/>
        </w:rPr>
        <w:t>date</w:t>
      </w:r>
      <w:proofErr w:type="spellEnd"/>
      <w:r>
        <w:rPr>
          <w:sz w:val="22"/>
        </w:rPr>
        <w:t>(</w:t>
      </w:r>
      <w:proofErr w:type="gramEnd"/>
      <w:r>
        <w:rPr>
          <w:sz w:val="22"/>
        </w:rPr>
        <w:t xml:space="preserve">as retrieved by the OBSERVATION_PERIODS table of the ConcePTION CDM) and </w:t>
      </w:r>
      <w:proofErr w:type="spellStart"/>
      <w:r>
        <w:rPr>
          <w:sz w:val="22"/>
        </w:rPr>
        <w:t>strat_follow_up</w:t>
      </w:r>
      <w:proofErr w:type="spellEnd"/>
      <w:r>
        <w:rPr>
          <w:sz w:val="22"/>
        </w:rPr>
        <w:t xml:space="preserve"> and </w:t>
      </w:r>
      <w:proofErr w:type="spellStart"/>
      <w:r>
        <w:rPr>
          <w:sz w:val="22"/>
        </w:rPr>
        <w:t>end_follow_up</w:t>
      </w:r>
      <w:proofErr w:type="spellEnd"/>
      <w:r>
        <w:rPr>
          <w:sz w:val="22"/>
        </w:rPr>
        <w:t xml:space="preserve">(calculated from </w:t>
      </w:r>
      <w:proofErr w:type="spellStart"/>
      <w:r>
        <w:rPr>
          <w:sz w:val="22"/>
        </w:rPr>
        <w:t>op_start_date</w:t>
      </w:r>
      <w:proofErr w:type="spellEnd"/>
      <w:r>
        <w:rPr>
          <w:sz w:val="22"/>
        </w:rPr>
        <w:t xml:space="preserve"> and </w:t>
      </w:r>
      <w:proofErr w:type="spellStart"/>
      <w:r>
        <w:rPr>
          <w:sz w:val="22"/>
        </w:rPr>
        <w:t>op_end_date</w:t>
      </w:r>
      <w:proofErr w:type="spellEnd"/>
      <w:r>
        <w:rPr>
          <w:sz w:val="22"/>
        </w:rPr>
        <w:t xml:space="preserve"> based on the rules explained below)</w:t>
      </w:r>
    </w:p>
    <w:p w14:paraId="2079F3AB" w14:textId="2755DE3B" w:rsidR="00944FBB" w:rsidRDefault="00944FBB" w:rsidP="00944FBB">
      <w:pPr>
        <w:contextualSpacing/>
        <w:rPr>
          <w:sz w:val="22"/>
        </w:rPr>
      </w:pPr>
    </w:p>
    <w:p w14:paraId="243B57E0" w14:textId="56D6EC52" w:rsidR="00944FBB" w:rsidRPr="00944FBB" w:rsidRDefault="00944FBB" w:rsidP="00944FBB">
      <w:pPr>
        <w:contextualSpacing/>
        <w:rPr>
          <w:sz w:val="22"/>
        </w:rPr>
      </w:pPr>
      <w:r>
        <w:rPr>
          <w:sz w:val="22"/>
        </w:rPr>
        <w:t xml:space="preserve">The analysis will be performed overall or separately for different subpopulations (as defined in the METDATA table of the </w:t>
      </w:r>
      <w:r>
        <w:rPr>
          <w:sz w:val="22"/>
        </w:rPr>
        <w:t xml:space="preserve">ConcePTION </w:t>
      </w:r>
      <w:r>
        <w:rPr>
          <w:sz w:val="22"/>
        </w:rPr>
        <w:t>CDM by the data provenance).</w:t>
      </w:r>
    </w:p>
    <w:p w14:paraId="15F0129C" w14:textId="3606BAC5" w:rsidR="0035530A" w:rsidRDefault="0035530A" w:rsidP="00F42F00">
      <w:pPr>
        <w:contextualSpacing/>
        <w:rPr>
          <w:sz w:val="22"/>
          <w:szCs w:val="22"/>
        </w:rPr>
      </w:pPr>
    </w:p>
    <w:p w14:paraId="76FCF5E7" w14:textId="208EEA0A" w:rsidR="00E71401" w:rsidRPr="007167A6" w:rsidRDefault="00E71401" w:rsidP="007167A6">
      <w:pPr>
        <w:pStyle w:val="Heading4"/>
      </w:pPr>
      <w:bookmarkStart w:id="131" w:name="_Toc69912932"/>
      <w:r w:rsidRPr="007167A6">
        <w:t xml:space="preserve">Persons and </w:t>
      </w:r>
      <w:r w:rsidR="009B1667" w:rsidRPr="007167A6">
        <w:t>person time</w:t>
      </w:r>
      <w:r w:rsidRPr="007167A6">
        <w:t xml:space="preserve"> under observation for</w:t>
      </w:r>
      <w:r w:rsidR="00221EB6" w:rsidRPr="007167A6">
        <w:t xml:space="preserve"> source and study</w:t>
      </w:r>
      <w:r w:rsidRPr="007167A6">
        <w:t xml:space="preserve"> populations</w:t>
      </w:r>
      <w:bookmarkEnd w:id="131"/>
      <w:r w:rsidRPr="007167A6">
        <w:t xml:space="preserve"> </w:t>
      </w:r>
    </w:p>
    <w:p w14:paraId="50345F53" w14:textId="77777777" w:rsidR="00E71401" w:rsidRDefault="00E71401" w:rsidP="00E71401">
      <w:pPr>
        <w:contextualSpacing/>
        <w:rPr>
          <w:rFonts w:cs="Tahoma"/>
          <w:b/>
          <w:lang w:val="en-GB"/>
        </w:rPr>
      </w:pPr>
    </w:p>
    <w:p w14:paraId="4F9FAE55" w14:textId="77777777" w:rsidR="00D624AA" w:rsidRDefault="002C7F2E" w:rsidP="0081369A">
      <w:pPr>
        <w:contextualSpacing/>
        <w:rPr>
          <w:sz w:val="22"/>
          <w:szCs w:val="22"/>
        </w:rPr>
      </w:pPr>
      <w:r w:rsidRPr="00D624AA">
        <w:rPr>
          <w:sz w:val="22"/>
          <w:szCs w:val="22"/>
        </w:rPr>
        <w:t xml:space="preserve">Operations </w:t>
      </w:r>
      <w:r w:rsidR="001A552C" w:rsidRPr="00D624AA">
        <w:rPr>
          <w:sz w:val="22"/>
          <w:szCs w:val="22"/>
        </w:rPr>
        <w:t>using</w:t>
      </w:r>
      <w:r w:rsidR="0081369A" w:rsidRPr="00D624AA">
        <w:rPr>
          <w:sz w:val="22"/>
          <w:szCs w:val="22"/>
        </w:rPr>
        <w:t xml:space="preserve"> </w:t>
      </w:r>
      <w:r w:rsidR="0081369A" w:rsidRPr="00D624AA">
        <w:rPr>
          <w:color w:val="1F497D" w:themeColor="text2"/>
          <w:sz w:val="22"/>
          <w:szCs w:val="22"/>
        </w:rPr>
        <w:t>D2 CDM tables</w:t>
      </w:r>
      <w:r w:rsidRPr="00D624AA">
        <w:rPr>
          <w:color w:val="1F497D" w:themeColor="text2"/>
          <w:sz w:val="22"/>
          <w:szCs w:val="22"/>
        </w:rPr>
        <w:t xml:space="preserve"> </w:t>
      </w:r>
      <w:r w:rsidRPr="00D624AA">
        <w:rPr>
          <w:sz w:val="22"/>
          <w:szCs w:val="22"/>
        </w:rPr>
        <w:t xml:space="preserve">to define start and end of follow-up for each subject. </w:t>
      </w:r>
    </w:p>
    <w:p w14:paraId="4D8B9B10" w14:textId="77777777" w:rsidR="00D624AA" w:rsidRDefault="00D624AA" w:rsidP="0081369A">
      <w:pPr>
        <w:contextualSpacing/>
        <w:rPr>
          <w:sz w:val="22"/>
          <w:szCs w:val="22"/>
        </w:rPr>
      </w:pPr>
    </w:p>
    <w:p w14:paraId="3D65ED8B" w14:textId="0C7DB4BE" w:rsidR="00D624AA" w:rsidRPr="00D624AA" w:rsidRDefault="00D624AA" w:rsidP="0081369A">
      <w:pPr>
        <w:contextualSpacing/>
        <w:rPr>
          <w:b/>
          <w:sz w:val="22"/>
          <w:szCs w:val="22"/>
        </w:rPr>
      </w:pPr>
      <w:r w:rsidRPr="00D624AA">
        <w:rPr>
          <w:b/>
          <w:sz w:val="22"/>
          <w:szCs w:val="22"/>
        </w:rPr>
        <w:t xml:space="preserve">Decisions: </w:t>
      </w:r>
    </w:p>
    <w:p w14:paraId="3E05F546" w14:textId="2B2017E5" w:rsidR="00944FBB" w:rsidRPr="00944FBB" w:rsidRDefault="00944FBB" w:rsidP="00944FBB">
      <w:pPr>
        <w:pStyle w:val="ListParagraph"/>
        <w:numPr>
          <w:ilvl w:val="0"/>
          <w:numId w:val="64"/>
        </w:numPr>
        <w:contextualSpacing/>
        <w:rPr>
          <w:sz w:val="22"/>
        </w:rPr>
      </w:pPr>
      <w:r>
        <w:rPr>
          <w:rFonts w:ascii="Times New Roman" w:hAnsi="Times New Roman"/>
          <w:sz w:val="22"/>
        </w:rPr>
        <w:t>If a person has multiple overlapping observation periods, those will be concatenated into one</w:t>
      </w:r>
      <w:r>
        <w:rPr>
          <w:rFonts w:ascii="Times New Roman" w:hAnsi="Times New Roman"/>
          <w:sz w:val="22"/>
        </w:rPr>
        <w:t xml:space="preserve"> (step 1)</w:t>
      </w:r>
      <w:r>
        <w:rPr>
          <w:rFonts w:ascii="Times New Roman" w:hAnsi="Times New Roman"/>
          <w:sz w:val="22"/>
        </w:rPr>
        <w:t>.</w:t>
      </w:r>
    </w:p>
    <w:p w14:paraId="74A6FFC1" w14:textId="715D2704" w:rsidR="001B6B2B" w:rsidRPr="00944FBB" w:rsidRDefault="001B6B2B" w:rsidP="00C57397">
      <w:pPr>
        <w:pStyle w:val="ListParagraph"/>
        <w:numPr>
          <w:ilvl w:val="0"/>
          <w:numId w:val="64"/>
        </w:numPr>
        <w:contextualSpacing/>
        <w:rPr>
          <w:sz w:val="22"/>
        </w:rPr>
      </w:pPr>
      <w:r w:rsidRPr="001B6B2B">
        <w:rPr>
          <w:rFonts w:ascii="Times New Roman" w:hAnsi="Times New Roman"/>
          <w:sz w:val="22"/>
        </w:rPr>
        <w:t>If a person re-enters</w:t>
      </w:r>
      <w:r>
        <w:rPr>
          <w:rFonts w:ascii="Times New Roman" w:hAnsi="Times New Roman"/>
          <w:sz w:val="22"/>
        </w:rPr>
        <w:t xml:space="preserve"> in the </w:t>
      </w:r>
      <w:r w:rsidR="00944FBB">
        <w:rPr>
          <w:rFonts w:ascii="Times New Roman" w:hAnsi="Times New Roman"/>
          <w:sz w:val="22"/>
        </w:rPr>
        <w:t>data source (</w:t>
      </w:r>
      <w:proofErr w:type="gramStart"/>
      <w:r w:rsidR="00944FBB">
        <w:rPr>
          <w:rFonts w:ascii="Times New Roman" w:hAnsi="Times New Roman"/>
          <w:sz w:val="22"/>
        </w:rPr>
        <w:t>i.e.</w:t>
      </w:r>
      <w:proofErr w:type="gramEnd"/>
      <w:r w:rsidR="00944FBB">
        <w:rPr>
          <w:rFonts w:ascii="Times New Roman" w:hAnsi="Times New Roman"/>
          <w:sz w:val="22"/>
        </w:rPr>
        <w:t xml:space="preserve"> having multiple entries for the same person in the OBSERVATION_PERIODS table)</w:t>
      </w:r>
      <w:r w:rsidRPr="001B6B2B">
        <w:rPr>
          <w:rFonts w:ascii="Times New Roman" w:hAnsi="Times New Roman"/>
          <w:sz w:val="22"/>
        </w:rPr>
        <w:t xml:space="preserve">, only the </w:t>
      </w:r>
      <w:r>
        <w:rPr>
          <w:rFonts w:ascii="Times New Roman" w:hAnsi="Times New Roman"/>
          <w:sz w:val="22"/>
        </w:rPr>
        <w:t>last</w:t>
      </w:r>
      <w:r w:rsidRPr="001B6B2B">
        <w:rPr>
          <w:rFonts w:ascii="Times New Roman" w:hAnsi="Times New Roman"/>
          <w:sz w:val="22"/>
        </w:rPr>
        <w:t xml:space="preserve"> observation period</w:t>
      </w:r>
      <w:r>
        <w:rPr>
          <w:rFonts w:ascii="Times New Roman" w:hAnsi="Times New Roman"/>
          <w:sz w:val="22"/>
        </w:rPr>
        <w:t xml:space="preserve"> for </w:t>
      </w:r>
      <w:r w:rsidR="00944FBB">
        <w:rPr>
          <w:rFonts w:ascii="Times New Roman" w:hAnsi="Times New Roman"/>
          <w:sz w:val="22"/>
        </w:rPr>
        <w:t>person time will be kept (step 2)</w:t>
      </w:r>
      <w:r>
        <w:rPr>
          <w:rFonts w:ascii="Times New Roman" w:hAnsi="Times New Roman"/>
          <w:sz w:val="22"/>
        </w:rPr>
        <w:t>.</w:t>
      </w:r>
    </w:p>
    <w:p w14:paraId="604C6523" w14:textId="569DF87D" w:rsidR="00944FBB" w:rsidRDefault="00944FBB" w:rsidP="00944FBB">
      <w:pPr>
        <w:contextualSpacing/>
        <w:rPr>
          <w:sz w:val="22"/>
        </w:rPr>
      </w:pPr>
    </w:p>
    <w:p w14:paraId="0DAE1156" w14:textId="4C1610DF" w:rsidR="00944FBB" w:rsidRDefault="00944FBB" w:rsidP="00944FBB">
      <w:pPr>
        <w:contextualSpacing/>
        <w:rPr>
          <w:sz w:val="22"/>
        </w:rPr>
      </w:pPr>
      <w:r>
        <w:rPr>
          <w:sz w:val="22"/>
        </w:rPr>
        <w:t>The average number of spells in the source and study population will be reported. The average number of spells per person in the study population is expected to be one.</w:t>
      </w:r>
    </w:p>
    <w:p w14:paraId="497503B5" w14:textId="32040E4A" w:rsidR="00944FBB" w:rsidRPr="00944FBB" w:rsidRDefault="00944FBB" w:rsidP="00944FBB">
      <w:pPr>
        <w:contextualSpacing/>
        <w:rPr>
          <w:sz w:val="22"/>
        </w:rPr>
      </w:pPr>
      <w:r>
        <w:rPr>
          <w:noProof/>
          <w:sz w:val="22"/>
        </w:rPr>
        <mc:AlternateContent>
          <mc:Choice Requires="wpg">
            <w:drawing>
              <wp:anchor distT="0" distB="0" distL="114300" distR="114300" simplePos="0" relativeHeight="251689984" behindDoc="0" locked="0" layoutInCell="1" allowOverlap="1" wp14:anchorId="60A503A6" wp14:editId="49F04910">
                <wp:simplePos x="0" y="0"/>
                <wp:positionH relativeFrom="column">
                  <wp:posOffset>522514</wp:posOffset>
                </wp:positionH>
                <wp:positionV relativeFrom="paragraph">
                  <wp:posOffset>70645</wp:posOffset>
                </wp:positionV>
                <wp:extent cx="4963886" cy="806381"/>
                <wp:effectExtent l="0" t="0" r="27305" b="6985"/>
                <wp:wrapNone/>
                <wp:docPr id="49" name="Group 49"/>
                <wp:cNvGraphicFramePr/>
                <a:graphic xmlns:a="http://schemas.openxmlformats.org/drawingml/2006/main">
                  <a:graphicData uri="http://schemas.microsoft.com/office/word/2010/wordprocessingGroup">
                    <wpg:wgp>
                      <wpg:cNvGrpSpPr/>
                      <wpg:grpSpPr>
                        <a:xfrm>
                          <a:off x="0" y="0"/>
                          <a:ext cx="4963886" cy="806381"/>
                          <a:chOff x="0" y="0"/>
                          <a:chExt cx="4963886" cy="806381"/>
                        </a:xfrm>
                      </wpg:grpSpPr>
                      <wpg:grpSp>
                        <wpg:cNvPr id="44" name="Group 44"/>
                        <wpg:cNvGrpSpPr/>
                        <wpg:grpSpPr>
                          <a:xfrm>
                            <a:off x="391886" y="120581"/>
                            <a:ext cx="4572000" cy="685800"/>
                            <a:chOff x="0" y="0"/>
                            <a:chExt cx="4572000" cy="685800"/>
                          </a:xfrm>
                        </wpg:grpSpPr>
                        <wps:wsp>
                          <wps:cNvPr id="14" name="Straight Connector 14"/>
                          <wps:cNvCnPr/>
                          <wps:spPr>
                            <a:xfrm>
                              <a:off x="4572000" y="0"/>
                              <a:ext cx="0" cy="685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3" name="Group 43"/>
                          <wpg:cNvGrpSpPr/>
                          <wpg:grpSpPr>
                            <a:xfrm>
                              <a:off x="0" y="0"/>
                              <a:ext cx="4572000" cy="685800"/>
                              <a:chOff x="0" y="0"/>
                              <a:chExt cx="4572000" cy="685800"/>
                            </a:xfrm>
                          </wpg:grpSpPr>
                          <wps:wsp>
                            <wps:cNvPr id="27" name="Straight Connector 27"/>
                            <wps:cNvCnPr/>
                            <wps:spPr>
                              <a:xfrm>
                                <a:off x="4340888" y="110532"/>
                                <a:ext cx="23111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cNvPr id="42" name="Group 42"/>
                            <wpg:cNvGrpSpPr/>
                            <wpg:grpSpPr>
                              <a:xfrm>
                                <a:off x="0" y="0"/>
                                <a:ext cx="4455188" cy="685800"/>
                                <a:chOff x="0" y="0"/>
                                <a:chExt cx="4455188" cy="685800"/>
                              </a:xfrm>
                            </wpg:grpSpPr>
                            <wpg:grpSp>
                              <wpg:cNvPr id="41" name="Group 41"/>
                              <wpg:cNvGrpSpPr/>
                              <wpg:grpSpPr>
                                <a:xfrm>
                                  <a:off x="0" y="0"/>
                                  <a:ext cx="3657600" cy="685800"/>
                                  <a:chOff x="0" y="0"/>
                                  <a:chExt cx="3657600" cy="685800"/>
                                </a:xfrm>
                              </wpg:grpSpPr>
                              <wps:wsp>
                                <wps:cNvPr id="13" name="Straight Connector 13"/>
                                <wps:cNvCnPr/>
                                <wps:spPr>
                                  <a:xfrm>
                                    <a:off x="3657600" y="0"/>
                                    <a:ext cx="0" cy="685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2853732" y="234322"/>
                                    <a:ext cx="685800" cy="0"/>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0" name="Group 40"/>
                                <wpg:cNvGrpSpPr/>
                                <wpg:grpSpPr>
                                  <a:xfrm>
                                    <a:off x="0" y="0"/>
                                    <a:ext cx="2743807" cy="685800"/>
                                    <a:chOff x="0" y="0"/>
                                    <a:chExt cx="2743807" cy="685800"/>
                                  </a:xfrm>
                                </wpg:grpSpPr>
                                <wps:wsp>
                                  <wps:cNvPr id="12" name="Straight Connector 12"/>
                                  <wps:cNvCnPr/>
                                  <wps:spPr>
                                    <a:xfrm flipH="1">
                                      <a:off x="2743200" y="0"/>
                                      <a:ext cx="607" cy="685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9" name="Group 39"/>
                                  <wpg:cNvGrpSpPr/>
                                  <wpg:grpSpPr>
                                    <a:xfrm>
                                      <a:off x="0" y="0"/>
                                      <a:ext cx="2743200" cy="685800"/>
                                      <a:chOff x="0" y="0"/>
                                      <a:chExt cx="2743200" cy="685800"/>
                                    </a:xfrm>
                                  </wpg:grpSpPr>
                                  <wps:wsp>
                                    <wps:cNvPr id="22" name="Straight Connector 22"/>
                                    <wps:cNvCnPr/>
                                    <wps:spPr>
                                      <a:xfrm>
                                        <a:off x="1939332" y="110532"/>
                                        <a:ext cx="3429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cNvPr id="38" name="Group 38"/>
                                    <wpg:cNvGrpSpPr/>
                                    <wpg:grpSpPr>
                                      <a:xfrm>
                                        <a:off x="0" y="0"/>
                                        <a:ext cx="2743200" cy="685800"/>
                                        <a:chOff x="0" y="0"/>
                                        <a:chExt cx="2743200" cy="685800"/>
                                      </a:xfrm>
                                    </wpg:grpSpPr>
                                    <wps:wsp>
                                      <wps:cNvPr id="23" name="Straight Connector 23"/>
                                      <wps:cNvCnPr/>
                                      <wps:spPr>
                                        <a:xfrm>
                                          <a:off x="2512088" y="110532"/>
                                          <a:ext cx="23111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cNvPr id="37" name="Group 37"/>
                                      <wpg:cNvGrpSpPr/>
                                      <wpg:grpSpPr>
                                        <a:xfrm>
                                          <a:off x="0" y="0"/>
                                          <a:ext cx="2626388" cy="685800"/>
                                          <a:chOff x="0" y="0"/>
                                          <a:chExt cx="2626388" cy="685800"/>
                                        </a:xfrm>
                                      </wpg:grpSpPr>
                                      <wpg:grpSp>
                                        <wpg:cNvPr id="36" name="Group 36"/>
                                        <wpg:cNvGrpSpPr/>
                                        <wpg:grpSpPr>
                                          <a:xfrm>
                                            <a:off x="0" y="0"/>
                                            <a:ext cx="1828800" cy="685800"/>
                                            <a:chOff x="0" y="0"/>
                                            <a:chExt cx="1828800" cy="685800"/>
                                          </a:xfrm>
                                        </wpg:grpSpPr>
                                        <wps:wsp>
                                          <wps:cNvPr id="11" name="Straight Connector 11"/>
                                          <wps:cNvCnPr/>
                                          <wps:spPr>
                                            <a:xfrm>
                                              <a:off x="1828800" y="0"/>
                                              <a:ext cx="0" cy="685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024932" y="224274"/>
                                              <a:ext cx="685800" cy="0"/>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5" name="Group 35"/>
                                          <wpg:cNvGrpSpPr/>
                                          <wpg:grpSpPr>
                                            <a:xfrm>
                                              <a:off x="0" y="0"/>
                                              <a:ext cx="914400" cy="685800"/>
                                              <a:chOff x="0" y="0"/>
                                              <a:chExt cx="914400" cy="685800"/>
                                            </a:xfrm>
                                          </wpg:grpSpPr>
                                          <wpg:grpSp>
                                            <wpg:cNvPr id="34" name="Group 34"/>
                                            <wpg:cNvGrpSpPr/>
                                            <wpg:grpSpPr>
                                              <a:xfrm>
                                                <a:off x="0" y="0"/>
                                                <a:ext cx="914400" cy="685800"/>
                                                <a:chOff x="0" y="0"/>
                                                <a:chExt cx="914400" cy="685800"/>
                                              </a:xfrm>
                                            </wpg:grpSpPr>
                                            <wpg:grpSp>
                                              <wpg:cNvPr id="33" name="Group 33"/>
                                              <wpg:cNvGrpSpPr/>
                                              <wpg:grpSpPr>
                                                <a:xfrm>
                                                  <a:off x="0" y="0"/>
                                                  <a:ext cx="914400" cy="685800"/>
                                                  <a:chOff x="0" y="0"/>
                                                  <a:chExt cx="914400" cy="685800"/>
                                                </a:xfrm>
                                              </wpg:grpSpPr>
                                              <wps:wsp>
                                                <wps:cNvPr id="19" name="Straight Connector 19"/>
                                                <wps:cNvCnPr/>
                                                <wps:spPr>
                                                  <a:xfrm>
                                                    <a:off x="231112" y="231112"/>
                                                    <a:ext cx="228600"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g:grpSp>
                                                <wpg:cNvPr id="32" name="Group 32"/>
                                                <wpg:cNvGrpSpPr/>
                                                <wpg:grpSpPr>
                                                  <a:xfrm>
                                                    <a:off x="0" y="0"/>
                                                    <a:ext cx="914400" cy="685800"/>
                                                    <a:chOff x="0" y="0"/>
                                                    <a:chExt cx="914400" cy="685800"/>
                                                  </a:xfrm>
                                                </wpg:grpSpPr>
                                                <wpg:grpSp>
                                                  <wpg:cNvPr id="31" name="Group 31"/>
                                                  <wpg:cNvGrpSpPr/>
                                                  <wpg:grpSpPr>
                                                    <a:xfrm>
                                                      <a:off x="0" y="0"/>
                                                      <a:ext cx="914400" cy="685800"/>
                                                      <a:chOff x="0" y="0"/>
                                                      <a:chExt cx="914400" cy="685800"/>
                                                    </a:xfrm>
                                                  </wpg:grpSpPr>
                                                  <wpg:grpSp>
                                                    <wpg:cNvPr id="30" name="Group 30"/>
                                                    <wpg:cNvGrpSpPr/>
                                                    <wpg:grpSpPr>
                                                      <a:xfrm>
                                                        <a:off x="0" y="0"/>
                                                        <a:ext cx="914400" cy="685800"/>
                                                        <a:chOff x="0" y="0"/>
                                                        <a:chExt cx="914400" cy="685800"/>
                                                      </a:xfrm>
                                                    </wpg:grpSpPr>
                                                    <wps:wsp>
                                                      <wps:cNvPr id="8" name="Straight Connector 8"/>
                                                      <wps:cNvCnPr/>
                                                      <wps:spPr>
                                                        <a:xfrm>
                                                          <a:off x="0" y="0"/>
                                                          <a:ext cx="0" cy="685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914400" y="0"/>
                                                          <a:ext cx="0" cy="685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7" name="Straight Connector 17"/>
                                                    <wps:cNvCnPr/>
                                                    <wps:spPr>
                                                      <a:xfrm>
                                                        <a:off x="110532" y="110532"/>
                                                        <a:ext cx="228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21" name="Straight Connector 21"/>
                                                  <wps:cNvCnPr/>
                                                  <wps:spPr>
                                                    <a:xfrm>
                                                      <a:off x="683288" y="110532"/>
                                                      <a:ext cx="23111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s:wsp>
                                              <wps:cNvPr id="24" name="Straight Connector 24"/>
                                              <wps:cNvCnPr/>
                                              <wps:spPr>
                                                <a:xfrm>
                                                  <a:off x="0" y="452176"/>
                                                  <a:ext cx="459712" cy="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g:grpSp>
                                          <wps:wsp>
                                            <wps:cNvPr id="25" name="Straight Connector 25"/>
                                            <wps:cNvCnPr/>
                                            <wps:spPr>
                                              <a:xfrm>
                                                <a:off x="341644" y="572756"/>
                                                <a:ext cx="458456"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s:wsp>
                                        <wps:cNvPr id="26" name="Straight Connector 26"/>
                                        <wps:cNvCnPr/>
                                        <wps:spPr>
                                          <a:xfrm>
                                            <a:off x="1828800" y="462224"/>
                                            <a:ext cx="797588" cy="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28" name="Straight Connector 28"/>
                              <wps:cNvCnPr/>
                              <wps:spPr>
                                <a:xfrm>
                                  <a:off x="3657600" y="462224"/>
                                  <a:ext cx="797588" cy="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45" name="Text Box 45"/>
                        <wps:cNvSpPr txBox="1"/>
                        <wps:spPr>
                          <a:xfrm>
                            <a:off x="0" y="110532"/>
                            <a:ext cx="331595" cy="231112"/>
                          </a:xfrm>
                          <a:prstGeom prst="rect">
                            <a:avLst/>
                          </a:prstGeom>
                          <a:solidFill>
                            <a:schemeClr val="lt1"/>
                          </a:solidFill>
                          <a:ln w="6350">
                            <a:noFill/>
                          </a:ln>
                        </wps:spPr>
                        <wps:txbx>
                          <w:txbxContent>
                            <w:p w14:paraId="3B518527" w14:textId="6E0AAD54" w:rsidR="00944FBB" w:rsidRPr="00944FBB" w:rsidRDefault="00944FBB">
                              <w:pPr>
                                <w:rPr>
                                  <w:sz w:val="20"/>
                                  <w:szCs w:val="20"/>
                                  <w:lang w:val="nl-NL"/>
                                </w:rPr>
                              </w:pPr>
                              <w:r w:rsidRPr="00944FBB">
                                <w:rPr>
                                  <w:sz w:val="20"/>
                                  <w:szCs w:val="20"/>
                                  <w:lang w:val="nl-NL"/>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572757"/>
                            <a:ext cx="331595" cy="231112"/>
                          </a:xfrm>
                          <a:prstGeom prst="rect">
                            <a:avLst/>
                          </a:prstGeom>
                          <a:solidFill>
                            <a:schemeClr val="lt1"/>
                          </a:solidFill>
                          <a:ln w="6350">
                            <a:noFill/>
                          </a:ln>
                        </wps:spPr>
                        <wps:txbx>
                          <w:txbxContent>
                            <w:p w14:paraId="309D4635" w14:textId="570FDA71" w:rsidR="00944FBB" w:rsidRPr="00944FBB" w:rsidRDefault="00944FBB" w:rsidP="00944FBB">
                              <w:pPr>
                                <w:rPr>
                                  <w:sz w:val="20"/>
                                  <w:szCs w:val="20"/>
                                  <w:lang w:val="nl-NL"/>
                                </w:rPr>
                              </w:pPr>
                              <w:r w:rsidRPr="00944FBB">
                                <w:rPr>
                                  <w:sz w:val="20"/>
                                  <w:szCs w:val="20"/>
                                  <w:lang w:val="nl-NL"/>
                                </w:rPr>
                                <w:t>P</w:t>
                              </w:r>
                              <w:r>
                                <w:rPr>
                                  <w:sz w:val="20"/>
                                  <w:szCs w:val="20"/>
                                  <w:lang w:val="nl-N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1477108" y="0"/>
                            <a:ext cx="522514" cy="260951"/>
                          </a:xfrm>
                          <a:prstGeom prst="rect">
                            <a:avLst/>
                          </a:prstGeom>
                          <a:solidFill>
                            <a:schemeClr val="lt1"/>
                          </a:solidFill>
                          <a:ln w="6350">
                            <a:noFill/>
                          </a:ln>
                        </wps:spPr>
                        <wps:txbx>
                          <w:txbxContent>
                            <w:p w14:paraId="66A1816E" w14:textId="15E23B7A" w:rsidR="00944FBB" w:rsidRPr="00944FBB" w:rsidRDefault="00944FBB" w:rsidP="00944FBB">
                              <w:pPr>
                                <w:rPr>
                                  <w:sz w:val="20"/>
                                  <w:szCs w:val="20"/>
                                  <w:lang w:val="nl-NL"/>
                                </w:rPr>
                              </w:pPr>
                              <w:r>
                                <w:rPr>
                                  <w:sz w:val="20"/>
                                  <w:szCs w:val="20"/>
                                  <w:lang w:val="nl-NL"/>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315956" y="0"/>
                            <a:ext cx="522514" cy="260951"/>
                          </a:xfrm>
                          <a:prstGeom prst="rect">
                            <a:avLst/>
                          </a:prstGeom>
                          <a:solidFill>
                            <a:schemeClr val="lt1"/>
                          </a:solidFill>
                          <a:ln w="6350">
                            <a:noFill/>
                          </a:ln>
                        </wps:spPr>
                        <wps:txbx>
                          <w:txbxContent>
                            <w:p w14:paraId="068E8DEF" w14:textId="485F8C6B" w:rsidR="00944FBB" w:rsidRPr="00944FBB" w:rsidRDefault="00944FBB" w:rsidP="00944FBB">
                              <w:pPr>
                                <w:rPr>
                                  <w:sz w:val="20"/>
                                  <w:szCs w:val="20"/>
                                  <w:lang w:val="nl-NL"/>
                                </w:rPr>
                              </w:pPr>
                              <w:r>
                                <w:rPr>
                                  <w:sz w:val="20"/>
                                  <w:szCs w:val="20"/>
                                  <w:lang w:val="nl-NL"/>
                                </w:rPr>
                                <w:t xml:space="preserve">Step </w:t>
                              </w:r>
                              <w:r>
                                <w:rPr>
                                  <w:sz w:val="20"/>
                                  <w:szCs w:val="20"/>
                                  <w:lang w:val="nl-N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A503A6" id="Group 49" o:spid="_x0000_s1026" style="position:absolute;margin-left:41.15pt;margin-top:5.55pt;width:390.85pt;height:63.5pt;z-index:251689984" coordsize="49638,80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">
                <v:group id="Group 44" o:spid="_x0000_s1027" style="position:absolute;left:3918;top:1205;width:45720;height:6858" coordsize="45720,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line id="Straight Connector 14" o:spid="_x0000_s1028" style="position:absolute;visibility:visible;mso-wrap-style:square" from="45720,0" to="45720,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" strokecolor="black [3213]" strokeweight="1pt"/>
                  <v:group id="Group 43" o:spid="_x0000_s1029" style="position:absolute;width:45720;height:6858" coordsize="45720,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line id="Straight Connector 27" o:spid="_x0000_s1030" style="position:absolute;visibility:visible;mso-wrap-style:square" from="43408,1105" to="45720,1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" strokecolor="red" strokeweight="1pt"/>
                    <v:group id="Group 42" o:spid="_x0000_s1031" style="position:absolute;width:44551;height:6858" coordsize="44551,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group id="Group 41" o:spid="_x0000_s1032" style="position:absolute;width:36576;height:6858" coordsize="36576,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line id="Straight Connector 13" o:spid="_x0000_s1033" style="position:absolute;visibility:visible;mso-wrap-style:square" from="36576,0" to="36576,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" strokecolor="black [3213]" strokeweight="1pt"/>
                        <v:shapetype id="_x0000_t32" coordsize="21600,21600" o:spt="32" o:oned="t" path="m,l21600,21600e" filled="f">
                          <v:path arrowok="t" fillok="f" o:connecttype="none"/>
                          <o:lock v:ext="edit" shapetype="t"/>
                        </v:shapetype>
                        <v:shape id="Straight Arrow Connector 16" o:spid="_x0000_s1034" type="#_x0000_t32" style="position:absolute;left:28537;top:2343;width:685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" strokecolor="#92d050" strokeweight="1pt">
                          <v:stroke endarrow="block"/>
                        </v:shape>
                        <v:group id="Group 40" o:spid="_x0000_s1035" style="position:absolute;width:27438;height:6858" coordsize="27438,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line id="Straight Connector 12" o:spid="_x0000_s1036" style="position:absolute;flip:x;visibility:visible;mso-wrap-style:square" from="27432,0" to="27438,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" strokecolor="black [3213]" strokeweight="1pt"/>
                          <v:group id="Group 39" o:spid="_x0000_s1037" style="position:absolute;width:27432;height:6858" coordsize="27432,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line id="Straight Connector 22" o:spid="_x0000_s1038" style="position:absolute;visibility:visible;mso-wrap-style:square" from="19393,1105" to="22822,1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" strokecolor="#4579b8 [3044]" strokeweight="1pt"/>
                            <v:group id="Group 38" o:spid="_x0000_s1039" style="position:absolute;width:27432;height:6858" coordsize="27432,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line id="Straight Connector 23" o:spid="_x0000_s1040" style="position:absolute;visibility:visible;mso-wrap-style:square" from="25120,1105" to="27432,1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" strokecolor="red" strokeweight="1pt"/>
                              <v:group id="Group 37" o:spid="_x0000_s1041" style="position:absolute;width:26263;height:6858" coordsize="26263,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group id="Group 36" o:spid="_x0000_s1042" style="position:absolute;width:18288;height:6858" coordsize="18288,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line id="Straight Connector 11" o:spid="_x0000_s1043" style="position:absolute;visibility:visible;mso-wrap-style:square" from="18288,0" to="18288,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" strokecolor="black [3213]" strokeweight="1pt"/>
                                  <v:shape id="Straight Arrow Connector 15" o:spid="_x0000_s1044" type="#_x0000_t32" style="position:absolute;left:10249;top:2242;width:685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" strokecolor="#92d050" strokeweight="1pt">
                                    <v:stroke endarrow="block"/>
                                  </v:shape>
                                  <v:group id="Group 35" o:spid="_x0000_s1045" style="position:absolute;width:9144;height:6858" coordsize="9144,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Group 34" o:spid="_x0000_s1046" style="position:absolute;width:9144;height:6858" coordsize="9144,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Group 33" o:spid="_x0000_s1047" style="position:absolute;width:9144;height:6858" coordsize="9144,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line id="Straight Connector 19" o:spid="_x0000_s1048" style="position:absolute;visibility:visible;mso-wrap-style:square" from="2311,2311" to="4597,23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" strokecolor="#8064a2 [3207]" strokeweight="1pt"/>
                                        <v:group id="Group 32" o:spid="_x0000_s1049" style="position:absolute;width:9144;height:6858" coordsize="9144,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group id="Group 31" o:spid="_x0000_s1050" style="position:absolute;width:9144;height:6858" coordsize="9144,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group id="Group 30" o:spid="_x0000_s1051" style="position:absolute;width:9144;height:6858" coordsize="9144,6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line id="Straight Connector 8" o:spid="_x0000_s1052" style="position:absolute;visibility:visible;mso-wrap-style:square" from="0,0" to="0,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" strokecolor="black [3213]" strokeweight="1pt"/>
                                              <v:line id="Straight Connector 10" o:spid="_x0000_s1053" style="position:absolute;visibility:visible;mso-wrap-style:square" from="9144,0" to="9144,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" strokecolor="black [3213]" strokeweight="1pt"/>
                                            </v:group>
                                            <v:line id="Straight Connector 17" o:spid="_x0000_s1054" style="position:absolute;visibility:visible;mso-wrap-style:square" from="1105,1105" to="3391,1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" strokecolor="#4579b8 [3044]" strokeweight="1pt"/>
                                          </v:group>
                                          <v:line id="Straight Connector 21" o:spid="_x0000_s1055" style="position:absolute;visibility:visible;mso-wrap-style:square" from="6832,1105" to="9144,1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" strokecolor="red" strokeweight="1pt"/>
                                        </v:group>
                                      </v:group>
                                      <v:line id="Straight Connector 24" o:spid="_x0000_s1056" style="position:absolute;visibility:visible;mso-wrap-style:square" from="0,4521" to="4597,45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" strokecolor="yellow" strokeweight="1pt"/>
                                    </v:group>
                                    <v:line id="Straight Connector 25" o:spid="_x0000_s1057" style="position:absolute;visibility:visible;mso-wrap-style:square" from="3416,5727" to="8001,5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" strokecolor="#f79646 [3209]" strokeweight="1pt"/>
                                  </v:group>
                                </v:group>
                                <v:line id="Straight Connector 26" o:spid="_x0000_s1058" style="position:absolute;visibility:visible;mso-wrap-style:square" from="18288,4622" to="26263,4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" strokecolor="yellow" strokeweight="1pt"/>
                              </v:group>
                            </v:group>
                          </v:group>
                        </v:group>
                      </v:group>
                      <v:line id="Straight Connector 28" o:spid="_x0000_s1059" style="position:absolute;visibility:visible;mso-wrap-style:square" from="36576,4622" to="44551,4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" strokecolor="yellow" strokeweight="1pt"/>
                    </v:group>
                  </v:group>
                </v:group>
                <v:shapetype id="_x0000_t202" coordsize="21600,21600" o:spt="202" path="m,l,21600r21600,l21600,xe">
                  <v:stroke joinstyle="miter"/>
                  <v:path gradientshapeok="t" o:connecttype="rect"/>
                </v:shapetype>
                <v:shape id="Text Box 45" o:spid="_x0000_s1060" type="#_x0000_t202" style="position:absolute;top:1105;width:3315;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3B518527" w14:textId="6E0AAD54" w:rsidR="00944FBB" w:rsidRPr="00944FBB" w:rsidRDefault="00944FBB">
                        <w:pPr>
                          <w:rPr>
                            <w:sz w:val="20"/>
                            <w:szCs w:val="20"/>
                            <w:lang w:val="nl-NL"/>
                          </w:rPr>
                        </w:pPr>
                        <w:r w:rsidRPr="00944FBB">
                          <w:rPr>
                            <w:sz w:val="20"/>
                            <w:szCs w:val="20"/>
                            <w:lang w:val="nl-NL"/>
                          </w:rPr>
                          <w:t>P1</w:t>
                        </w:r>
                      </w:p>
                    </w:txbxContent>
                  </v:textbox>
                </v:shape>
                <v:shape id="Text Box 46" o:spid="_x0000_s1061" type="#_x0000_t202" style="position:absolute;top:5727;width:3315;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" fillcolor="white [3201]" stroked="f" strokeweight=".5pt">
                  <v:textbox>
                    <w:txbxContent>
                      <w:p w14:paraId="309D4635" w14:textId="570FDA71" w:rsidR="00944FBB" w:rsidRPr="00944FBB" w:rsidRDefault="00944FBB" w:rsidP="00944FBB">
                        <w:pPr>
                          <w:rPr>
                            <w:sz w:val="20"/>
                            <w:szCs w:val="20"/>
                            <w:lang w:val="nl-NL"/>
                          </w:rPr>
                        </w:pPr>
                        <w:r w:rsidRPr="00944FBB">
                          <w:rPr>
                            <w:sz w:val="20"/>
                            <w:szCs w:val="20"/>
                            <w:lang w:val="nl-NL"/>
                          </w:rPr>
                          <w:t>P</w:t>
                        </w:r>
                        <w:r>
                          <w:rPr>
                            <w:sz w:val="20"/>
                            <w:szCs w:val="20"/>
                            <w:lang w:val="nl-NL"/>
                          </w:rPr>
                          <w:t>2</w:t>
                        </w:r>
                      </w:p>
                    </w:txbxContent>
                  </v:textbox>
                </v:shape>
                <v:shape id="Text Box 47" o:spid="_x0000_s1062" type="#_x0000_t202" style="position:absolute;left:14771;width:5225;height:2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" fillcolor="white [3201]" stroked="f" strokeweight=".5pt">
                  <v:textbox>
                    <w:txbxContent>
                      <w:p w14:paraId="66A1816E" w14:textId="15E23B7A" w:rsidR="00944FBB" w:rsidRPr="00944FBB" w:rsidRDefault="00944FBB" w:rsidP="00944FBB">
                        <w:pPr>
                          <w:rPr>
                            <w:sz w:val="20"/>
                            <w:szCs w:val="20"/>
                            <w:lang w:val="nl-NL"/>
                          </w:rPr>
                        </w:pPr>
                        <w:r>
                          <w:rPr>
                            <w:sz w:val="20"/>
                            <w:szCs w:val="20"/>
                            <w:lang w:val="nl-NL"/>
                          </w:rPr>
                          <w:t>Step 1</w:t>
                        </w:r>
                      </w:p>
                    </w:txbxContent>
                  </v:textbox>
                </v:shape>
                <v:shape id="Text Box 48" o:spid="_x0000_s1063" type="#_x0000_t202" style="position:absolute;left:33159;width:5225;height:2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" fillcolor="white [3201]" stroked="f" strokeweight=".5pt">
                  <v:textbox>
                    <w:txbxContent>
                      <w:p w14:paraId="068E8DEF" w14:textId="485F8C6B" w:rsidR="00944FBB" w:rsidRPr="00944FBB" w:rsidRDefault="00944FBB" w:rsidP="00944FBB">
                        <w:pPr>
                          <w:rPr>
                            <w:sz w:val="20"/>
                            <w:szCs w:val="20"/>
                            <w:lang w:val="nl-NL"/>
                          </w:rPr>
                        </w:pPr>
                        <w:r>
                          <w:rPr>
                            <w:sz w:val="20"/>
                            <w:szCs w:val="20"/>
                            <w:lang w:val="nl-NL"/>
                          </w:rPr>
                          <w:t xml:space="preserve">Step </w:t>
                        </w:r>
                        <w:r>
                          <w:rPr>
                            <w:sz w:val="20"/>
                            <w:szCs w:val="20"/>
                            <w:lang w:val="nl-NL"/>
                          </w:rPr>
                          <w:t>2</w:t>
                        </w:r>
                      </w:p>
                    </w:txbxContent>
                  </v:textbox>
                </v:shape>
              </v:group>
            </w:pict>
          </mc:Fallback>
        </mc:AlternateContent>
      </w:r>
    </w:p>
    <w:p w14:paraId="72C672B7" w14:textId="7DCDB466" w:rsidR="00D624AA" w:rsidRPr="001B6B2B" w:rsidRDefault="00D624AA" w:rsidP="001B6B2B">
      <w:pPr>
        <w:ind w:left="720"/>
        <w:contextualSpacing/>
        <w:rPr>
          <w:sz w:val="22"/>
          <w:szCs w:val="22"/>
        </w:rPr>
      </w:pPr>
    </w:p>
    <w:p w14:paraId="3698D0F1" w14:textId="77777777" w:rsidR="00944FBB" w:rsidRDefault="00944FBB" w:rsidP="00944FBB">
      <w:pPr>
        <w:pStyle w:val="Heading5"/>
        <w:numPr>
          <w:ilvl w:val="0"/>
          <w:numId w:val="0"/>
        </w:numPr>
        <w:ind w:left="1008"/>
      </w:pPr>
      <w:bookmarkStart w:id="132" w:name="_Toc69912933"/>
    </w:p>
    <w:p w14:paraId="0E263D4E" w14:textId="646E6809" w:rsidR="00D624AA" w:rsidRPr="00D624AA" w:rsidRDefault="00D624AA" w:rsidP="007167A6">
      <w:pPr>
        <w:pStyle w:val="Heading5"/>
      </w:pPr>
      <w:r w:rsidRPr="00D624AA">
        <w:t xml:space="preserve">Step 1: </w:t>
      </w:r>
      <w:bookmarkEnd w:id="132"/>
      <w:r w:rsidR="00944FBB">
        <w:t>Date variables of interest</w:t>
      </w:r>
    </w:p>
    <w:p w14:paraId="7CB284B6" w14:textId="59DCFFFA" w:rsidR="00D624AA" w:rsidRDefault="00D624AA" w:rsidP="00D624AA">
      <w:pPr>
        <w:ind w:left="360"/>
        <w:contextualSpacing/>
        <w:jc w:val="both"/>
        <w:rPr>
          <w:b/>
          <w:color w:val="1F497D" w:themeColor="text2"/>
          <w:sz w:val="22"/>
        </w:rPr>
      </w:pPr>
    </w:p>
    <w:p w14:paraId="0E54F4B6" w14:textId="7996C89A" w:rsidR="00944FBB" w:rsidRDefault="00944FBB" w:rsidP="00D624AA">
      <w:pPr>
        <w:ind w:left="360"/>
        <w:contextualSpacing/>
        <w:jc w:val="both"/>
        <w:rPr>
          <w:sz w:val="22"/>
        </w:rPr>
      </w:pPr>
      <w:r>
        <w:rPr>
          <w:sz w:val="22"/>
        </w:rPr>
        <w:t xml:space="preserve">The </w:t>
      </w:r>
      <w:r>
        <w:rPr>
          <w:sz w:val="22"/>
        </w:rPr>
        <w:t xml:space="preserve">variable </w:t>
      </w:r>
      <w:proofErr w:type="spellStart"/>
      <w:r>
        <w:rPr>
          <w:sz w:val="22"/>
        </w:rPr>
        <w:t>start_study_date</w:t>
      </w:r>
      <w:proofErr w:type="spellEnd"/>
      <w:r>
        <w:rPr>
          <w:sz w:val="22"/>
        </w:rPr>
        <w:t xml:space="preserve"> is set to 1 January 1995.</w:t>
      </w:r>
    </w:p>
    <w:p w14:paraId="289AAB11" w14:textId="0183891C" w:rsidR="00944FBB" w:rsidRDefault="00944FBB" w:rsidP="00D624AA">
      <w:pPr>
        <w:ind w:left="360"/>
        <w:contextualSpacing/>
        <w:jc w:val="both"/>
        <w:rPr>
          <w:b/>
          <w:color w:val="1F497D" w:themeColor="text2"/>
          <w:sz w:val="22"/>
        </w:rPr>
      </w:pPr>
      <w:r>
        <w:rPr>
          <w:sz w:val="22"/>
        </w:rPr>
        <w:t xml:space="preserve">The variable </w:t>
      </w:r>
      <w:proofErr w:type="spellStart"/>
      <w:r>
        <w:rPr>
          <w:sz w:val="22"/>
        </w:rPr>
        <w:t>end</w:t>
      </w:r>
      <w:r>
        <w:rPr>
          <w:sz w:val="22"/>
        </w:rPr>
        <w:t>_study_date</w:t>
      </w:r>
      <w:proofErr w:type="spellEnd"/>
      <w:r>
        <w:rPr>
          <w:sz w:val="22"/>
        </w:rPr>
        <w:t xml:space="preserve"> is set to</w:t>
      </w:r>
      <w:r>
        <w:rPr>
          <w:sz w:val="22"/>
        </w:rPr>
        <w:t xml:space="preserve"> the earliest date between date creation, recommended end date and 31 December 2021.</w:t>
      </w:r>
    </w:p>
    <w:p w14:paraId="4D853437" w14:textId="77777777" w:rsidR="00944FBB" w:rsidRDefault="00944FBB" w:rsidP="00D624AA">
      <w:pPr>
        <w:ind w:left="360"/>
        <w:contextualSpacing/>
        <w:jc w:val="both"/>
        <w:rPr>
          <w:b/>
          <w:color w:val="1F497D" w:themeColor="text2"/>
          <w:sz w:val="22"/>
        </w:rPr>
      </w:pPr>
    </w:p>
    <w:p w14:paraId="7D0AE8B8" w14:textId="3E707E85" w:rsidR="0034286F" w:rsidRPr="00D624AA" w:rsidRDefault="0034286F" w:rsidP="00D624AA">
      <w:pPr>
        <w:ind w:left="360"/>
        <w:contextualSpacing/>
        <w:jc w:val="both"/>
        <w:rPr>
          <w:b/>
          <w:sz w:val="22"/>
        </w:rPr>
      </w:pPr>
      <w:r w:rsidRPr="00D624AA">
        <w:rPr>
          <w:b/>
          <w:color w:val="1F497D" w:themeColor="text2"/>
          <w:sz w:val="22"/>
        </w:rPr>
        <w:t>CDM-Source</w:t>
      </w:r>
      <w:r w:rsidRPr="00D624AA">
        <w:rPr>
          <w:b/>
          <w:sz w:val="22"/>
        </w:rPr>
        <w:t>:</w:t>
      </w:r>
    </w:p>
    <w:p w14:paraId="16492D95" w14:textId="6065BC4B" w:rsidR="0034286F" w:rsidRDefault="00944FBB" w:rsidP="00EA030F">
      <w:pPr>
        <w:pStyle w:val="ListParagraph"/>
        <w:numPr>
          <w:ilvl w:val="0"/>
          <w:numId w:val="61"/>
        </w:numPr>
        <w:contextualSpacing/>
        <w:jc w:val="both"/>
        <w:rPr>
          <w:rFonts w:ascii="Times New Roman" w:hAnsi="Times New Roman"/>
          <w:color w:val="000000" w:themeColor="text1"/>
          <w:sz w:val="22"/>
        </w:rPr>
      </w:pPr>
      <w:proofErr w:type="spellStart"/>
      <w:r>
        <w:rPr>
          <w:rFonts w:ascii="Times New Roman" w:hAnsi="Times New Roman"/>
          <w:i/>
          <w:color w:val="000000" w:themeColor="text1"/>
          <w:sz w:val="22"/>
        </w:rPr>
        <w:t>date_creation</w:t>
      </w:r>
      <w:proofErr w:type="spellEnd"/>
      <w:r w:rsidR="0034286F" w:rsidRPr="00D624AA">
        <w:rPr>
          <w:rFonts w:ascii="Times New Roman" w:hAnsi="Times New Roman"/>
          <w:color w:val="000000" w:themeColor="text1"/>
          <w:sz w:val="22"/>
        </w:rPr>
        <w:t xml:space="preserve">: </w:t>
      </w:r>
      <w:r w:rsidR="002C7F2E" w:rsidRPr="00D624AA">
        <w:rPr>
          <w:rFonts w:ascii="Times New Roman" w:hAnsi="Times New Roman"/>
          <w:color w:val="000000" w:themeColor="text1"/>
          <w:sz w:val="22"/>
        </w:rPr>
        <w:t xml:space="preserve">create variable </w:t>
      </w:r>
      <w:proofErr w:type="spellStart"/>
      <w:r w:rsidR="002C7F2E" w:rsidRPr="00D624AA">
        <w:rPr>
          <w:rFonts w:ascii="Times New Roman" w:hAnsi="Times New Roman"/>
          <w:color w:val="000000" w:themeColor="text1"/>
          <w:sz w:val="22"/>
        </w:rPr>
        <w:t>date_creation</w:t>
      </w:r>
      <w:proofErr w:type="spellEnd"/>
      <w:r w:rsidR="0034286F" w:rsidRPr="00D624AA">
        <w:rPr>
          <w:rFonts w:ascii="Times New Roman" w:hAnsi="Times New Roman"/>
          <w:color w:val="000000" w:themeColor="text1"/>
          <w:sz w:val="22"/>
        </w:rPr>
        <w:t xml:space="preserve"> </w:t>
      </w:r>
      <w:r w:rsidR="002C7F2E" w:rsidRPr="00D624AA">
        <w:rPr>
          <w:rFonts w:ascii="Times New Roman" w:hAnsi="Times New Roman"/>
          <w:color w:val="000000" w:themeColor="text1"/>
          <w:sz w:val="22"/>
        </w:rPr>
        <w:t>as</w:t>
      </w:r>
      <w:r w:rsidR="0034286F" w:rsidRPr="00D624AA">
        <w:rPr>
          <w:rFonts w:ascii="Times New Roman" w:hAnsi="Times New Roman"/>
          <w:color w:val="000000" w:themeColor="text1"/>
          <w:sz w:val="22"/>
        </w:rPr>
        <w:t xml:space="preserve"> a date field </w:t>
      </w:r>
      <w:r w:rsidR="002C7F2E" w:rsidRPr="00D624AA">
        <w:rPr>
          <w:rFonts w:ascii="Times New Roman" w:hAnsi="Times New Roman"/>
          <w:color w:val="000000" w:themeColor="text1"/>
          <w:sz w:val="22"/>
        </w:rPr>
        <w:t xml:space="preserve">from </w:t>
      </w:r>
      <w:proofErr w:type="spellStart"/>
      <w:r w:rsidR="002C7F2E" w:rsidRPr="00D624AA">
        <w:rPr>
          <w:rFonts w:ascii="Times New Roman" w:hAnsi="Times New Roman"/>
          <w:color w:val="000000" w:themeColor="text1"/>
          <w:sz w:val="22"/>
        </w:rPr>
        <w:t>date_creation</w:t>
      </w:r>
      <w:proofErr w:type="spellEnd"/>
      <w:r>
        <w:rPr>
          <w:rFonts w:ascii="Times New Roman" w:hAnsi="Times New Roman"/>
          <w:color w:val="000000" w:themeColor="text1"/>
          <w:sz w:val="22"/>
        </w:rPr>
        <w:t xml:space="preserve"> variable</w:t>
      </w:r>
    </w:p>
    <w:p w14:paraId="6894DFDD" w14:textId="1DE913BF" w:rsidR="00944FBB" w:rsidRDefault="00944FBB" w:rsidP="00944FBB">
      <w:pPr>
        <w:pStyle w:val="ListParagraph"/>
        <w:numPr>
          <w:ilvl w:val="0"/>
          <w:numId w:val="61"/>
        </w:numPr>
        <w:contextualSpacing/>
        <w:jc w:val="both"/>
        <w:rPr>
          <w:rFonts w:ascii="Times New Roman" w:hAnsi="Times New Roman"/>
          <w:color w:val="000000" w:themeColor="text1"/>
          <w:sz w:val="22"/>
        </w:rPr>
      </w:pPr>
      <w:proofErr w:type="spellStart"/>
      <w:r w:rsidRPr="00944FBB">
        <w:rPr>
          <w:rFonts w:ascii="Times New Roman" w:hAnsi="Times New Roman"/>
          <w:i/>
          <w:iCs/>
          <w:color w:val="000000" w:themeColor="text1"/>
          <w:sz w:val="22"/>
        </w:rPr>
        <w:t>recommended_end_date</w:t>
      </w:r>
      <w:proofErr w:type="spellEnd"/>
      <w:r>
        <w:rPr>
          <w:rFonts w:ascii="Times New Roman" w:hAnsi="Times New Roman"/>
          <w:color w:val="000000" w:themeColor="text1"/>
          <w:sz w:val="22"/>
        </w:rPr>
        <w:t xml:space="preserve">: </w:t>
      </w:r>
      <w:r w:rsidRPr="00D624AA">
        <w:rPr>
          <w:rFonts w:ascii="Times New Roman" w:hAnsi="Times New Roman"/>
          <w:color w:val="000000" w:themeColor="text1"/>
          <w:sz w:val="22"/>
        </w:rPr>
        <w:t xml:space="preserve">create variable </w:t>
      </w:r>
      <w:proofErr w:type="spellStart"/>
      <w:r>
        <w:rPr>
          <w:rFonts w:ascii="Times New Roman" w:hAnsi="Times New Roman"/>
          <w:color w:val="000000" w:themeColor="text1"/>
          <w:sz w:val="22"/>
        </w:rPr>
        <w:t>recommended_end_date</w:t>
      </w:r>
      <w:proofErr w:type="spellEnd"/>
      <w:r w:rsidRPr="00D624AA">
        <w:rPr>
          <w:rFonts w:ascii="Times New Roman" w:hAnsi="Times New Roman"/>
          <w:color w:val="000000" w:themeColor="text1"/>
          <w:sz w:val="22"/>
        </w:rPr>
        <w:t xml:space="preserve"> as a date field from </w:t>
      </w:r>
      <w:proofErr w:type="spellStart"/>
      <w:r>
        <w:rPr>
          <w:rFonts w:ascii="Times New Roman" w:hAnsi="Times New Roman"/>
          <w:color w:val="000000" w:themeColor="text1"/>
          <w:sz w:val="22"/>
        </w:rPr>
        <w:t>recommended_end_date</w:t>
      </w:r>
      <w:proofErr w:type="spellEnd"/>
      <w:r>
        <w:rPr>
          <w:rFonts w:ascii="Times New Roman" w:hAnsi="Times New Roman"/>
          <w:color w:val="000000" w:themeColor="text1"/>
          <w:sz w:val="22"/>
        </w:rPr>
        <w:t xml:space="preserve"> </w:t>
      </w:r>
      <w:r>
        <w:rPr>
          <w:rFonts w:ascii="Times New Roman" w:hAnsi="Times New Roman"/>
          <w:color w:val="000000" w:themeColor="text1"/>
          <w:sz w:val="22"/>
        </w:rPr>
        <w:t>variable</w:t>
      </w:r>
    </w:p>
    <w:p w14:paraId="7C096AB6" w14:textId="6EC7464A" w:rsidR="00944FBB" w:rsidRDefault="00944FBB" w:rsidP="00944FBB">
      <w:pPr>
        <w:contextualSpacing/>
        <w:jc w:val="both"/>
        <w:rPr>
          <w:color w:val="000000" w:themeColor="text1"/>
          <w:sz w:val="22"/>
        </w:rPr>
      </w:pPr>
    </w:p>
    <w:p w14:paraId="6DE08862" w14:textId="77777777" w:rsidR="00944FBB" w:rsidRPr="00944FBB" w:rsidRDefault="00944FBB" w:rsidP="00944FBB">
      <w:pPr>
        <w:contextualSpacing/>
        <w:jc w:val="both"/>
        <w:rPr>
          <w:color w:val="000000" w:themeColor="text1"/>
          <w:sz w:val="22"/>
        </w:rPr>
      </w:pPr>
    </w:p>
    <w:p w14:paraId="441E2FAC" w14:textId="593C6566" w:rsidR="0081369A" w:rsidRPr="00D624AA" w:rsidRDefault="0081369A" w:rsidP="00D624AA">
      <w:pPr>
        <w:ind w:left="360"/>
        <w:contextualSpacing/>
        <w:jc w:val="both"/>
        <w:rPr>
          <w:sz w:val="22"/>
        </w:rPr>
      </w:pPr>
      <w:r w:rsidRPr="00D624AA">
        <w:rPr>
          <w:b/>
          <w:color w:val="1F497D" w:themeColor="text2"/>
          <w:sz w:val="22"/>
        </w:rPr>
        <w:t>PERSONS</w:t>
      </w:r>
      <w:r w:rsidRPr="00D624AA">
        <w:rPr>
          <w:sz w:val="22"/>
        </w:rPr>
        <w:t>:</w:t>
      </w:r>
    </w:p>
    <w:p w14:paraId="5517B951" w14:textId="6066AE95" w:rsidR="0081369A" w:rsidRPr="00D624AA" w:rsidRDefault="00944FBB" w:rsidP="00EA030F">
      <w:pPr>
        <w:pStyle w:val="ListParagraph"/>
        <w:numPr>
          <w:ilvl w:val="0"/>
          <w:numId w:val="60"/>
        </w:numPr>
        <w:contextualSpacing/>
        <w:jc w:val="both"/>
        <w:rPr>
          <w:rFonts w:ascii="Times New Roman" w:hAnsi="Times New Roman"/>
          <w:color w:val="000000" w:themeColor="text1"/>
          <w:sz w:val="22"/>
        </w:rPr>
      </w:pPr>
      <w:proofErr w:type="spellStart"/>
      <w:r>
        <w:rPr>
          <w:rFonts w:ascii="Times New Roman" w:hAnsi="Times New Roman"/>
          <w:i/>
          <w:color w:val="000000" w:themeColor="text1"/>
          <w:sz w:val="22"/>
        </w:rPr>
        <w:t>birth_date</w:t>
      </w:r>
      <w:proofErr w:type="spellEnd"/>
      <w:r w:rsidR="002C7F2E" w:rsidRPr="00D624AA">
        <w:rPr>
          <w:rFonts w:ascii="Times New Roman" w:hAnsi="Times New Roman"/>
          <w:color w:val="000000" w:themeColor="text1"/>
          <w:sz w:val="22"/>
        </w:rPr>
        <w:t xml:space="preserve">: </w:t>
      </w:r>
      <w:r w:rsidR="0081369A" w:rsidRPr="00D624AA">
        <w:rPr>
          <w:rFonts w:ascii="Times New Roman" w:hAnsi="Times New Roman"/>
          <w:color w:val="000000" w:themeColor="text1"/>
          <w:sz w:val="22"/>
        </w:rPr>
        <w:t xml:space="preserve">Combine </w:t>
      </w:r>
      <w:proofErr w:type="spellStart"/>
      <w:r w:rsidR="0081369A" w:rsidRPr="00D624AA">
        <w:rPr>
          <w:rFonts w:ascii="Times New Roman" w:hAnsi="Times New Roman"/>
          <w:color w:val="000000" w:themeColor="text1"/>
          <w:sz w:val="22"/>
        </w:rPr>
        <w:t>day_of_birth</w:t>
      </w:r>
      <w:proofErr w:type="spellEnd"/>
      <w:r w:rsidR="0081369A" w:rsidRPr="00D624AA">
        <w:rPr>
          <w:rFonts w:ascii="Times New Roman" w:hAnsi="Times New Roman"/>
          <w:color w:val="000000" w:themeColor="text1"/>
          <w:sz w:val="22"/>
        </w:rPr>
        <w:t xml:space="preserve">, </w:t>
      </w:r>
      <w:proofErr w:type="spellStart"/>
      <w:r w:rsidR="0081369A" w:rsidRPr="00D624AA">
        <w:rPr>
          <w:rFonts w:ascii="Times New Roman" w:hAnsi="Times New Roman"/>
          <w:color w:val="000000" w:themeColor="text1"/>
          <w:sz w:val="22"/>
        </w:rPr>
        <w:t>month_of_birth</w:t>
      </w:r>
      <w:proofErr w:type="spellEnd"/>
      <w:r w:rsidR="0081369A" w:rsidRPr="00D624AA">
        <w:rPr>
          <w:rFonts w:ascii="Times New Roman" w:hAnsi="Times New Roman"/>
          <w:color w:val="000000" w:themeColor="text1"/>
          <w:sz w:val="22"/>
        </w:rPr>
        <w:t xml:space="preserve">, </w:t>
      </w:r>
      <w:proofErr w:type="spellStart"/>
      <w:r w:rsidR="0081369A" w:rsidRPr="00D624AA">
        <w:rPr>
          <w:rFonts w:ascii="Times New Roman" w:hAnsi="Times New Roman"/>
          <w:color w:val="000000" w:themeColor="text1"/>
          <w:sz w:val="22"/>
        </w:rPr>
        <w:t>year_of_birth</w:t>
      </w:r>
      <w:proofErr w:type="spellEnd"/>
      <w:r w:rsidR="0081369A" w:rsidRPr="00D624AA">
        <w:rPr>
          <w:rFonts w:ascii="Times New Roman" w:hAnsi="Times New Roman"/>
          <w:color w:val="000000" w:themeColor="text1"/>
          <w:sz w:val="22"/>
        </w:rPr>
        <w:t xml:space="preserve"> to a single date valu</w:t>
      </w:r>
      <w:r w:rsidR="002C7F2E" w:rsidRPr="00D624AA">
        <w:rPr>
          <w:rFonts w:ascii="Times New Roman" w:hAnsi="Times New Roman"/>
          <w:color w:val="000000" w:themeColor="text1"/>
          <w:sz w:val="22"/>
        </w:rPr>
        <w:t>e</w:t>
      </w:r>
      <w:r w:rsidR="0081369A" w:rsidRPr="00D624AA">
        <w:rPr>
          <w:rFonts w:ascii="Times New Roman" w:hAnsi="Times New Roman"/>
          <w:color w:val="000000" w:themeColor="text1"/>
          <w:sz w:val="22"/>
        </w:rPr>
        <w:t xml:space="preserve">. Note: if </w:t>
      </w:r>
      <w:proofErr w:type="spellStart"/>
      <w:r w:rsidR="0081369A" w:rsidRPr="00D624AA">
        <w:rPr>
          <w:rFonts w:ascii="Times New Roman" w:hAnsi="Times New Roman"/>
          <w:color w:val="000000" w:themeColor="text1"/>
          <w:sz w:val="22"/>
        </w:rPr>
        <w:t>day_of_birth</w:t>
      </w:r>
      <w:proofErr w:type="spellEnd"/>
      <w:r w:rsidR="0034286F" w:rsidRPr="00D624AA">
        <w:rPr>
          <w:rFonts w:ascii="Times New Roman" w:hAnsi="Times New Roman"/>
          <w:color w:val="000000" w:themeColor="text1"/>
          <w:sz w:val="22"/>
        </w:rPr>
        <w:t xml:space="preserve"> </w:t>
      </w:r>
      <w:r>
        <w:rPr>
          <w:rFonts w:ascii="Times New Roman" w:hAnsi="Times New Roman"/>
          <w:color w:val="000000" w:themeColor="text1"/>
          <w:sz w:val="22"/>
        </w:rPr>
        <w:t xml:space="preserve">and </w:t>
      </w:r>
      <w:proofErr w:type="spellStart"/>
      <w:r>
        <w:rPr>
          <w:rFonts w:ascii="Times New Roman" w:hAnsi="Times New Roman"/>
          <w:color w:val="000000" w:themeColor="text1"/>
          <w:sz w:val="22"/>
        </w:rPr>
        <w:t>month_of_birth</w:t>
      </w:r>
      <w:proofErr w:type="spellEnd"/>
      <w:r>
        <w:rPr>
          <w:rFonts w:ascii="Times New Roman" w:hAnsi="Times New Roman"/>
          <w:color w:val="000000" w:themeColor="text1"/>
          <w:sz w:val="22"/>
        </w:rPr>
        <w:t xml:space="preserve"> are </w:t>
      </w:r>
      <w:r w:rsidR="0034286F" w:rsidRPr="00D624AA">
        <w:rPr>
          <w:rFonts w:ascii="Times New Roman" w:hAnsi="Times New Roman"/>
          <w:color w:val="000000" w:themeColor="text1"/>
          <w:sz w:val="22"/>
        </w:rPr>
        <w:t>missing</w:t>
      </w:r>
      <w:r>
        <w:rPr>
          <w:rFonts w:ascii="Times New Roman" w:hAnsi="Times New Roman"/>
          <w:color w:val="000000" w:themeColor="text1"/>
          <w:sz w:val="22"/>
        </w:rPr>
        <w:t xml:space="preserve"> but </w:t>
      </w:r>
      <w:proofErr w:type="spellStart"/>
      <w:r>
        <w:rPr>
          <w:rFonts w:ascii="Times New Roman" w:hAnsi="Times New Roman"/>
          <w:color w:val="000000" w:themeColor="text1"/>
          <w:sz w:val="22"/>
        </w:rPr>
        <w:t>year_of_birth</w:t>
      </w:r>
      <w:proofErr w:type="spellEnd"/>
      <w:r>
        <w:rPr>
          <w:rFonts w:ascii="Times New Roman" w:hAnsi="Times New Roman"/>
          <w:color w:val="000000" w:themeColor="text1"/>
          <w:sz w:val="22"/>
        </w:rPr>
        <w:t xml:space="preserve"> is present</w:t>
      </w:r>
      <w:r w:rsidR="0034286F" w:rsidRPr="00D624AA">
        <w:rPr>
          <w:rFonts w:ascii="Times New Roman" w:hAnsi="Times New Roman"/>
          <w:color w:val="000000" w:themeColor="text1"/>
          <w:sz w:val="22"/>
        </w:rPr>
        <w:t xml:space="preserve">, impute </w:t>
      </w:r>
      <w:r w:rsidR="001B6B2B">
        <w:rPr>
          <w:rFonts w:ascii="Times New Roman" w:hAnsi="Times New Roman"/>
          <w:color w:val="000000" w:themeColor="text1"/>
          <w:sz w:val="22"/>
        </w:rPr>
        <w:t>1</w:t>
      </w:r>
      <w:r>
        <w:rPr>
          <w:rFonts w:ascii="Times New Roman" w:hAnsi="Times New Roman"/>
          <w:color w:val="000000" w:themeColor="text1"/>
          <w:sz w:val="22"/>
        </w:rPr>
        <w:t xml:space="preserve"> for the day and 6 for the month of birth</w:t>
      </w:r>
      <w:r w:rsidR="0081369A" w:rsidRPr="00D624AA">
        <w:rPr>
          <w:rFonts w:ascii="Times New Roman" w:hAnsi="Times New Roman"/>
          <w:color w:val="000000" w:themeColor="text1"/>
          <w:sz w:val="22"/>
        </w:rPr>
        <w:t>,</w:t>
      </w:r>
      <w:r>
        <w:rPr>
          <w:rFonts w:ascii="Times New Roman" w:hAnsi="Times New Roman"/>
          <w:color w:val="000000" w:themeColor="text1"/>
          <w:sz w:val="22"/>
        </w:rPr>
        <w:t xml:space="preserve"> if </w:t>
      </w:r>
      <w:proofErr w:type="spellStart"/>
      <w:r>
        <w:rPr>
          <w:rFonts w:ascii="Times New Roman" w:hAnsi="Times New Roman"/>
          <w:color w:val="000000" w:themeColor="text1"/>
          <w:sz w:val="22"/>
        </w:rPr>
        <w:t>day_of_birth</w:t>
      </w:r>
      <w:proofErr w:type="spellEnd"/>
      <w:r>
        <w:rPr>
          <w:rFonts w:ascii="Times New Roman" w:hAnsi="Times New Roman"/>
          <w:color w:val="000000" w:themeColor="text1"/>
          <w:sz w:val="22"/>
        </w:rPr>
        <w:t xml:space="preserve"> is missing and month and year of birth are present impute 16 as </w:t>
      </w:r>
      <w:proofErr w:type="spellStart"/>
      <w:r>
        <w:rPr>
          <w:rFonts w:ascii="Times New Roman" w:hAnsi="Times New Roman"/>
          <w:color w:val="000000" w:themeColor="text1"/>
          <w:sz w:val="22"/>
        </w:rPr>
        <w:t>day_of_birth</w:t>
      </w:r>
      <w:proofErr w:type="spellEnd"/>
      <w:r>
        <w:rPr>
          <w:rFonts w:ascii="Times New Roman" w:hAnsi="Times New Roman"/>
          <w:color w:val="000000" w:themeColor="text1"/>
          <w:sz w:val="22"/>
        </w:rPr>
        <w:t xml:space="preserve">, if </w:t>
      </w:r>
      <w:proofErr w:type="spellStart"/>
      <w:r>
        <w:rPr>
          <w:rFonts w:ascii="Times New Roman" w:hAnsi="Times New Roman"/>
          <w:color w:val="000000" w:themeColor="text1"/>
          <w:sz w:val="22"/>
        </w:rPr>
        <w:t>month_of_birth</w:t>
      </w:r>
      <w:proofErr w:type="spellEnd"/>
      <w:r>
        <w:rPr>
          <w:rFonts w:ascii="Times New Roman" w:hAnsi="Times New Roman"/>
          <w:color w:val="000000" w:themeColor="text1"/>
          <w:sz w:val="22"/>
        </w:rPr>
        <w:t xml:space="preserve"> is missing and day and year of birth are present impute 6 as month of birth,</w:t>
      </w:r>
      <w:r w:rsidR="0081369A" w:rsidRPr="00D624AA">
        <w:rPr>
          <w:rFonts w:ascii="Times New Roman" w:hAnsi="Times New Roman"/>
          <w:color w:val="000000" w:themeColor="text1"/>
          <w:sz w:val="22"/>
        </w:rPr>
        <w:t xml:space="preserve"> set </w:t>
      </w:r>
      <w:proofErr w:type="spellStart"/>
      <w:r w:rsidR="0081369A" w:rsidRPr="00D624AA">
        <w:rPr>
          <w:rFonts w:ascii="Times New Roman" w:hAnsi="Times New Roman"/>
          <w:color w:val="000000" w:themeColor="text1"/>
          <w:sz w:val="22"/>
        </w:rPr>
        <w:t>date_of_birth</w:t>
      </w:r>
      <w:proofErr w:type="spellEnd"/>
      <w:r w:rsidR="0081369A" w:rsidRPr="00D624AA">
        <w:rPr>
          <w:rFonts w:ascii="Times New Roman" w:hAnsi="Times New Roman"/>
          <w:color w:val="000000" w:themeColor="text1"/>
          <w:sz w:val="22"/>
        </w:rPr>
        <w:t xml:space="preserve"> to missing </w:t>
      </w:r>
      <w:r w:rsidR="0034286F" w:rsidRPr="00D624AA">
        <w:rPr>
          <w:rFonts w:ascii="Times New Roman" w:hAnsi="Times New Roman"/>
          <w:color w:val="000000" w:themeColor="text1"/>
          <w:sz w:val="22"/>
        </w:rPr>
        <w:t>if there is no information</w:t>
      </w:r>
      <w:r>
        <w:rPr>
          <w:rFonts w:ascii="Times New Roman" w:hAnsi="Times New Roman"/>
          <w:color w:val="000000" w:themeColor="text1"/>
          <w:sz w:val="22"/>
        </w:rPr>
        <w:t xml:space="preserve"> in all of the dates parts or year of birth is missing.</w:t>
      </w:r>
    </w:p>
    <w:p w14:paraId="395126BB" w14:textId="18254C75" w:rsidR="001B6B2B" w:rsidRPr="00D624AA" w:rsidRDefault="00944FBB" w:rsidP="001B6B2B">
      <w:pPr>
        <w:pStyle w:val="ListParagraph"/>
        <w:numPr>
          <w:ilvl w:val="0"/>
          <w:numId w:val="60"/>
        </w:numPr>
        <w:contextualSpacing/>
        <w:jc w:val="both"/>
        <w:rPr>
          <w:rFonts w:ascii="Times New Roman" w:hAnsi="Times New Roman"/>
          <w:color w:val="000000" w:themeColor="text1"/>
          <w:sz w:val="22"/>
        </w:rPr>
      </w:pPr>
      <w:proofErr w:type="spellStart"/>
      <w:r>
        <w:rPr>
          <w:rFonts w:ascii="Times New Roman" w:hAnsi="Times New Roman"/>
          <w:i/>
          <w:color w:val="000000" w:themeColor="text1"/>
          <w:sz w:val="22"/>
        </w:rPr>
        <w:t>death_date</w:t>
      </w:r>
      <w:proofErr w:type="spellEnd"/>
      <w:r w:rsidR="002C7F2E" w:rsidRPr="00D624AA">
        <w:rPr>
          <w:rFonts w:ascii="Times New Roman" w:hAnsi="Times New Roman"/>
          <w:color w:val="000000" w:themeColor="text1"/>
          <w:sz w:val="22"/>
        </w:rPr>
        <w:t xml:space="preserve">. </w:t>
      </w:r>
      <w:r w:rsidRPr="00D624AA">
        <w:rPr>
          <w:rFonts w:ascii="Times New Roman" w:hAnsi="Times New Roman"/>
          <w:color w:val="000000" w:themeColor="text1"/>
          <w:sz w:val="22"/>
        </w:rPr>
        <w:t xml:space="preserve">Combine </w:t>
      </w:r>
      <w:proofErr w:type="spellStart"/>
      <w:r w:rsidRPr="00D624AA">
        <w:rPr>
          <w:rFonts w:ascii="Times New Roman" w:hAnsi="Times New Roman"/>
          <w:color w:val="000000" w:themeColor="text1"/>
          <w:sz w:val="22"/>
        </w:rPr>
        <w:t>day_of_</w:t>
      </w:r>
      <w:r>
        <w:rPr>
          <w:rFonts w:ascii="Times New Roman" w:hAnsi="Times New Roman"/>
          <w:color w:val="000000" w:themeColor="text1"/>
          <w:sz w:val="22"/>
        </w:rPr>
        <w:t>death</w:t>
      </w:r>
      <w:proofErr w:type="spellEnd"/>
      <w:r w:rsidRPr="00D624AA">
        <w:rPr>
          <w:rFonts w:ascii="Times New Roman" w:hAnsi="Times New Roman"/>
          <w:color w:val="000000" w:themeColor="text1"/>
          <w:sz w:val="22"/>
        </w:rPr>
        <w:t xml:space="preserve">, </w:t>
      </w:r>
      <w:proofErr w:type="spellStart"/>
      <w:r w:rsidRPr="00D624AA">
        <w:rPr>
          <w:rFonts w:ascii="Times New Roman" w:hAnsi="Times New Roman"/>
          <w:color w:val="000000" w:themeColor="text1"/>
          <w:sz w:val="22"/>
        </w:rPr>
        <w:t>month_of_</w:t>
      </w:r>
      <w:r>
        <w:rPr>
          <w:rFonts w:ascii="Times New Roman" w:hAnsi="Times New Roman"/>
          <w:color w:val="000000" w:themeColor="text1"/>
          <w:sz w:val="22"/>
        </w:rPr>
        <w:t>death</w:t>
      </w:r>
      <w:proofErr w:type="spellEnd"/>
      <w:r w:rsidRPr="00D624AA">
        <w:rPr>
          <w:rFonts w:ascii="Times New Roman" w:hAnsi="Times New Roman"/>
          <w:color w:val="000000" w:themeColor="text1"/>
          <w:sz w:val="22"/>
        </w:rPr>
        <w:t xml:space="preserve">, </w:t>
      </w:r>
      <w:proofErr w:type="spellStart"/>
      <w:r w:rsidRPr="00D624AA">
        <w:rPr>
          <w:rFonts w:ascii="Times New Roman" w:hAnsi="Times New Roman"/>
          <w:color w:val="000000" w:themeColor="text1"/>
          <w:sz w:val="22"/>
        </w:rPr>
        <w:t>year_of_</w:t>
      </w:r>
      <w:r>
        <w:rPr>
          <w:rFonts w:ascii="Times New Roman" w:hAnsi="Times New Roman"/>
          <w:color w:val="000000" w:themeColor="text1"/>
          <w:sz w:val="22"/>
        </w:rPr>
        <w:t>death</w:t>
      </w:r>
      <w:proofErr w:type="spellEnd"/>
      <w:r w:rsidRPr="00D624AA">
        <w:rPr>
          <w:rFonts w:ascii="Times New Roman" w:hAnsi="Times New Roman"/>
          <w:color w:val="000000" w:themeColor="text1"/>
          <w:sz w:val="22"/>
        </w:rPr>
        <w:t xml:space="preserve"> to a single date value. Note: if </w:t>
      </w:r>
      <w:proofErr w:type="spellStart"/>
      <w:r w:rsidRPr="00D624AA">
        <w:rPr>
          <w:rFonts w:ascii="Times New Roman" w:hAnsi="Times New Roman"/>
          <w:color w:val="000000" w:themeColor="text1"/>
          <w:sz w:val="22"/>
        </w:rPr>
        <w:t>day_of_</w:t>
      </w:r>
      <w:r>
        <w:rPr>
          <w:rFonts w:ascii="Times New Roman" w:hAnsi="Times New Roman"/>
          <w:color w:val="000000" w:themeColor="text1"/>
          <w:sz w:val="22"/>
        </w:rPr>
        <w:t>death</w:t>
      </w:r>
      <w:proofErr w:type="spellEnd"/>
      <w:r w:rsidRPr="00D624AA">
        <w:rPr>
          <w:rFonts w:ascii="Times New Roman" w:hAnsi="Times New Roman"/>
          <w:color w:val="000000" w:themeColor="text1"/>
          <w:sz w:val="22"/>
        </w:rPr>
        <w:t xml:space="preserve"> </w:t>
      </w:r>
      <w:r>
        <w:rPr>
          <w:rFonts w:ascii="Times New Roman" w:hAnsi="Times New Roman"/>
          <w:color w:val="000000" w:themeColor="text1"/>
          <w:sz w:val="22"/>
        </w:rPr>
        <w:t xml:space="preserve">and </w:t>
      </w:r>
      <w:proofErr w:type="spellStart"/>
      <w:r>
        <w:rPr>
          <w:rFonts w:ascii="Times New Roman" w:hAnsi="Times New Roman"/>
          <w:color w:val="000000" w:themeColor="text1"/>
          <w:sz w:val="22"/>
        </w:rPr>
        <w:t>month_of_</w:t>
      </w:r>
      <w:r>
        <w:rPr>
          <w:rFonts w:ascii="Times New Roman" w:hAnsi="Times New Roman"/>
          <w:color w:val="000000" w:themeColor="text1"/>
          <w:sz w:val="22"/>
        </w:rPr>
        <w:t>death</w:t>
      </w:r>
      <w:proofErr w:type="spellEnd"/>
      <w:r>
        <w:rPr>
          <w:rFonts w:ascii="Times New Roman" w:hAnsi="Times New Roman"/>
          <w:color w:val="000000" w:themeColor="text1"/>
          <w:sz w:val="22"/>
        </w:rPr>
        <w:t xml:space="preserve"> are </w:t>
      </w:r>
      <w:r w:rsidRPr="00D624AA">
        <w:rPr>
          <w:rFonts w:ascii="Times New Roman" w:hAnsi="Times New Roman"/>
          <w:color w:val="000000" w:themeColor="text1"/>
          <w:sz w:val="22"/>
        </w:rPr>
        <w:t>missing</w:t>
      </w:r>
      <w:r>
        <w:rPr>
          <w:rFonts w:ascii="Times New Roman" w:hAnsi="Times New Roman"/>
          <w:color w:val="000000" w:themeColor="text1"/>
          <w:sz w:val="22"/>
        </w:rPr>
        <w:t xml:space="preserve"> but </w:t>
      </w:r>
      <w:proofErr w:type="spellStart"/>
      <w:r>
        <w:rPr>
          <w:rFonts w:ascii="Times New Roman" w:hAnsi="Times New Roman"/>
          <w:color w:val="000000" w:themeColor="text1"/>
          <w:sz w:val="22"/>
        </w:rPr>
        <w:t>year_of_</w:t>
      </w:r>
      <w:r>
        <w:rPr>
          <w:rFonts w:ascii="Times New Roman" w:hAnsi="Times New Roman"/>
          <w:color w:val="000000" w:themeColor="text1"/>
          <w:sz w:val="22"/>
        </w:rPr>
        <w:t>death</w:t>
      </w:r>
      <w:proofErr w:type="spellEnd"/>
      <w:r>
        <w:rPr>
          <w:rFonts w:ascii="Times New Roman" w:hAnsi="Times New Roman"/>
          <w:color w:val="000000" w:themeColor="text1"/>
          <w:sz w:val="22"/>
        </w:rPr>
        <w:t xml:space="preserve"> is present</w:t>
      </w:r>
      <w:r w:rsidRPr="00D624AA">
        <w:rPr>
          <w:rFonts w:ascii="Times New Roman" w:hAnsi="Times New Roman"/>
          <w:color w:val="000000" w:themeColor="text1"/>
          <w:sz w:val="22"/>
        </w:rPr>
        <w:t xml:space="preserve">, impute </w:t>
      </w:r>
      <w:r>
        <w:rPr>
          <w:rFonts w:ascii="Times New Roman" w:hAnsi="Times New Roman"/>
          <w:color w:val="000000" w:themeColor="text1"/>
          <w:sz w:val="22"/>
        </w:rPr>
        <w:t xml:space="preserve">1 for the day and 6 for the month of </w:t>
      </w:r>
      <w:r>
        <w:rPr>
          <w:rFonts w:ascii="Times New Roman" w:hAnsi="Times New Roman"/>
          <w:color w:val="000000" w:themeColor="text1"/>
          <w:sz w:val="22"/>
        </w:rPr>
        <w:t>death</w:t>
      </w:r>
      <w:r w:rsidRPr="00D624AA">
        <w:rPr>
          <w:rFonts w:ascii="Times New Roman" w:hAnsi="Times New Roman"/>
          <w:color w:val="000000" w:themeColor="text1"/>
          <w:sz w:val="22"/>
        </w:rPr>
        <w:t>,</w:t>
      </w:r>
      <w:r>
        <w:rPr>
          <w:rFonts w:ascii="Times New Roman" w:hAnsi="Times New Roman"/>
          <w:color w:val="000000" w:themeColor="text1"/>
          <w:sz w:val="22"/>
        </w:rPr>
        <w:t xml:space="preserve"> if </w:t>
      </w:r>
      <w:proofErr w:type="spellStart"/>
      <w:r>
        <w:rPr>
          <w:rFonts w:ascii="Times New Roman" w:hAnsi="Times New Roman"/>
          <w:color w:val="000000" w:themeColor="text1"/>
          <w:sz w:val="22"/>
        </w:rPr>
        <w:t>day_of_</w:t>
      </w:r>
      <w:r>
        <w:rPr>
          <w:rFonts w:ascii="Times New Roman" w:hAnsi="Times New Roman"/>
          <w:color w:val="000000" w:themeColor="text1"/>
          <w:sz w:val="22"/>
        </w:rPr>
        <w:t>death</w:t>
      </w:r>
      <w:proofErr w:type="spellEnd"/>
      <w:r>
        <w:rPr>
          <w:rFonts w:ascii="Times New Roman" w:hAnsi="Times New Roman"/>
          <w:color w:val="000000" w:themeColor="text1"/>
          <w:sz w:val="22"/>
        </w:rPr>
        <w:t xml:space="preserve"> is missing and month and year of </w:t>
      </w:r>
      <w:r>
        <w:rPr>
          <w:rFonts w:ascii="Times New Roman" w:hAnsi="Times New Roman"/>
          <w:color w:val="000000" w:themeColor="text1"/>
          <w:sz w:val="22"/>
        </w:rPr>
        <w:t xml:space="preserve">death </w:t>
      </w:r>
      <w:r>
        <w:rPr>
          <w:rFonts w:ascii="Times New Roman" w:hAnsi="Times New Roman"/>
          <w:color w:val="000000" w:themeColor="text1"/>
          <w:sz w:val="22"/>
        </w:rPr>
        <w:t xml:space="preserve">are present impute 16 as </w:t>
      </w:r>
      <w:proofErr w:type="spellStart"/>
      <w:r>
        <w:rPr>
          <w:rFonts w:ascii="Times New Roman" w:hAnsi="Times New Roman"/>
          <w:color w:val="000000" w:themeColor="text1"/>
          <w:sz w:val="22"/>
        </w:rPr>
        <w:t>day_of_</w:t>
      </w:r>
      <w:r>
        <w:rPr>
          <w:rFonts w:ascii="Times New Roman" w:hAnsi="Times New Roman"/>
          <w:color w:val="000000" w:themeColor="text1"/>
          <w:sz w:val="22"/>
        </w:rPr>
        <w:t>death</w:t>
      </w:r>
      <w:proofErr w:type="spellEnd"/>
      <w:r>
        <w:rPr>
          <w:rFonts w:ascii="Times New Roman" w:hAnsi="Times New Roman"/>
          <w:color w:val="000000" w:themeColor="text1"/>
          <w:sz w:val="22"/>
        </w:rPr>
        <w:t xml:space="preserve">, if </w:t>
      </w:r>
      <w:proofErr w:type="spellStart"/>
      <w:r>
        <w:rPr>
          <w:rFonts w:ascii="Times New Roman" w:hAnsi="Times New Roman"/>
          <w:color w:val="000000" w:themeColor="text1"/>
          <w:sz w:val="22"/>
        </w:rPr>
        <w:t>month_of_</w:t>
      </w:r>
      <w:r>
        <w:rPr>
          <w:rFonts w:ascii="Times New Roman" w:hAnsi="Times New Roman"/>
          <w:color w:val="000000" w:themeColor="text1"/>
          <w:sz w:val="22"/>
        </w:rPr>
        <w:t>death</w:t>
      </w:r>
      <w:proofErr w:type="spellEnd"/>
      <w:r>
        <w:rPr>
          <w:rFonts w:ascii="Times New Roman" w:hAnsi="Times New Roman"/>
          <w:color w:val="000000" w:themeColor="text1"/>
          <w:sz w:val="22"/>
        </w:rPr>
        <w:t xml:space="preserve"> is missing and day and year of </w:t>
      </w:r>
      <w:r>
        <w:rPr>
          <w:rFonts w:ascii="Times New Roman" w:hAnsi="Times New Roman"/>
          <w:color w:val="000000" w:themeColor="text1"/>
          <w:sz w:val="22"/>
        </w:rPr>
        <w:t>death</w:t>
      </w:r>
      <w:r>
        <w:rPr>
          <w:rFonts w:ascii="Times New Roman" w:hAnsi="Times New Roman"/>
          <w:color w:val="000000" w:themeColor="text1"/>
          <w:sz w:val="22"/>
        </w:rPr>
        <w:t xml:space="preserve"> are present impute 6 as month of </w:t>
      </w:r>
      <w:r>
        <w:rPr>
          <w:rFonts w:ascii="Times New Roman" w:hAnsi="Times New Roman"/>
          <w:color w:val="000000" w:themeColor="text1"/>
          <w:sz w:val="22"/>
        </w:rPr>
        <w:t>death</w:t>
      </w:r>
      <w:r>
        <w:rPr>
          <w:rFonts w:ascii="Times New Roman" w:hAnsi="Times New Roman"/>
          <w:color w:val="000000" w:themeColor="text1"/>
          <w:sz w:val="22"/>
        </w:rPr>
        <w:t>,</w:t>
      </w:r>
      <w:r w:rsidRPr="00D624AA">
        <w:rPr>
          <w:rFonts w:ascii="Times New Roman" w:hAnsi="Times New Roman"/>
          <w:color w:val="000000" w:themeColor="text1"/>
          <w:sz w:val="22"/>
        </w:rPr>
        <w:t xml:space="preserve"> set </w:t>
      </w:r>
      <w:proofErr w:type="spellStart"/>
      <w:r w:rsidRPr="00D624AA">
        <w:rPr>
          <w:rFonts w:ascii="Times New Roman" w:hAnsi="Times New Roman"/>
          <w:color w:val="000000" w:themeColor="text1"/>
          <w:sz w:val="22"/>
        </w:rPr>
        <w:t>date_of_</w:t>
      </w:r>
      <w:r>
        <w:rPr>
          <w:rFonts w:ascii="Times New Roman" w:hAnsi="Times New Roman"/>
          <w:color w:val="000000" w:themeColor="text1"/>
          <w:sz w:val="22"/>
        </w:rPr>
        <w:t>death</w:t>
      </w:r>
      <w:proofErr w:type="spellEnd"/>
      <w:r w:rsidRPr="00D624AA">
        <w:rPr>
          <w:rFonts w:ascii="Times New Roman" w:hAnsi="Times New Roman"/>
          <w:color w:val="000000" w:themeColor="text1"/>
          <w:sz w:val="22"/>
        </w:rPr>
        <w:t xml:space="preserve"> to missing if there is no information</w:t>
      </w:r>
      <w:r>
        <w:rPr>
          <w:rFonts w:ascii="Times New Roman" w:hAnsi="Times New Roman"/>
          <w:color w:val="000000" w:themeColor="text1"/>
          <w:sz w:val="22"/>
        </w:rPr>
        <w:t xml:space="preserve"> in all of the dates parts or year of </w:t>
      </w:r>
      <w:r>
        <w:rPr>
          <w:rFonts w:ascii="Times New Roman" w:hAnsi="Times New Roman"/>
          <w:color w:val="000000" w:themeColor="text1"/>
          <w:sz w:val="22"/>
        </w:rPr>
        <w:t>death</w:t>
      </w:r>
      <w:r>
        <w:rPr>
          <w:rFonts w:ascii="Times New Roman" w:hAnsi="Times New Roman"/>
          <w:color w:val="000000" w:themeColor="text1"/>
          <w:sz w:val="22"/>
        </w:rPr>
        <w:t xml:space="preserve"> is missing.</w:t>
      </w:r>
    </w:p>
    <w:p w14:paraId="0A2D3E7B" w14:textId="69F2ED7B" w:rsidR="0081369A" w:rsidRDefault="001B6B2B" w:rsidP="00EA030F">
      <w:pPr>
        <w:pStyle w:val="ListParagraph"/>
        <w:numPr>
          <w:ilvl w:val="0"/>
          <w:numId w:val="60"/>
        </w:numPr>
        <w:contextualSpacing/>
        <w:jc w:val="both"/>
        <w:rPr>
          <w:rFonts w:ascii="Times New Roman" w:hAnsi="Times New Roman"/>
          <w:color w:val="000000" w:themeColor="text1"/>
          <w:sz w:val="22"/>
        </w:rPr>
      </w:pPr>
      <w:r>
        <w:rPr>
          <w:rFonts w:ascii="Times New Roman" w:hAnsi="Times New Roman"/>
          <w:color w:val="000000" w:themeColor="text1"/>
          <w:sz w:val="22"/>
        </w:rPr>
        <w:t>Retain indicator that dates are imputed</w:t>
      </w:r>
    </w:p>
    <w:p w14:paraId="278D84BE" w14:textId="7B2A2691" w:rsidR="00944FBB" w:rsidRDefault="00944FBB" w:rsidP="00944FBB">
      <w:pPr>
        <w:pStyle w:val="ListParagraph"/>
        <w:ind w:left="1440"/>
        <w:contextualSpacing/>
        <w:jc w:val="both"/>
        <w:rPr>
          <w:rFonts w:ascii="Times New Roman" w:hAnsi="Times New Roman"/>
          <w:color w:val="000000" w:themeColor="text1"/>
          <w:sz w:val="22"/>
        </w:rPr>
      </w:pPr>
    </w:p>
    <w:tbl>
      <w:tblPr>
        <w:tblStyle w:val="TableGrid"/>
        <w:tblW w:w="0" w:type="auto"/>
        <w:tblInd w:w="1440" w:type="dxa"/>
        <w:tblLook w:val="04A0" w:firstRow="1" w:lastRow="0" w:firstColumn="1" w:lastColumn="0" w:noHBand="0" w:noVBand="1"/>
      </w:tblPr>
      <w:tblGrid>
        <w:gridCol w:w="2582"/>
        <w:gridCol w:w="2588"/>
        <w:gridCol w:w="2740"/>
      </w:tblGrid>
      <w:tr w:rsidR="00944FBB" w:rsidRPr="00944FBB" w14:paraId="5D8164CB" w14:textId="77777777" w:rsidTr="00944FBB">
        <w:tc>
          <w:tcPr>
            <w:tcW w:w="3116" w:type="dxa"/>
          </w:tcPr>
          <w:p w14:paraId="55E18734" w14:textId="28CFE620" w:rsidR="00944FBB" w:rsidRPr="00944FBB" w:rsidRDefault="00944FBB" w:rsidP="00944FBB">
            <w:pPr>
              <w:pStyle w:val="ListParagraph"/>
              <w:ind w:left="0"/>
              <w:contextualSpacing/>
              <w:jc w:val="both"/>
              <w:rPr>
                <w:rFonts w:ascii="Times New Roman" w:hAnsi="Times New Roman"/>
                <w:b/>
                <w:bCs/>
                <w:color w:val="000000" w:themeColor="text1"/>
                <w:sz w:val="22"/>
              </w:rPr>
            </w:pPr>
            <w:r w:rsidRPr="00944FBB">
              <w:rPr>
                <w:rFonts w:ascii="Times New Roman" w:hAnsi="Times New Roman"/>
                <w:b/>
                <w:bCs/>
                <w:color w:val="000000" w:themeColor="text1"/>
                <w:sz w:val="22"/>
              </w:rPr>
              <w:t>Present</w:t>
            </w:r>
          </w:p>
        </w:tc>
        <w:tc>
          <w:tcPr>
            <w:tcW w:w="3117" w:type="dxa"/>
          </w:tcPr>
          <w:p w14:paraId="480CB892" w14:textId="6BA0FEEA" w:rsidR="00944FBB" w:rsidRPr="00944FBB" w:rsidRDefault="00944FBB" w:rsidP="00944FBB">
            <w:pPr>
              <w:pStyle w:val="ListParagraph"/>
              <w:ind w:left="0"/>
              <w:contextualSpacing/>
              <w:jc w:val="both"/>
              <w:rPr>
                <w:rFonts w:ascii="Times New Roman" w:hAnsi="Times New Roman"/>
                <w:b/>
                <w:bCs/>
                <w:color w:val="000000" w:themeColor="text1"/>
                <w:sz w:val="22"/>
              </w:rPr>
            </w:pPr>
            <w:r w:rsidRPr="00944FBB">
              <w:rPr>
                <w:rFonts w:ascii="Times New Roman" w:hAnsi="Times New Roman"/>
                <w:b/>
                <w:bCs/>
                <w:color w:val="000000" w:themeColor="text1"/>
                <w:sz w:val="22"/>
              </w:rPr>
              <w:t>Missing</w:t>
            </w:r>
          </w:p>
        </w:tc>
        <w:tc>
          <w:tcPr>
            <w:tcW w:w="3117" w:type="dxa"/>
          </w:tcPr>
          <w:p w14:paraId="2B119B59" w14:textId="3FD12D3A" w:rsidR="00944FBB" w:rsidRPr="00944FBB" w:rsidRDefault="00944FBB" w:rsidP="00944FBB">
            <w:pPr>
              <w:pStyle w:val="ListParagraph"/>
              <w:ind w:left="0"/>
              <w:contextualSpacing/>
              <w:jc w:val="both"/>
              <w:rPr>
                <w:rFonts w:ascii="Times New Roman" w:hAnsi="Times New Roman"/>
                <w:b/>
                <w:bCs/>
                <w:color w:val="000000" w:themeColor="text1"/>
                <w:sz w:val="22"/>
              </w:rPr>
            </w:pPr>
            <w:r w:rsidRPr="00944FBB">
              <w:rPr>
                <w:rFonts w:ascii="Times New Roman" w:hAnsi="Times New Roman"/>
                <w:b/>
                <w:bCs/>
                <w:color w:val="000000" w:themeColor="text1"/>
                <w:sz w:val="22"/>
              </w:rPr>
              <w:t>Imputed/Final date</w:t>
            </w:r>
          </w:p>
        </w:tc>
      </w:tr>
      <w:tr w:rsidR="00944FBB" w14:paraId="0F8FB3BD" w14:textId="77777777" w:rsidTr="00944FBB">
        <w:tc>
          <w:tcPr>
            <w:tcW w:w="3116" w:type="dxa"/>
          </w:tcPr>
          <w:p w14:paraId="4804BA2E" w14:textId="558F04CB"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DB-MB-YB</w:t>
            </w:r>
          </w:p>
        </w:tc>
        <w:tc>
          <w:tcPr>
            <w:tcW w:w="3117" w:type="dxa"/>
          </w:tcPr>
          <w:p w14:paraId="786748E7" w14:textId="6AB7B1DD"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w:t>
            </w:r>
          </w:p>
        </w:tc>
        <w:tc>
          <w:tcPr>
            <w:tcW w:w="3117" w:type="dxa"/>
          </w:tcPr>
          <w:p w14:paraId="2D64D016" w14:textId="0D4C3B1A"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DB-MB-YB</w:t>
            </w:r>
          </w:p>
        </w:tc>
      </w:tr>
      <w:tr w:rsidR="00944FBB" w14:paraId="0A58E644" w14:textId="77777777" w:rsidTr="00944FBB">
        <w:tc>
          <w:tcPr>
            <w:tcW w:w="3116" w:type="dxa"/>
          </w:tcPr>
          <w:p w14:paraId="16EF01AD" w14:textId="2F68970A"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MB-YB</w:t>
            </w:r>
          </w:p>
        </w:tc>
        <w:tc>
          <w:tcPr>
            <w:tcW w:w="3117" w:type="dxa"/>
          </w:tcPr>
          <w:p w14:paraId="6A1FFD2C" w14:textId="261CE60F"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DB</w:t>
            </w:r>
          </w:p>
        </w:tc>
        <w:tc>
          <w:tcPr>
            <w:tcW w:w="3117" w:type="dxa"/>
          </w:tcPr>
          <w:p w14:paraId="68406B15" w14:textId="6534ECF4" w:rsidR="00944FBB" w:rsidRDefault="00944FBB" w:rsidP="00944FBB">
            <w:pPr>
              <w:pStyle w:val="ListParagraph"/>
              <w:ind w:left="0"/>
              <w:contextualSpacing/>
              <w:jc w:val="both"/>
              <w:rPr>
                <w:rFonts w:ascii="Times New Roman" w:hAnsi="Times New Roman"/>
                <w:color w:val="000000" w:themeColor="text1"/>
                <w:sz w:val="22"/>
              </w:rPr>
            </w:pPr>
            <w:r w:rsidRPr="00944FBB">
              <w:rPr>
                <w:rFonts w:ascii="Times New Roman" w:hAnsi="Times New Roman"/>
                <w:b/>
                <w:bCs/>
                <w:color w:val="FF0000"/>
                <w:sz w:val="22"/>
              </w:rPr>
              <w:t>16</w:t>
            </w:r>
            <w:r>
              <w:rPr>
                <w:rFonts w:ascii="Times New Roman" w:hAnsi="Times New Roman"/>
                <w:color w:val="000000" w:themeColor="text1"/>
                <w:sz w:val="22"/>
              </w:rPr>
              <w:t>-MB-YB</w:t>
            </w:r>
          </w:p>
        </w:tc>
      </w:tr>
      <w:tr w:rsidR="00944FBB" w14:paraId="50BBB50B" w14:textId="77777777" w:rsidTr="00944FBB">
        <w:tc>
          <w:tcPr>
            <w:tcW w:w="3116" w:type="dxa"/>
          </w:tcPr>
          <w:p w14:paraId="0F8665D2" w14:textId="20DDCA4B"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DB-YB</w:t>
            </w:r>
          </w:p>
        </w:tc>
        <w:tc>
          <w:tcPr>
            <w:tcW w:w="3117" w:type="dxa"/>
          </w:tcPr>
          <w:p w14:paraId="31FCD5B9" w14:textId="47831E0B"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MB</w:t>
            </w:r>
          </w:p>
        </w:tc>
        <w:tc>
          <w:tcPr>
            <w:tcW w:w="3117" w:type="dxa"/>
          </w:tcPr>
          <w:p w14:paraId="4B9FE908" w14:textId="00144D91"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DB-</w:t>
            </w:r>
            <w:r w:rsidRPr="00944FBB">
              <w:rPr>
                <w:rFonts w:ascii="Times New Roman" w:hAnsi="Times New Roman"/>
                <w:b/>
                <w:bCs/>
                <w:color w:val="FF0000"/>
                <w:sz w:val="22"/>
              </w:rPr>
              <w:t>6</w:t>
            </w:r>
            <w:r>
              <w:rPr>
                <w:rFonts w:ascii="Times New Roman" w:hAnsi="Times New Roman"/>
                <w:color w:val="000000" w:themeColor="text1"/>
                <w:sz w:val="22"/>
              </w:rPr>
              <w:t>-YB</w:t>
            </w:r>
          </w:p>
        </w:tc>
      </w:tr>
      <w:tr w:rsidR="00944FBB" w14:paraId="311948DE" w14:textId="77777777" w:rsidTr="00944FBB">
        <w:tc>
          <w:tcPr>
            <w:tcW w:w="3116" w:type="dxa"/>
          </w:tcPr>
          <w:p w14:paraId="4C1D385E" w14:textId="13644CD3"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YB</w:t>
            </w:r>
          </w:p>
        </w:tc>
        <w:tc>
          <w:tcPr>
            <w:tcW w:w="3117" w:type="dxa"/>
          </w:tcPr>
          <w:p w14:paraId="18085208" w14:textId="64BF71F0"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DB-MB</w:t>
            </w:r>
          </w:p>
        </w:tc>
        <w:tc>
          <w:tcPr>
            <w:tcW w:w="3117" w:type="dxa"/>
          </w:tcPr>
          <w:p w14:paraId="123FB541" w14:textId="05CE0680" w:rsidR="00944FBB" w:rsidRDefault="00944FBB" w:rsidP="00944FBB">
            <w:pPr>
              <w:pStyle w:val="ListParagraph"/>
              <w:ind w:left="0"/>
              <w:contextualSpacing/>
              <w:jc w:val="both"/>
              <w:rPr>
                <w:rFonts w:ascii="Times New Roman" w:hAnsi="Times New Roman"/>
                <w:color w:val="000000" w:themeColor="text1"/>
                <w:sz w:val="22"/>
              </w:rPr>
            </w:pPr>
            <w:r w:rsidRPr="00944FBB">
              <w:rPr>
                <w:rFonts w:ascii="Times New Roman" w:hAnsi="Times New Roman"/>
                <w:b/>
                <w:bCs/>
                <w:color w:val="FF0000"/>
                <w:sz w:val="22"/>
              </w:rPr>
              <w:t>1</w:t>
            </w:r>
            <w:r>
              <w:rPr>
                <w:rFonts w:ascii="Times New Roman" w:hAnsi="Times New Roman"/>
                <w:color w:val="000000" w:themeColor="text1"/>
                <w:sz w:val="22"/>
              </w:rPr>
              <w:t>-</w:t>
            </w:r>
            <w:r w:rsidRPr="00944FBB">
              <w:rPr>
                <w:rFonts w:ascii="Times New Roman" w:hAnsi="Times New Roman"/>
                <w:b/>
                <w:bCs/>
                <w:color w:val="FF0000"/>
                <w:sz w:val="22"/>
              </w:rPr>
              <w:t>6</w:t>
            </w:r>
            <w:r>
              <w:rPr>
                <w:rFonts w:ascii="Times New Roman" w:hAnsi="Times New Roman"/>
                <w:color w:val="000000" w:themeColor="text1"/>
                <w:sz w:val="22"/>
              </w:rPr>
              <w:t>-YB</w:t>
            </w:r>
          </w:p>
        </w:tc>
      </w:tr>
      <w:tr w:rsidR="00944FBB" w14:paraId="5A17FB2E" w14:textId="77777777" w:rsidTr="00944FBB">
        <w:tc>
          <w:tcPr>
            <w:tcW w:w="3116" w:type="dxa"/>
          </w:tcPr>
          <w:p w14:paraId="763C5331" w14:textId="2D99A1E5"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DB-MB</w:t>
            </w:r>
          </w:p>
        </w:tc>
        <w:tc>
          <w:tcPr>
            <w:tcW w:w="3117" w:type="dxa"/>
          </w:tcPr>
          <w:p w14:paraId="0350702C" w14:textId="54232BAC"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YB</w:t>
            </w:r>
          </w:p>
        </w:tc>
        <w:tc>
          <w:tcPr>
            <w:tcW w:w="3117" w:type="dxa"/>
          </w:tcPr>
          <w:p w14:paraId="3FEBF4B8" w14:textId="644F4876"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w:t>
            </w:r>
          </w:p>
        </w:tc>
      </w:tr>
      <w:tr w:rsidR="00944FBB" w14:paraId="2E6D34A7" w14:textId="77777777" w:rsidTr="00944FBB">
        <w:tc>
          <w:tcPr>
            <w:tcW w:w="3116" w:type="dxa"/>
          </w:tcPr>
          <w:p w14:paraId="320D46B7" w14:textId="4BDC2242"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w:t>
            </w:r>
          </w:p>
        </w:tc>
        <w:tc>
          <w:tcPr>
            <w:tcW w:w="3117" w:type="dxa"/>
          </w:tcPr>
          <w:p w14:paraId="425E9AB2" w14:textId="5D60C752"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DB-MB-YB</w:t>
            </w:r>
          </w:p>
        </w:tc>
        <w:tc>
          <w:tcPr>
            <w:tcW w:w="3117" w:type="dxa"/>
          </w:tcPr>
          <w:p w14:paraId="42616BB1" w14:textId="64CB75BF" w:rsidR="00944FBB" w:rsidRDefault="00944FBB" w:rsidP="00944FBB">
            <w:pPr>
              <w:pStyle w:val="ListParagraph"/>
              <w:ind w:left="0"/>
              <w:contextualSpacing/>
              <w:jc w:val="both"/>
              <w:rPr>
                <w:rFonts w:ascii="Times New Roman" w:hAnsi="Times New Roman"/>
                <w:color w:val="000000" w:themeColor="text1"/>
                <w:sz w:val="22"/>
              </w:rPr>
            </w:pPr>
            <w:r>
              <w:rPr>
                <w:rFonts w:ascii="Times New Roman" w:hAnsi="Times New Roman"/>
                <w:color w:val="000000" w:themeColor="text1"/>
                <w:sz w:val="22"/>
              </w:rPr>
              <w:t>-</w:t>
            </w:r>
          </w:p>
        </w:tc>
      </w:tr>
    </w:tbl>
    <w:p w14:paraId="1B1675B3" w14:textId="74A45727" w:rsidR="00944FBB" w:rsidRDefault="00944FBB" w:rsidP="00944FBB">
      <w:pPr>
        <w:pStyle w:val="ListParagraph"/>
        <w:ind w:left="1440"/>
        <w:contextualSpacing/>
        <w:jc w:val="both"/>
        <w:rPr>
          <w:rFonts w:ascii="Times New Roman" w:hAnsi="Times New Roman"/>
          <w:color w:val="000000" w:themeColor="text1"/>
          <w:sz w:val="21"/>
          <w:szCs w:val="21"/>
        </w:rPr>
      </w:pPr>
      <w:r w:rsidRPr="00944FBB">
        <w:rPr>
          <w:rFonts w:ascii="Times New Roman" w:hAnsi="Times New Roman"/>
          <w:color w:val="000000" w:themeColor="text1"/>
          <w:sz w:val="21"/>
          <w:szCs w:val="21"/>
        </w:rPr>
        <w:t>*DB- Day of birth, MB-Month of birth, YB-Year of birth</w:t>
      </w:r>
    </w:p>
    <w:p w14:paraId="5FB073F8" w14:textId="77777777" w:rsidR="00944FBB" w:rsidRPr="00944FBB" w:rsidRDefault="00944FBB" w:rsidP="00944FBB">
      <w:pPr>
        <w:pStyle w:val="ListParagraph"/>
        <w:ind w:left="1440"/>
        <w:contextualSpacing/>
        <w:jc w:val="both"/>
        <w:rPr>
          <w:rFonts w:ascii="Times New Roman" w:hAnsi="Times New Roman"/>
          <w:color w:val="000000" w:themeColor="text1"/>
          <w:sz w:val="21"/>
          <w:szCs w:val="21"/>
        </w:rPr>
      </w:pPr>
    </w:p>
    <w:p w14:paraId="762D80F6" w14:textId="219F59DA" w:rsidR="00944FBB" w:rsidRPr="00944FBB" w:rsidRDefault="00944FBB" w:rsidP="00173CBA">
      <w:pPr>
        <w:contextualSpacing/>
        <w:jc w:val="both"/>
        <w:rPr>
          <w:bCs/>
          <w:sz w:val="22"/>
          <w:szCs w:val="22"/>
          <w:lang w:val="en-GB"/>
        </w:rPr>
      </w:pPr>
      <w:r>
        <w:rPr>
          <w:bCs/>
          <w:sz w:val="22"/>
          <w:szCs w:val="22"/>
          <w:lang w:val="en-GB"/>
        </w:rPr>
        <w:t xml:space="preserve">The same steps as above are taken for creation of </w:t>
      </w:r>
      <w:proofErr w:type="spellStart"/>
      <w:r>
        <w:rPr>
          <w:bCs/>
          <w:sz w:val="22"/>
          <w:szCs w:val="22"/>
          <w:lang w:val="en-GB"/>
        </w:rPr>
        <w:t>death_date</w:t>
      </w:r>
      <w:proofErr w:type="spellEnd"/>
      <w:r>
        <w:rPr>
          <w:bCs/>
          <w:sz w:val="22"/>
          <w:szCs w:val="22"/>
          <w:lang w:val="en-GB"/>
        </w:rPr>
        <w:t>.</w:t>
      </w:r>
    </w:p>
    <w:p w14:paraId="4057BF45" w14:textId="76DC81B2" w:rsidR="00944FBB" w:rsidRDefault="00944FBB" w:rsidP="00944FBB">
      <w:pPr>
        <w:pStyle w:val="Heading5"/>
        <w:rPr>
          <w:ins w:id="133" w:author="Hoxhaj, V. (Vjola)" w:date="2022-01-11T06:03:00Z"/>
        </w:rPr>
      </w:pPr>
      <w:bookmarkStart w:id="134" w:name="_Toc69912934"/>
      <w:r w:rsidRPr="00D624AA">
        <w:t xml:space="preserve">Step </w:t>
      </w:r>
      <w:r>
        <w:t>2</w:t>
      </w:r>
      <w:r w:rsidRPr="00D624AA">
        <w:t xml:space="preserve">: </w:t>
      </w:r>
      <w:del w:id="135" w:author="Hoxhaj, V. (Vjola)" w:date="2022-01-11T06:02:00Z">
        <w:r w:rsidRPr="00D624AA" w:rsidDel="00944FBB">
          <w:delText>Create end and start follow-up</w:delText>
        </w:r>
        <w:r w:rsidDel="00944FBB">
          <w:delText xml:space="preserve"> </w:delText>
        </w:r>
        <w:r w:rsidDel="00944FBB">
          <w:delText xml:space="preserve">dates </w:delText>
        </w:r>
        <w:r w:rsidDel="00944FBB">
          <w:delText>in</w:delText>
        </w:r>
        <w:r w:rsidDel="00944FBB">
          <w:delText xml:space="preserve"> the</w:delText>
        </w:r>
        <w:r w:rsidDel="00944FBB">
          <w:delText xml:space="preserve"> source</w:delText>
        </w:r>
      </w:del>
      <w:del w:id="136" w:author="Hoxhaj, V. (Vjola)" w:date="2022-01-11T05:59:00Z">
        <w:r w:rsidDel="00944FBB">
          <w:delText xml:space="preserve"> </w:delText>
        </w:r>
      </w:del>
      <w:del w:id="137" w:author="Hoxhaj, V. (Vjola)" w:date="2022-01-11T06:02:00Z">
        <w:r w:rsidDel="00944FBB">
          <w:delText>population</w:delText>
        </w:r>
      </w:del>
      <w:ins w:id="138" w:author="Hoxhaj, V. (Vjola)" w:date="2022-01-11T06:02:00Z">
        <w:r>
          <w:t>Subpopulation analysis</w:t>
        </w:r>
      </w:ins>
    </w:p>
    <w:p w14:paraId="046883F3" w14:textId="389AC58A" w:rsidR="00944FBB" w:rsidRDefault="00944FBB" w:rsidP="00944FBB">
      <w:pPr>
        <w:rPr>
          <w:ins w:id="139" w:author="Hoxhaj, V. (Vjola)" w:date="2022-01-11T06:03:00Z"/>
        </w:rPr>
      </w:pPr>
    </w:p>
    <w:p w14:paraId="249904D1" w14:textId="333637D4" w:rsidR="00944FBB" w:rsidRDefault="00944FBB" w:rsidP="00944FBB">
      <w:pPr>
        <w:rPr>
          <w:ins w:id="140" w:author="Hoxhaj, V. (Vjola)" w:date="2022-01-11T06:09:00Z"/>
        </w:rPr>
      </w:pPr>
      <w:ins w:id="141" w:author="Hoxhaj, V. (Vjola)" w:date="2022-01-11T06:04:00Z">
        <w:r>
          <w:t xml:space="preserve">A subpopulation analysis will be performed </w:t>
        </w:r>
      </w:ins>
      <w:ins w:id="142" w:author="Hoxhaj, V. (Vjola)" w:date="2022-01-11T06:05:00Z">
        <w:r>
          <w:t xml:space="preserve">when a data source contains data with different provenance. The information on the subpopulation names and the meanings that form a subpopulation will be retrieved from the METADATA table. </w:t>
        </w:r>
      </w:ins>
      <w:ins w:id="143" w:author="Hoxhaj, V. (Vjola)" w:date="2022-01-11T06:06:00Z">
        <w:r>
          <w:t xml:space="preserve">The analysis will be performed separately for each subpopulation and in the </w:t>
        </w:r>
        <w:proofErr w:type="gramStart"/>
        <w:r>
          <w:t>time period</w:t>
        </w:r>
        <w:proofErr w:type="gramEnd"/>
        <w:r>
          <w:t xml:space="preserve"> </w:t>
        </w:r>
      </w:ins>
      <w:ins w:id="144" w:author="Hoxhaj, V. (Vjola)" w:date="2022-01-11T06:07:00Z">
        <w:r>
          <w:t>where all are present.</w:t>
        </w:r>
      </w:ins>
    </w:p>
    <w:p w14:paraId="420891D6" w14:textId="5DCFA611" w:rsidR="00944FBB" w:rsidRDefault="00944FBB" w:rsidP="00944FBB">
      <w:pPr>
        <w:rPr>
          <w:ins w:id="145" w:author="Hoxhaj, V. (Vjola)" w:date="2022-01-11T06:09:00Z"/>
        </w:rPr>
      </w:pPr>
    </w:p>
    <w:p w14:paraId="0222C687" w14:textId="43B4E3D9" w:rsidR="00944FBB" w:rsidRDefault="00944FBB" w:rsidP="00944FBB">
      <w:pPr>
        <w:rPr>
          <w:ins w:id="146" w:author="Hoxhaj, V. (Vjola)" w:date="2022-01-11T06:09:00Z"/>
        </w:rPr>
      </w:pPr>
      <w:ins w:id="147" w:author="Hoxhaj, V. (Vjola)" w:date="2022-01-11T06:09:00Z">
        <w:r>
          <w:t>Example of this analysis:</w:t>
        </w:r>
      </w:ins>
    </w:p>
    <w:p w14:paraId="0D95D407" w14:textId="7E0A783B" w:rsidR="00944FBB" w:rsidRDefault="00944FBB" w:rsidP="00944FBB">
      <w:pPr>
        <w:rPr>
          <w:ins w:id="148" w:author="Hoxhaj, V. (Vjola)" w:date="2022-01-11T06:07:00Z"/>
        </w:rPr>
      </w:pPr>
      <w:ins w:id="149" w:author="Hoxhaj, V. (Vjola)" w:date="2022-01-11T06:09:00Z">
        <w:r>
          <w:lastRenderedPageBreak/>
          <w:t>The data source contains data from the hospital</w:t>
        </w:r>
      </w:ins>
      <w:ins w:id="150" w:author="Hoxhaj, V. (Vjola)" w:date="2022-01-11T06:10:00Z">
        <w:r>
          <w:t xml:space="preserve"> </w:t>
        </w:r>
      </w:ins>
      <w:ins w:id="151" w:author="Hoxhaj, V. (Vjola)" w:date="2022-01-11T06:09:00Z">
        <w:r>
          <w:t>(HOSP) and primary care</w:t>
        </w:r>
      </w:ins>
      <w:ins w:id="152" w:author="Hoxhaj, V. (Vjola)" w:date="2022-01-11T06:14:00Z">
        <w:r>
          <w:t xml:space="preserve"> </w:t>
        </w:r>
      </w:ins>
      <w:ins w:id="153" w:author="Hoxhaj, V. (Vjola)" w:date="2022-01-11T06:09:00Z">
        <w:r>
          <w:t xml:space="preserve">(PC). </w:t>
        </w:r>
      </w:ins>
      <w:ins w:id="154" w:author="Hoxhaj, V. (Vjola)" w:date="2022-01-11T06:10:00Z">
        <w:r>
          <w:t xml:space="preserve">The </w:t>
        </w:r>
        <w:proofErr w:type="spellStart"/>
        <w:r>
          <w:t>op_meaning</w:t>
        </w:r>
        <w:proofErr w:type="spellEnd"/>
        <w:r>
          <w:t xml:space="preserve"> variable in the OBSERVATION_PERIODS table will be used as a filtering variable to create the different subpopulations. The </w:t>
        </w:r>
      </w:ins>
      <w:ins w:id="155" w:author="Hoxhaj, V. (Vjola)" w:date="2022-01-11T06:11:00Z">
        <w:r>
          <w:t xml:space="preserve">analysis will be performed in the data that comes from the hospital only, from primary care only and on the subpopulation that is being </w:t>
        </w:r>
      </w:ins>
      <w:ins w:id="156" w:author="Hoxhaj, V. (Vjola)" w:date="2022-01-11T06:12:00Z">
        <w:r>
          <w:t>fed</w:t>
        </w:r>
      </w:ins>
      <w:ins w:id="157" w:author="Hoxhaj, V. (Vjola)" w:date="2022-01-11T06:11:00Z">
        <w:r>
          <w:t xml:space="preserve"> by both hospital</w:t>
        </w:r>
      </w:ins>
      <w:ins w:id="158" w:author="Hoxhaj, V. (Vjola)" w:date="2022-01-11T06:12:00Z">
        <w:r>
          <w:t xml:space="preserve"> and primary care data (PC_HOSP). </w:t>
        </w:r>
      </w:ins>
    </w:p>
    <w:p w14:paraId="3E22F1D6" w14:textId="77777777" w:rsidR="00944FBB" w:rsidRPr="00944FBB" w:rsidRDefault="00944FBB" w:rsidP="00944FBB"/>
    <w:p w14:paraId="58EC5A54" w14:textId="16291001" w:rsidR="004A50B3" w:rsidRDefault="004A50B3" w:rsidP="00221EB6">
      <w:pPr>
        <w:pStyle w:val="Heading5"/>
        <w:rPr>
          <w:lang w:val="en-GB"/>
        </w:rPr>
      </w:pPr>
      <w:r>
        <w:rPr>
          <w:lang w:val="en-GB"/>
        </w:rPr>
        <w:t xml:space="preserve">Step 2: Create source population </w:t>
      </w:r>
      <w:r w:rsidR="00900645">
        <w:rPr>
          <w:lang w:val="en-GB"/>
        </w:rPr>
        <w:t>table and follow-up</w:t>
      </w:r>
      <w:bookmarkEnd w:id="134"/>
    </w:p>
    <w:p w14:paraId="3294B624" w14:textId="77777777" w:rsidR="00221EB6" w:rsidRDefault="00221EB6" w:rsidP="00173CBA">
      <w:pPr>
        <w:contextualSpacing/>
        <w:jc w:val="both"/>
        <w:rPr>
          <w:sz w:val="22"/>
          <w:szCs w:val="22"/>
          <w:lang w:val="en-GB"/>
        </w:rPr>
      </w:pPr>
    </w:p>
    <w:p w14:paraId="2F56163C" w14:textId="6BD702D6" w:rsidR="004A50B3" w:rsidRPr="004A50B3" w:rsidRDefault="004A50B3" w:rsidP="00173CBA">
      <w:pPr>
        <w:contextualSpacing/>
        <w:jc w:val="both"/>
        <w:rPr>
          <w:b/>
          <w:sz w:val="22"/>
          <w:szCs w:val="22"/>
          <w:lang w:val="en-GB"/>
        </w:rPr>
      </w:pPr>
      <w:r w:rsidRPr="004A50B3">
        <w:rPr>
          <w:sz w:val="22"/>
          <w:szCs w:val="22"/>
          <w:lang w:val="en-GB"/>
        </w:rPr>
        <w:t xml:space="preserve">From </w:t>
      </w:r>
      <w:r w:rsidR="00900645" w:rsidRPr="00900645">
        <w:rPr>
          <w:color w:val="1F497D" w:themeColor="text2"/>
          <w:sz w:val="22"/>
          <w:szCs w:val="22"/>
          <w:lang w:val="en-GB"/>
        </w:rPr>
        <w:t>PERSONS</w:t>
      </w:r>
      <w:r w:rsidRPr="004A50B3">
        <w:rPr>
          <w:sz w:val="22"/>
          <w:szCs w:val="22"/>
          <w:lang w:val="en-GB"/>
        </w:rPr>
        <w:t xml:space="preserve"> table, copy all </w:t>
      </w:r>
      <w:r w:rsidR="00900645">
        <w:rPr>
          <w:sz w:val="22"/>
          <w:szCs w:val="22"/>
          <w:lang w:val="en-GB"/>
        </w:rPr>
        <w:t>variables to table</w:t>
      </w:r>
      <w:r w:rsidRPr="004A50B3">
        <w:rPr>
          <w:sz w:val="22"/>
          <w:szCs w:val="22"/>
          <w:lang w:val="en-GB"/>
        </w:rPr>
        <w:t xml:space="preserve"> </w:t>
      </w:r>
      <w:proofErr w:type="spellStart"/>
      <w:r w:rsidR="00900645">
        <w:rPr>
          <w:b/>
          <w:i/>
          <w:sz w:val="22"/>
          <w:szCs w:val="22"/>
          <w:lang w:val="en-GB"/>
        </w:rPr>
        <w:t>S</w:t>
      </w:r>
      <w:r w:rsidRPr="00900645">
        <w:rPr>
          <w:b/>
          <w:i/>
          <w:sz w:val="22"/>
          <w:szCs w:val="22"/>
          <w:lang w:val="en-GB"/>
        </w:rPr>
        <w:t>ource_pop</w:t>
      </w:r>
      <w:r w:rsidR="00900645" w:rsidRPr="00900645">
        <w:rPr>
          <w:b/>
          <w:i/>
          <w:sz w:val="22"/>
          <w:szCs w:val="22"/>
          <w:lang w:val="en-GB"/>
        </w:rPr>
        <w:t>ulation</w:t>
      </w:r>
      <w:proofErr w:type="spellEnd"/>
      <w:r w:rsidRPr="004A50B3">
        <w:rPr>
          <w:b/>
          <w:sz w:val="22"/>
          <w:szCs w:val="22"/>
          <w:lang w:val="en-GB"/>
        </w:rPr>
        <w:t xml:space="preserve"> </w:t>
      </w:r>
    </w:p>
    <w:p w14:paraId="4E55D39E" w14:textId="02600FFA" w:rsidR="004A50B3" w:rsidRPr="00900645" w:rsidRDefault="00900645" w:rsidP="00173CBA">
      <w:pPr>
        <w:contextualSpacing/>
        <w:jc w:val="both"/>
        <w:rPr>
          <w:color w:val="1F497D" w:themeColor="text2"/>
          <w:sz w:val="22"/>
          <w:szCs w:val="22"/>
          <w:lang w:val="en-GB"/>
        </w:rPr>
      </w:pPr>
      <w:r>
        <w:rPr>
          <w:sz w:val="22"/>
          <w:szCs w:val="22"/>
          <w:lang w:val="en-GB"/>
        </w:rPr>
        <w:t>Link to</w:t>
      </w:r>
      <w:r w:rsidRPr="00900645">
        <w:rPr>
          <w:sz w:val="22"/>
          <w:szCs w:val="22"/>
          <w:lang w:val="en-GB"/>
        </w:rPr>
        <w:t xml:space="preserve"> table </w:t>
      </w:r>
      <w:r w:rsidRPr="00900645">
        <w:rPr>
          <w:color w:val="1F497D" w:themeColor="text2"/>
          <w:sz w:val="22"/>
          <w:szCs w:val="22"/>
          <w:lang w:val="en-GB"/>
        </w:rPr>
        <w:t xml:space="preserve">OBSERVATION_PERIODS </w:t>
      </w:r>
    </w:p>
    <w:p w14:paraId="6994AA25" w14:textId="77777777" w:rsidR="00900645" w:rsidRDefault="00900645" w:rsidP="00173CBA">
      <w:pPr>
        <w:contextualSpacing/>
        <w:jc w:val="both"/>
        <w:rPr>
          <w:sz w:val="22"/>
          <w:szCs w:val="22"/>
          <w:lang w:val="en-GB"/>
        </w:rPr>
      </w:pPr>
    </w:p>
    <w:p w14:paraId="24D5AA12" w14:textId="5B3E8F7C" w:rsidR="00900645" w:rsidRPr="00900645" w:rsidRDefault="00900645" w:rsidP="00173CBA">
      <w:pPr>
        <w:contextualSpacing/>
        <w:jc w:val="both"/>
        <w:rPr>
          <w:sz w:val="22"/>
          <w:szCs w:val="22"/>
          <w:lang w:val="en-GB"/>
        </w:rPr>
      </w:pPr>
      <w:r w:rsidRPr="00900645">
        <w:rPr>
          <w:sz w:val="22"/>
          <w:szCs w:val="22"/>
          <w:lang w:val="en-GB"/>
        </w:rPr>
        <w:t xml:space="preserve">In </w:t>
      </w:r>
      <w:proofErr w:type="spellStart"/>
      <w:r w:rsidRPr="00900645">
        <w:rPr>
          <w:i/>
          <w:sz w:val="22"/>
          <w:szCs w:val="22"/>
          <w:lang w:val="en-GB"/>
        </w:rPr>
        <w:t>Source_population</w:t>
      </w:r>
      <w:proofErr w:type="spellEnd"/>
      <w:r>
        <w:rPr>
          <w:sz w:val="22"/>
          <w:szCs w:val="22"/>
          <w:lang w:val="en-GB"/>
        </w:rPr>
        <w:t xml:space="preserve"> </w:t>
      </w:r>
      <w:del w:id="159" w:author="Hoxhaj, V. (Vjola)" w:date="2022-01-12T11:37:00Z">
        <w:r w:rsidR="006E0150" w:rsidDel="00944FBB">
          <w:rPr>
            <w:sz w:val="22"/>
            <w:szCs w:val="22"/>
            <w:lang w:val="en-GB"/>
          </w:rPr>
          <w:delText xml:space="preserve"> </w:delText>
        </w:r>
      </w:del>
      <w:r w:rsidR="006E0150">
        <w:rPr>
          <w:sz w:val="22"/>
          <w:szCs w:val="22"/>
          <w:lang w:val="en-GB"/>
        </w:rPr>
        <w:t xml:space="preserve">table </w:t>
      </w:r>
      <w:r>
        <w:rPr>
          <w:sz w:val="22"/>
          <w:szCs w:val="22"/>
          <w:lang w:val="en-GB"/>
        </w:rPr>
        <w:t>create</w:t>
      </w:r>
    </w:p>
    <w:p w14:paraId="0FE05000" w14:textId="72B363F2" w:rsidR="00900645" w:rsidRPr="00D624AA" w:rsidRDefault="00944FBB" w:rsidP="00EA030F">
      <w:pPr>
        <w:pStyle w:val="ListParagraph"/>
        <w:numPr>
          <w:ilvl w:val="1"/>
          <w:numId w:val="59"/>
        </w:numPr>
        <w:contextualSpacing/>
        <w:jc w:val="both"/>
        <w:rPr>
          <w:rFonts w:ascii="Times New Roman" w:hAnsi="Times New Roman"/>
          <w:color w:val="000000" w:themeColor="text1"/>
          <w:sz w:val="22"/>
        </w:rPr>
      </w:pPr>
      <w:proofErr w:type="spellStart"/>
      <w:ins w:id="160" w:author="Hoxhaj, V. (Vjola)" w:date="2022-01-11T06:00:00Z">
        <w:r>
          <w:rPr>
            <w:rFonts w:ascii="Times New Roman" w:hAnsi="Times New Roman"/>
            <w:i/>
            <w:color w:val="000000" w:themeColor="text1"/>
            <w:sz w:val="22"/>
          </w:rPr>
          <w:t>e</w:t>
        </w:r>
      </w:ins>
      <w:r w:rsidR="00900645" w:rsidRPr="00221EB6">
        <w:rPr>
          <w:rFonts w:ascii="Times New Roman" w:hAnsi="Times New Roman"/>
          <w:i/>
          <w:color w:val="000000" w:themeColor="text1"/>
          <w:sz w:val="22"/>
        </w:rPr>
        <w:t>nd_follow_up</w:t>
      </w:r>
      <w:proofErr w:type="spellEnd"/>
      <w:r w:rsidR="00900645" w:rsidRPr="00D624AA">
        <w:rPr>
          <w:rFonts w:ascii="Times New Roman" w:hAnsi="Times New Roman"/>
          <w:color w:val="000000" w:themeColor="text1"/>
          <w:sz w:val="22"/>
        </w:rPr>
        <w:t xml:space="preserve"> creation (date field)</w:t>
      </w:r>
    </w:p>
    <w:p w14:paraId="2B69CDE4" w14:textId="24D9E3DC" w:rsidR="00900645" w:rsidRDefault="00900645" w:rsidP="00EA030F">
      <w:pPr>
        <w:pStyle w:val="ListParagraph"/>
        <w:numPr>
          <w:ilvl w:val="1"/>
          <w:numId w:val="59"/>
        </w:numPr>
        <w:contextualSpacing/>
        <w:jc w:val="both"/>
        <w:rPr>
          <w:rFonts w:ascii="Times New Roman" w:hAnsi="Times New Roman"/>
          <w:color w:val="000000" w:themeColor="text1"/>
          <w:sz w:val="22"/>
        </w:rPr>
      </w:pPr>
      <w:r w:rsidRPr="00D624AA">
        <w:rPr>
          <w:rFonts w:ascii="Times New Roman" w:hAnsi="Times New Roman"/>
          <w:color w:val="000000" w:themeColor="text1"/>
          <w:sz w:val="22"/>
        </w:rPr>
        <w:t xml:space="preserve">Replace </w:t>
      </w:r>
      <w:proofErr w:type="spellStart"/>
      <w:ins w:id="161" w:author="Hoxhaj, V. (Vjola)" w:date="2022-01-11T06:00:00Z">
        <w:r w:rsidR="00944FBB">
          <w:rPr>
            <w:rFonts w:ascii="Times New Roman" w:hAnsi="Times New Roman"/>
            <w:i/>
            <w:color w:val="000000" w:themeColor="text1"/>
            <w:sz w:val="22"/>
          </w:rPr>
          <w:t>e</w:t>
        </w:r>
      </w:ins>
      <w:r w:rsidRPr="00221EB6">
        <w:rPr>
          <w:rFonts w:ascii="Times New Roman" w:hAnsi="Times New Roman"/>
          <w:i/>
          <w:color w:val="000000" w:themeColor="text1"/>
          <w:sz w:val="22"/>
        </w:rPr>
        <w:t>nd_follow_up</w:t>
      </w:r>
      <w:proofErr w:type="spellEnd"/>
      <w:r w:rsidRPr="00D624AA">
        <w:rPr>
          <w:rFonts w:ascii="Times New Roman" w:hAnsi="Times New Roman"/>
          <w:color w:val="000000" w:themeColor="text1"/>
          <w:sz w:val="22"/>
        </w:rPr>
        <w:t xml:space="preserve"> with </w:t>
      </w:r>
      <w:r w:rsidRPr="00900645">
        <w:rPr>
          <w:rFonts w:ascii="Times New Roman" w:hAnsi="Times New Roman"/>
          <w:color w:val="1F497D" w:themeColor="text2"/>
          <w:sz w:val="22"/>
        </w:rPr>
        <w:t>OBSERVATION_PERIODS</w:t>
      </w:r>
      <w:r w:rsidR="00EE0A8B">
        <w:rPr>
          <w:rFonts w:ascii="Times New Roman" w:hAnsi="Times New Roman"/>
          <w:color w:val="1F497D" w:themeColor="text2"/>
          <w:sz w:val="22"/>
        </w:rPr>
        <w:t xml:space="preserve"> </w:t>
      </w:r>
      <w:r>
        <w:rPr>
          <w:rFonts w:ascii="Times New Roman" w:hAnsi="Times New Roman"/>
          <w:color w:val="000000" w:themeColor="text1"/>
          <w:sz w:val="22"/>
        </w:rPr>
        <w:t>(</w:t>
      </w:r>
      <w:proofErr w:type="spellStart"/>
      <w:r w:rsidRPr="00221EB6">
        <w:rPr>
          <w:rFonts w:ascii="Times New Roman" w:hAnsi="Times New Roman"/>
          <w:i/>
          <w:color w:val="000000" w:themeColor="text1"/>
          <w:sz w:val="22"/>
        </w:rPr>
        <w:t>op_end_date</w:t>
      </w:r>
      <w:proofErr w:type="spellEnd"/>
      <w:r>
        <w:rPr>
          <w:rFonts w:ascii="Times New Roman" w:hAnsi="Times New Roman"/>
          <w:color w:val="000000" w:themeColor="text1"/>
          <w:sz w:val="22"/>
        </w:rPr>
        <w:t>)</w:t>
      </w:r>
      <w:r w:rsidRPr="00D624AA">
        <w:rPr>
          <w:rFonts w:ascii="Times New Roman" w:hAnsi="Times New Roman"/>
          <w:color w:val="000000" w:themeColor="text1"/>
          <w:sz w:val="22"/>
        </w:rPr>
        <w:t xml:space="preserve">. If </w:t>
      </w:r>
      <w:proofErr w:type="spellStart"/>
      <w:r w:rsidRPr="00221EB6">
        <w:rPr>
          <w:rFonts w:ascii="Times New Roman" w:hAnsi="Times New Roman"/>
          <w:i/>
          <w:color w:val="000000" w:themeColor="text1"/>
          <w:sz w:val="22"/>
        </w:rPr>
        <w:t>op_end_date</w:t>
      </w:r>
      <w:proofErr w:type="spellEnd"/>
      <w:r w:rsidRPr="00D624AA">
        <w:rPr>
          <w:rFonts w:ascii="Times New Roman" w:hAnsi="Times New Roman"/>
          <w:color w:val="000000" w:themeColor="text1"/>
          <w:sz w:val="22"/>
        </w:rPr>
        <w:t xml:space="preserve"> is empty replace </w:t>
      </w:r>
      <w:proofErr w:type="spellStart"/>
      <w:ins w:id="162" w:author="Hoxhaj, V. (Vjola)" w:date="2022-01-11T06:00:00Z">
        <w:r w:rsidR="00944FBB">
          <w:rPr>
            <w:rFonts w:ascii="Times New Roman" w:hAnsi="Times New Roman"/>
            <w:i/>
            <w:color w:val="000000" w:themeColor="text1"/>
            <w:sz w:val="22"/>
          </w:rPr>
          <w:t>e</w:t>
        </w:r>
      </w:ins>
      <w:r w:rsidRPr="00221EB6">
        <w:rPr>
          <w:rFonts w:ascii="Times New Roman" w:hAnsi="Times New Roman"/>
          <w:i/>
          <w:color w:val="000000" w:themeColor="text1"/>
          <w:sz w:val="22"/>
        </w:rPr>
        <w:t>nd_follow_up</w:t>
      </w:r>
      <w:proofErr w:type="spellEnd"/>
      <w:r w:rsidRPr="00D624AA">
        <w:rPr>
          <w:rFonts w:ascii="Times New Roman" w:hAnsi="Times New Roman"/>
          <w:color w:val="000000" w:themeColor="text1"/>
          <w:sz w:val="22"/>
        </w:rPr>
        <w:t xml:space="preserve"> with the </w:t>
      </w:r>
      <w:ins w:id="163" w:author="Hoxhaj, V. (Vjola)" w:date="2022-01-11T06:00:00Z">
        <w:r w:rsidR="00944FBB">
          <w:rPr>
            <w:rFonts w:ascii="Times New Roman" w:hAnsi="Times New Roman"/>
            <w:color w:val="000000" w:themeColor="text1"/>
            <w:sz w:val="22"/>
          </w:rPr>
          <w:t xml:space="preserve">earliest date between </w:t>
        </w:r>
        <w:proofErr w:type="spellStart"/>
        <w:r w:rsidR="00944FBB">
          <w:rPr>
            <w:rFonts w:ascii="Times New Roman" w:hAnsi="Times New Roman"/>
            <w:color w:val="000000" w:themeColor="text1"/>
            <w:sz w:val="22"/>
          </w:rPr>
          <w:t>date_creation</w:t>
        </w:r>
        <w:proofErr w:type="spellEnd"/>
        <w:r w:rsidR="00944FBB">
          <w:rPr>
            <w:rFonts w:ascii="Times New Roman" w:hAnsi="Times New Roman"/>
            <w:color w:val="000000" w:themeColor="text1"/>
            <w:sz w:val="22"/>
          </w:rPr>
          <w:t xml:space="preserve"> and </w:t>
        </w:r>
        <w:proofErr w:type="spellStart"/>
        <w:r w:rsidR="00944FBB">
          <w:rPr>
            <w:rFonts w:ascii="Times New Roman" w:hAnsi="Times New Roman"/>
            <w:color w:val="000000" w:themeColor="text1"/>
            <w:sz w:val="22"/>
          </w:rPr>
          <w:t>recommended_end_date</w:t>
        </w:r>
        <w:proofErr w:type="spellEnd"/>
        <w:r w:rsidR="00944FBB">
          <w:rPr>
            <w:rFonts w:ascii="Times New Roman" w:hAnsi="Times New Roman"/>
            <w:color w:val="000000" w:themeColor="text1"/>
            <w:sz w:val="22"/>
          </w:rPr>
          <w:t xml:space="preserve"> as </w:t>
        </w:r>
      </w:ins>
      <w:ins w:id="164" w:author="Hoxhaj, V. (Vjola)" w:date="2022-01-11T06:01:00Z">
        <w:r w:rsidR="00944FBB">
          <w:rPr>
            <w:rFonts w:ascii="Times New Roman" w:hAnsi="Times New Roman"/>
            <w:color w:val="000000" w:themeColor="text1"/>
            <w:sz w:val="22"/>
          </w:rPr>
          <w:t>retrieved by CDM_SOURCE table.</w:t>
        </w:r>
      </w:ins>
      <w:del w:id="165" w:author="Hoxhaj, V. (Vjola)" w:date="2022-01-11T06:00:00Z">
        <w:r w:rsidRPr="00D624AA" w:rsidDel="00944FBB">
          <w:rPr>
            <w:rFonts w:ascii="Times New Roman" w:hAnsi="Times New Roman"/>
            <w:color w:val="000000" w:themeColor="text1"/>
            <w:sz w:val="22"/>
          </w:rPr>
          <w:delText>date of instance extraction (</w:delText>
        </w:r>
        <w:r w:rsidRPr="00221EB6" w:rsidDel="00944FBB">
          <w:rPr>
            <w:rFonts w:ascii="Times New Roman" w:hAnsi="Times New Roman"/>
            <w:i/>
            <w:color w:val="000000" w:themeColor="text1"/>
            <w:sz w:val="22"/>
          </w:rPr>
          <w:delText>date_creationD</w:delText>
        </w:r>
        <w:r w:rsidRPr="00D624AA" w:rsidDel="00944FBB">
          <w:rPr>
            <w:rFonts w:ascii="Times New Roman" w:hAnsi="Times New Roman"/>
            <w:color w:val="000000" w:themeColor="text1"/>
            <w:sz w:val="22"/>
          </w:rPr>
          <w:delText xml:space="preserve"> from </w:delText>
        </w:r>
        <w:r w:rsidRPr="00900645" w:rsidDel="00944FBB">
          <w:rPr>
            <w:rFonts w:ascii="Times New Roman" w:hAnsi="Times New Roman"/>
            <w:color w:val="1F497D" w:themeColor="text2"/>
            <w:sz w:val="22"/>
          </w:rPr>
          <w:delText>CDM-source</w:delText>
        </w:r>
        <w:r w:rsidRPr="00D624AA" w:rsidDel="00944FBB">
          <w:rPr>
            <w:rFonts w:ascii="Times New Roman" w:hAnsi="Times New Roman"/>
            <w:color w:val="000000" w:themeColor="text1"/>
            <w:sz w:val="22"/>
          </w:rPr>
          <w:delText>)</w:delText>
        </w:r>
      </w:del>
    </w:p>
    <w:p w14:paraId="6B3A0AC1" w14:textId="77777777" w:rsidR="00900645" w:rsidDel="00944FBB" w:rsidRDefault="00900645" w:rsidP="00900645">
      <w:pPr>
        <w:contextualSpacing/>
        <w:jc w:val="both"/>
        <w:rPr>
          <w:del w:id="166" w:author="Hoxhaj, V. (Vjola)" w:date="2022-01-11T06:15:00Z"/>
          <w:color w:val="000000" w:themeColor="text1"/>
          <w:sz w:val="22"/>
        </w:rPr>
      </w:pPr>
    </w:p>
    <w:p w14:paraId="3EB6DDF6" w14:textId="7148FD8D" w:rsidR="00900645" w:rsidRPr="00900645" w:rsidDel="00944FBB" w:rsidRDefault="00900645" w:rsidP="00900645">
      <w:pPr>
        <w:contextualSpacing/>
        <w:jc w:val="both"/>
        <w:rPr>
          <w:del w:id="167" w:author="Hoxhaj, V. (Vjola)" w:date="2022-01-11T06:15:00Z"/>
          <w:color w:val="000000" w:themeColor="text1"/>
          <w:sz w:val="22"/>
        </w:rPr>
      </w:pPr>
      <w:del w:id="168" w:author="Hoxhaj, V. (Vjola)" w:date="2022-01-11T06:15:00Z">
        <w:r w:rsidRPr="00900645" w:rsidDel="00944FBB">
          <w:rPr>
            <w:color w:val="000000" w:themeColor="text1"/>
            <w:sz w:val="22"/>
          </w:rPr>
          <w:delText>Note</w:delText>
        </w:r>
        <w:commentRangeStart w:id="169"/>
        <w:r w:rsidRPr="00900645" w:rsidDel="00944FBB">
          <w:rPr>
            <w:color w:val="000000" w:themeColor="text1"/>
            <w:sz w:val="22"/>
          </w:rPr>
          <w:delText xml:space="preserve">: in </w:delText>
        </w:r>
        <w:r w:rsidRPr="00900645" w:rsidDel="00944FBB">
          <w:rPr>
            <w:color w:val="1F497D" w:themeColor="text2"/>
            <w:sz w:val="22"/>
          </w:rPr>
          <w:delText xml:space="preserve">OBSERVATION_PERIODS </w:delText>
        </w:r>
        <w:r w:rsidRPr="00900645" w:rsidDel="00944FBB">
          <w:rPr>
            <w:color w:val="000000" w:themeColor="text1"/>
            <w:sz w:val="22"/>
          </w:rPr>
          <w:delText xml:space="preserve">people may have more than one entry, based on the </w:delText>
        </w:r>
        <w:r w:rsidRPr="00221EB6" w:rsidDel="00944FBB">
          <w:rPr>
            <w:i/>
            <w:color w:val="000000" w:themeColor="text1"/>
            <w:sz w:val="22"/>
          </w:rPr>
          <w:delText>op_meaning</w:delText>
        </w:r>
        <w:r w:rsidRPr="00900645" w:rsidDel="00944FBB">
          <w:rPr>
            <w:color w:val="000000" w:themeColor="text1"/>
            <w:sz w:val="22"/>
          </w:rPr>
          <w:delText xml:space="preserve"> </w:delText>
        </w:r>
      </w:del>
    </w:p>
    <w:p w14:paraId="2DA5D14A" w14:textId="141BD108" w:rsidR="00900645" w:rsidRPr="00900645" w:rsidDel="00944FBB" w:rsidRDefault="00900645" w:rsidP="00900645">
      <w:pPr>
        <w:contextualSpacing/>
        <w:jc w:val="both"/>
        <w:rPr>
          <w:del w:id="170" w:author="Hoxhaj, V. (Vjola)" w:date="2022-01-11T06:15:00Z"/>
          <w:color w:val="000000" w:themeColor="text1"/>
          <w:sz w:val="22"/>
        </w:rPr>
      </w:pPr>
      <w:del w:id="171" w:author="Hoxhaj, V. (Vjola)" w:date="2022-01-11T06:15:00Z">
        <w:r w:rsidRPr="001B6B2B" w:rsidDel="00944FBB">
          <w:rPr>
            <w:b/>
            <w:color w:val="000000" w:themeColor="text1"/>
            <w:sz w:val="22"/>
          </w:rPr>
          <w:delText>Decision:</w:delText>
        </w:r>
        <w:r w:rsidRPr="001B6B2B" w:rsidDel="00944FBB">
          <w:rPr>
            <w:color w:val="000000" w:themeColor="text1"/>
            <w:sz w:val="22"/>
          </w:rPr>
          <w:delText xml:space="preserve"> we go for the period </w:delText>
        </w:r>
        <w:r w:rsidR="001B6B2B" w:rsidDel="00944FBB">
          <w:rPr>
            <w:color w:val="000000" w:themeColor="text1"/>
            <w:sz w:val="22"/>
          </w:rPr>
          <w:delText xml:space="preserve">for the intersection, and the different meanings (Hospital and/or primary care), but censor when numerator cannot be observed. </w:delText>
        </w:r>
      </w:del>
    </w:p>
    <w:p w14:paraId="150C7F05" w14:textId="28FB19A5" w:rsidR="00900645" w:rsidRPr="00D624AA" w:rsidDel="00944FBB" w:rsidRDefault="00900645" w:rsidP="00EA030F">
      <w:pPr>
        <w:pStyle w:val="ListParagraph"/>
        <w:numPr>
          <w:ilvl w:val="3"/>
          <w:numId w:val="65"/>
        </w:numPr>
        <w:ind w:left="1080"/>
        <w:contextualSpacing/>
        <w:jc w:val="both"/>
        <w:rPr>
          <w:del w:id="172" w:author="Hoxhaj, V. (Vjola)" w:date="2022-01-11T06:15:00Z"/>
          <w:rFonts w:ascii="Times New Roman" w:hAnsi="Times New Roman"/>
          <w:color w:val="000000" w:themeColor="text1"/>
          <w:sz w:val="22"/>
        </w:rPr>
      </w:pPr>
      <w:del w:id="173" w:author="Hoxhaj, V. (Vjola)" w:date="2022-01-11T06:15:00Z">
        <w:r w:rsidRPr="00D624AA" w:rsidDel="00944FBB">
          <w:rPr>
            <w:rFonts w:ascii="Times New Roman" w:hAnsi="Times New Roman"/>
            <w:color w:val="000000" w:themeColor="text1"/>
            <w:sz w:val="22"/>
          </w:rPr>
          <w:delText xml:space="preserve">Sort the </w:delText>
        </w:r>
        <w:r w:rsidRPr="00221EB6" w:rsidDel="00944FBB">
          <w:rPr>
            <w:rFonts w:ascii="Times New Roman" w:hAnsi="Times New Roman"/>
            <w:i/>
            <w:color w:val="000000" w:themeColor="text1"/>
            <w:sz w:val="22"/>
          </w:rPr>
          <w:delText>op_end_date</w:delText>
        </w:r>
        <w:r w:rsidRPr="00D624AA" w:rsidDel="00944FBB">
          <w:rPr>
            <w:rFonts w:ascii="Times New Roman" w:hAnsi="Times New Roman"/>
            <w:color w:val="000000" w:themeColor="text1"/>
            <w:sz w:val="22"/>
          </w:rPr>
          <w:delText xml:space="preserve"> per person_id across op_meaning </w:delText>
        </w:r>
        <w:commentRangeEnd w:id="169"/>
        <w:r w:rsidR="00D14739" w:rsidDel="00944FBB">
          <w:rPr>
            <w:rStyle w:val="CommentReference"/>
            <w:rFonts w:ascii="Times New Roman" w:eastAsia="Times New Roman" w:hAnsi="Times New Roman"/>
          </w:rPr>
          <w:commentReference w:id="169"/>
        </w:r>
        <w:r w:rsidR="00221EB6" w:rsidDel="00944FBB">
          <w:rPr>
            <w:rFonts w:ascii="Times New Roman" w:hAnsi="Times New Roman"/>
            <w:color w:val="000000" w:themeColor="text1"/>
            <w:sz w:val="22"/>
          </w:rPr>
          <w:delText xml:space="preserve">of relevance </w:delText>
        </w:r>
        <w:r w:rsidRPr="00D624AA" w:rsidDel="00944FBB">
          <w:rPr>
            <w:rFonts w:ascii="Times New Roman" w:hAnsi="Times New Roman"/>
            <w:color w:val="000000" w:themeColor="text1"/>
            <w:sz w:val="22"/>
          </w:rPr>
          <w:delText xml:space="preserve">and seek the earliest (minimal) for the person_id -&gt; result is </w:delText>
        </w:r>
        <w:r w:rsidRPr="00221EB6" w:rsidDel="00944FBB">
          <w:rPr>
            <w:rFonts w:ascii="Times New Roman" w:hAnsi="Times New Roman"/>
            <w:i/>
            <w:color w:val="000000" w:themeColor="text1"/>
            <w:sz w:val="22"/>
          </w:rPr>
          <w:delText>op_end_date_min</w:delText>
        </w:r>
      </w:del>
    </w:p>
    <w:p w14:paraId="1B719878" w14:textId="70E0D291" w:rsidR="00900645" w:rsidDel="00944FBB" w:rsidRDefault="00900645" w:rsidP="00EA030F">
      <w:pPr>
        <w:pStyle w:val="ListParagraph"/>
        <w:numPr>
          <w:ilvl w:val="3"/>
          <w:numId w:val="65"/>
        </w:numPr>
        <w:ind w:left="1080"/>
        <w:contextualSpacing/>
        <w:jc w:val="both"/>
        <w:rPr>
          <w:del w:id="174" w:author="Hoxhaj, V. (Vjola)" w:date="2022-01-11T06:15:00Z"/>
          <w:rFonts w:ascii="Times New Roman" w:hAnsi="Times New Roman"/>
          <w:color w:val="000000" w:themeColor="text1"/>
          <w:sz w:val="22"/>
        </w:rPr>
      </w:pPr>
      <w:del w:id="175" w:author="Hoxhaj, V. (Vjola)" w:date="2022-01-11T06:15:00Z">
        <w:r w:rsidRPr="00D624AA" w:rsidDel="00944FBB">
          <w:rPr>
            <w:rFonts w:ascii="Times New Roman" w:hAnsi="Times New Roman"/>
            <w:color w:val="000000" w:themeColor="text1"/>
            <w:sz w:val="22"/>
          </w:rPr>
          <w:delText xml:space="preserve">Sort the </w:delText>
        </w:r>
        <w:r w:rsidRPr="00221EB6" w:rsidDel="00944FBB">
          <w:rPr>
            <w:rFonts w:ascii="Times New Roman" w:hAnsi="Times New Roman"/>
            <w:i/>
            <w:color w:val="000000" w:themeColor="text1"/>
            <w:sz w:val="22"/>
          </w:rPr>
          <w:delText>op_start_date</w:delText>
        </w:r>
        <w:r w:rsidRPr="00D624AA" w:rsidDel="00944FBB">
          <w:rPr>
            <w:rFonts w:ascii="Times New Roman" w:hAnsi="Times New Roman"/>
            <w:color w:val="000000" w:themeColor="text1"/>
            <w:sz w:val="22"/>
          </w:rPr>
          <w:delText xml:space="preserve"> per </w:delText>
        </w:r>
        <w:r w:rsidRPr="00221EB6" w:rsidDel="00944FBB">
          <w:rPr>
            <w:rFonts w:ascii="Times New Roman" w:hAnsi="Times New Roman"/>
            <w:i/>
            <w:color w:val="000000" w:themeColor="text1"/>
            <w:sz w:val="22"/>
          </w:rPr>
          <w:delText>person_id</w:delText>
        </w:r>
        <w:r w:rsidRPr="00D624AA" w:rsidDel="00944FBB">
          <w:rPr>
            <w:rFonts w:ascii="Times New Roman" w:hAnsi="Times New Roman"/>
            <w:color w:val="000000" w:themeColor="text1"/>
            <w:sz w:val="22"/>
          </w:rPr>
          <w:delText xml:space="preserve"> across op_meaning and seek the latest </w:delText>
        </w:r>
        <w:r w:rsidR="00221EB6" w:rsidDel="00944FBB">
          <w:rPr>
            <w:rFonts w:ascii="Times New Roman" w:hAnsi="Times New Roman"/>
            <w:color w:val="000000" w:themeColor="text1"/>
            <w:sz w:val="22"/>
          </w:rPr>
          <w:delText xml:space="preserve">of relevance </w:delText>
        </w:r>
        <w:r w:rsidRPr="00D624AA" w:rsidDel="00944FBB">
          <w:rPr>
            <w:rFonts w:ascii="Times New Roman" w:hAnsi="Times New Roman"/>
            <w:color w:val="000000" w:themeColor="text1"/>
            <w:sz w:val="22"/>
          </w:rPr>
          <w:delText xml:space="preserve">for the person_id -&gt; result is </w:delText>
        </w:r>
        <w:r w:rsidRPr="00221EB6" w:rsidDel="00944FBB">
          <w:rPr>
            <w:rFonts w:ascii="Times New Roman" w:hAnsi="Times New Roman"/>
            <w:i/>
            <w:color w:val="000000" w:themeColor="text1"/>
            <w:sz w:val="22"/>
          </w:rPr>
          <w:delText>op_start_date_max</w:delText>
        </w:r>
      </w:del>
    </w:p>
    <w:p w14:paraId="045B04D5" w14:textId="3DECB92A" w:rsidR="00EE0A8B" w:rsidRDefault="00EE0A8B" w:rsidP="00EE0A8B">
      <w:pPr>
        <w:contextualSpacing/>
        <w:jc w:val="both"/>
        <w:rPr>
          <w:color w:val="000000" w:themeColor="text1"/>
          <w:sz w:val="22"/>
        </w:rPr>
      </w:pPr>
    </w:p>
    <w:p w14:paraId="3D885A66" w14:textId="3FC449AF" w:rsidR="00E4694C" w:rsidRPr="00E4694C" w:rsidDel="00944FBB" w:rsidRDefault="00E4694C" w:rsidP="00EE0A8B">
      <w:pPr>
        <w:contextualSpacing/>
        <w:jc w:val="both"/>
        <w:rPr>
          <w:del w:id="176" w:author="Hoxhaj, V. (Vjola)" w:date="2022-01-11T06:15:00Z"/>
          <w:b/>
          <w:color w:val="000000" w:themeColor="text1"/>
          <w:sz w:val="22"/>
        </w:rPr>
      </w:pPr>
      <w:del w:id="177" w:author="Hoxhaj, V. (Vjola)" w:date="2022-01-11T06:15:00Z">
        <w:r w:rsidDel="00944FBB">
          <w:rPr>
            <w:b/>
            <w:color w:val="000000" w:themeColor="text1"/>
            <w:sz w:val="22"/>
          </w:rPr>
          <w:delText xml:space="preserve">Results: </w:delText>
        </w:r>
        <w:r w:rsidRPr="00E4694C" w:rsidDel="00944FBB">
          <w:rPr>
            <w:b/>
            <w:color w:val="000000" w:themeColor="text1"/>
            <w:sz w:val="22"/>
          </w:rPr>
          <w:delText xml:space="preserve">Getting a visual of time overlap of different </w:delText>
        </w:r>
        <w:commentRangeStart w:id="178"/>
        <w:commentRangeStart w:id="179"/>
        <w:r w:rsidRPr="00E4694C" w:rsidDel="00944FBB">
          <w:rPr>
            <w:b/>
            <w:color w:val="000000" w:themeColor="text1"/>
            <w:sz w:val="22"/>
          </w:rPr>
          <w:delText xml:space="preserve">data </w:delText>
        </w:r>
        <w:r w:rsidR="00920420" w:rsidDel="00944FBB">
          <w:rPr>
            <w:b/>
            <w:color w:val="000000" w:themeColor="text1"/>
            <w:sz w:val="22"/>
          </w:rPr>
          <w:delText>banks</w:delText>
        </w:r>
        <w:r w:rsidDel="00944FBB">
          <w:rPr>
            <w:b/>
            <w:color w:val="000000" w:themeColor="text1"/>
            <w:sz w:val="22"/>
          </w:rPr>
          <w:delText xml:space="preserve"> for one DAP/CDM instance</w:delText>
        </w:r>
      </w:del>
    </w:p>
    <w:p w14:paraId="1C6D6F74" w14:textId="5141FDE3" w:rsidR="00EE0A8B" w:rsidRPr="00E4694C" w:rsidDel="00944FBB" w:rsidRDefault="00EE0A8B" w:rsidP="00EA030F">
      <w:pPr>
        <w:pStyle w:val="ListParagraph"/>
        <w:numPr>
          <w:ilvl w:val="0"/>
          <w:numId w:val="66"/>
        </w:numPr>
        <w:contextualSpacing/>
        <w:jc w:val="both"/>
        <w:rPr>
          <w:del w:id="180" w:author="Hoxhaj, V. (Vjola)" w:date="2022-01-11T06:15:00Z"/>
          <w:rFonts w:ascii="Times New Roman" w:hAnsi="Times New Roman"/>
          <w:color w:val="000000" w:themeColor="text1"/>
          <w:sz w:val="22"/>
        </w:rPr>
      </w:pPr>
      <w:del w:id="181" w:author="Hoxhaj, V. (Vjola)" w:date="2022-01-11T06:15:00Z">
        <w:r w:rsidRPr="00E4694C" w:rsidDel="00944FBB">
          <w:rPr>
            <w:rFonts w:ascii="Times New Roman" w:hAnsi="Times New Roman"/>
            <w:color w:val="000000" w:themeColor="text1"/>
            <w:sz w:val="22"/>
          </w:rPr>
          <w:delText>Create a graphic that shows overlap in calendartime of different meanings</w:delText>
        </w:r>
        <w:r w:rsidR="007E44BF" w:rsidRPr="00E4694C" w:rsidDel="00944FBB">
          <w:rPr>
            <w:rFonts w:ascii="Times New Roman" w:hAnsi="Times New Roman"/>
            <w:color w:val="000000" w:themeColor="text1"/>
            <w:sz w:val="22"/>
          </w:rPr>
          <w:delText xml:space="preserve"> </w:delText>
        </w:r>
        <w:commentRangeEnd w:id="178"/>
        <w:r w:rsidR="00D14739" w:rsidDel="00944FBB">
          <w:rPr>
            <w:rStyle w:val="CommentReference"/>
            <w:rFonts w:ascii="Times New Roman" w:eastAsia="Times New Roman" w:hAnsi="Times New Roman"/>
          </w:rPr>
          <w:commentReference w:id="178"/>
        </w:r>
      </w:del>
      <w:commentRangeEnd w:id="179"/>
      <w:r w:rsidR="00944FBB">
        <w:rPr>
          <w:rStyle w:val="CommentReference"/>
        </w:rPr>
        <w:commentReference w:id="179"/>
      </w:r>
      <w:del w:id="182" w:author="Hoxhaj, V. (Vjola)" w:date="2022-01-11T06:15:00Z">
        <w:r w:rsidR="00E4694C" w:rsidRPr="00E4694C" w:rsidDel="00944FBB">
          <w:rPr>
            <w:rFonts w:ascii="Times New Roman" w:hAnsi="Times New Roman"/>
            <w:color w:val="000000" w:themeColor="text1"/>
            <w:sz w:val="22"/>
          </w:rPr>
          <w:delText xml:space="preserve">of data </w:delText>
        </w:r>
        <w:r w:rsidR="00A8516E" w:rsidDel="00944FBB">
          <w:rPr>
            <w:rFonts w:ascii="Times New Roman" w:hAnsi="Times New Roman"/>
            <w:color w:val="000000" w:themeColor="text1"/>
            <w:sz w:val="22"/>
          </w:rPr>
          <w:delText>banks</w:delText>
        </w:r>
        <w:r w:rsidR="00E4694C" w:rsidRPr="00E4694C" w:rsidDel="00944FBB">
          <w:rPr>
            <w:rFonts w:ascii="Times New Roman" w:hAnsi="Times New Roman"/>
            <w:color w:val="000000" w:themeColor="text1"/>
            <w:sz w:val="22"/>
          </w:rPr>
          <w:delText xml:space="preserve"> </w:delText>
        </w:r>
        <w:r w:rsidR="00E4694C" w:rsidDel="00944FBB">
          <w:rPr>
            <w:rFonts w:ascii="Times New Roman" w:hAnsi="Times New Roman"/>
            <w:color w:val="000000" w:themeColor="text1"/>
            <w:sz w:val="22"/>
          </w:rPr>
          <w:delText xml:space="preserve">(op_end_dates, and op_start_dates) </w:delText>
        </w:r>
        <w:r w:rsidR="00E4694C" w:rsidRPr="00E4694C" w:rsidDel="00944FBB">
          <w:rPr>
            <w:rFonts w:ascii="Times New Roman" w:hAnsi="Times New Roman"/>
            <w:color w:val="000000" w:themeColor="text1"/>
            <w:sz w:val="22"/>
          </w:rPr>
          <w:delText>with their start and end date</w:delText>
        </w:r>
        <w:r w:rsidR="00E4694C" w:rsidDel="00944FBB">
          <w:rPr>
            <w:rFonts w:ascii="Times New Roman" w:hAnsi="Times New Roman"/>
            <w:color w:val="000000" w:themeColor="text1"/>
            <w:sz w:val="22"/>
          </w:rPr>
          <w:delText xml:space="preserve">, based on the </w:delText>
        </w:r>
        <w:r w:rsidR="00E4694C" w:rsidRPr="00E4694C" w:rsidDel="00944FBB">
          <w:rPr>
            <w:rFonts w:ascii="Times New Roman" w:hAnsi="Times New Roman"/>
            <w:color w:val="1F497D" w:themeColor="text2"/>
            <w:sz w:val="22"/>
          </w:rPr>
          <w:delText xml:space="preserve">OBSERVATION_PERIODS </w:delText>
        </w:r>
        <w:r w:rsidR="00E4694C" w:rsidDel="00944FBB">
          <w:rPr>
            <w:rFonts w:ascii="Times New Roman" w:hAnsi="Times New Roman"/>
            <w:color w:val="000000" w:themeColor="text1"/>
            <w:sz w:val="22"/>
          </w:rPr>
          <w:delText>table</w:delText>
        </w:r>
      </w:del>
    </w:p>
    <w:p w14:paraId="2E1C5AC2" w14:textId="77777777" w:rsidR="00E4694C" w:rsidRPr="00E4694C" w:rsidRDefault="00E4694C" w:rsidP="00E4694C">
      <w:pPr>
        <w:contextualSpacing/>
        <w:jc w:val="both"/>
        <w:rPr>
          <w:color w:val="000000" w:themeColor="text1"/>
          <w:sz w:val="22"/>
          <w:lang w:val="en-GB"/>
        </w:rPr>
      </w:pPr>
    </w:p>
    <w:p w14:paraId="18BFA277" w14:textId="5ED8CDAC" w:rsidR="00E4694C" w:rsidRPr="00E4694C" w:rsidRDefault="00E4694C" w:rsidP="00E4694C">
      <w:pPr>
        <w:contextualSpacing/>
        <w:jc w:val="both"/>
        <w:rPr>
          <w:b/>
          <w:color w:val="000000" w:themeColor="text1"/>
          <w:sz w:val="22"/>
          <w:lang w:val="en-GB"/>
        </w:rPr>
      </w:pPr>
      <w:r>
        <w:rPr>
          <w:b/>
          <w:color w:val="000000" w:themeColor="text1"/>
          <w:sz w:val="22"/>
          <w:lang w:val="en-GB"/>
        </w:rPr>
        <w:t xml:space="preserve">Results: </w:t>
      </w:r>
      <w:r w:rsidRPr="00E4694C">
        <w:rPr>
          <w:b/>
          <w:color w:val="000000" w:themeColor="text1"/>
          <w:sz w:val="22"/>
          <w:lang w:val="en-GB"/>
        </w:rPr>
        <w:t>Is the source population representative of total population?</w:t>
      </w:r>
    </w:p>
    <w:p w14:paraId="43393FC0" w14:textId="29C17E7B" w:rsidR="007E44BF" w:rsidRPr="00E4694C" w:rsidRDefault="007E44BF" w:rsidP="00E4694C">
      <w:pPr>
        <w:contextualSpacing/>
        <w:jc w:val="both"/>
        <w:rPr>
          <w:color w:val="000000" w:themeColor="text1"/>
          <w:sz w:val="22"/>
          <w:lang w:val="en-GB"/>
        </w:rPr>
      </w:pPr>
      <w:r w:rsidRPr="00E4694C">
        <w:rPr>
          <w:color w:val="000000" w:themeColor="text1"/>
          <w:sz w:val="22"/>
          <w:lang w:val="en-GB"/>
        </w:rPr>
        <w:t>Create a graphic for number of persons in year 2018, age at start 2018, by 5-year age categories and sex</w:t>
      </w:r>
      <w:r w:rsidR="00E4694C">
        <w:rPr>
          <w:color w:val="000000" w:themeColor="text1"/>
          <w:sz w:val="22"/>
          <w:lang w:val="en-GB"/>
        </w:rPr>
        <w:t xml:space="preserve"> from the </w:t>
      </w:r>
      <w:proofErr w:type="spellStart"/>
      <w:r w:rsidR="00E4694C" w:rsidRPr="00E4694C">
        <w:rPr>
          <w:i/>
          <w:color w:val="000000" w:themeColor="text1"/>
          <w:sz w:val="22"/>
          <w:lang w:val="en-GB"/>
        </w:rPr>
        <w:t>source_population</w:t>
      </w:r>
      <w:proofErr w:type="spellEnd"/>
      <w:r w:rsidR="00E4694C">
        <w:rPr>
          <w:color w:val="000000" w:themeColor="text1"/>
          <w:sz w:val="22"/>
          <w:lang w:val="en-GB"/>
        </w:rPr>
        <w:t xml:space="preserve"> table</w:t>
      </w:r>
    </w:p>
    <w:p w14:paraId="76A1C3A1" w14:textId="165E0A53" w:rsidR="007E44BF" w:rsidRDefault="007E44BF" w:rsidP="00EA030F">
      <w:pPr>
        <w:pStyle w:val="ListParagraph"/>
        <w:numPr>
          <w:ilvl w:val="0"/>
          <w:numId w:val="66"/>
        </w:numPr>
        <w:contextualSpacing/>
        <w:jc w:val="both"/>
        <w:rPr>
          <w:rFonts w:ascii="Times New Roman" w:hAnsi="Times New Roman"/>
          <w:color w:val="000000" w:themeColor="text1"/>
          <w:sz w:val="22"/>
          <w:lang w:val="en-GB"/>
        </w:rPr>
      </w:pPr>
      <w:r w:rsidRPr="00E4694C">
        <w:rPr>
          <w:rFonts w:ascii="Times New Roman" w:hAnsi="Times New Roman"/>
          <w:color w:val="000000" w:themeColor="text1"/>
          <w:sz w:val="22"/>
          <w:lang w:val="en-GB"/>
        </w:rPr>
        <w:t xml:space="preserve">Compare with </w:t>
      </w:r>
      <w:r w:rsidR="00920420">
        <w:rPr>
          <w:rFonts w:ascii="Times New Roman" w:hAnsi="Times New Roman"/>
          <w:color w:val="000000" w:themeColor="text1"/>
          <w:sz w:val="22"/>
          <w:lang w:val="en-GB"/>
        </w:rPr>
        <w:t>United Nations</w:t>
      </w:r>
      <w:r w:rsidRPr="00E4694C">
        <w:rPr>
          <w:rFonts w:ascii="Times New Roman" w:hAnsi="Times New Roman"/>
          <w:color w:val="000000" w:themeColor="text1"/>
          <w:sz w:val="22"/>
          <w:lang w:val="en-GB"/>
        </w:rPr>
        <w:t xml:space="preserve"> population trees</w:t>
      </w:r>
      <w:r w:rsidR="00D14739">
        <w:rPr>
          <w:rFonts w:ascii="Times New Roman" w:hAnsi="Times New Roman"/>
          <w:color w:val="000000" w:themeColor="text1"/>
          <w:sz w:val="22"/>
          <w:lang w:val="en-GB"/>
        </w:rPr>
        <w:t xml:space="preserve"> (See example</w:t>
      </w:r>
      <w:r w:rsidR="00920420">
        <w:rPr>
          <w:rFonts w:ascii="Times New Roman" w:hAnsi="Times New Roman"/>
          <w:color w:val="000000" w:themeColor="text1"/>
          <w:sz w:val="22"/>
          <w:lang w:val="en-GB"/>
        </w:rPr>
        <w:t xml:space="preserve"> below)</w:t>
      </w:r>
      <w:r w:rsidR="00920420">
        <w:rPr>
          <w:rStyle w:val="FootnoteReference"/>
          <w:rFonts w:ascii="Times New Roman" w:hAnsi="Times New Roman"/>
          <w:color w:val="000000" w:themeColor="text1"/>
          <w:sz w:val="22"/>
          <w:lang w:val="en-GB"/>
        </w:rPr>
        <w:footnoteReference w:id="2"/>
      </w:r>
    </w:p>
    <w:p w14:paraId="51E3F84F" w14:textId="65B2AB20" w:rsidR="00D14739" w:rsidRPr="00E4694C" w:rsidRDefault="00D14739" w:rsidP="00A8516E">
      <w:pPr>
        <w:pStyle w:val="ListParagraph"/>
        <w:contextualSpacing/>
        <w:jc w:val="both"/>
        <w:rPr>
          <w:rFonts w:ascii="Times New Roman" w:hAnsi="Times New Roman"/>
          <w:color w:val="000000" w:themeColor="text1"/>
          <w:sz w:val="22"/>
          <w:lang w:val="en-GB"/>
        </w:rPr>
      </w:pPr>
      <w:r w:rsidRPr="00D14739">
        <w:rPr>
          <w:rFonts w:ascii="Times New Roman" w:hAnsi="Times New Roman"/>
          <w:noProof/>
          <w:color w:val="000000" w:themeColor="text1"/>
          <w:sz w:val="22"/>
          <w:lang w:val="en-GB"/>
        </w:rPr>
        <w:drawing>
          <wp:inline distT="0" distB="0" distL="0" distR="0" wp14:anchorId="125BD3AD" wp14:editId="3D365CC2">
            <wp:extent cx="5943600" cy="3415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15030"/>
                    </a:xfrm>
                    <a:prstGeom prst="rect">
                      <a:avLst/>
                    </a:prstGeom>
                  </pic:spPr>
                </pic:pic>
              </a:graphicData>
            </a:graphic>
          </wp:inline>
        </w:drawing>
      </w:r>
    </w:p>
    <w:p w14:paraId="6BD5FF61" w14:textId="0BB30CE6" w:rsidR="007E44BF" w:rsidRDefault="007E44BF" w:rsidP="00900645">
      <w:pPr>
        <w:contextualSpacing/>
        <w:jc w:val="both"/>
        <w:rPr>
          <w:color w:val="000000" w:themeColor="text1"/>
          <w:sz w:val="22"/>
          <w:szCs w:val="22"/>
          <w:lang w:val="en-GB"/>
        </w:rPr>
      </w:pPr>
    </w:p>
    <w:p w14:paraId="6F029351" w14:textId="77777777" w:rsidR="007E44BF" w:rsidRPr="00D624AA" w:rsidRDefault="007E44BF" w:rsidP="00900645">
      <w:pPr>
        <w:contextualSpacing/>
        <w:jc w:val="both"/>
        <w:rPr>
          <w:color w:val="000000" w:themeColor="text1"/>
          <w:sz w:val="22"/>
          <w:szCs w:val="22"/>
          <w:lang w:val="en-GB"/>
        </w:rPr>
      </w:pPr>
    </w:p>
    <w:p w14:paraId="28AAFCFA" w14:textId="798BD798" w:rsidR="00173CBA" w:rsidDel="00944FBB" w:rsidRDefault="004A50B3" w:rsidP="00221EB6">
      <w:pPr>
        <w:pStyle w:val="Heading5"/>
        <w:rPr>
          <w:del w:id="183" w:author="Hoxhaj, V. (Vjola)" w:date="2022-01-11T06:13:00Z"/>
          <w:lang w:val="en-GB"/>
        </w:rPr>
      </w:pPr>
      <w:bookmarkStart w:id="184" w:name="_Toc69912935"/>
      <w:r>
        <w:rPr>
          <w:lang w:val="en-GB"/>
        </w:rPr>
        <w:t xml:space="preserve">Step </w:t>
      </w:r>
      <w:r w:rsidR="00900645">
        <w:rPr>
          <w:lang w:val="en-GB"/>
        </w:rPr>
        <w:t>3</w:t>
      </w:r>
      <w:r>
        <w:rPr>
          <w:lang w:val="en-GB"/>
        </w:rPr>
        <w:t xml:space="preserve">: Creation of the study population </w:t>
      </w:r>
      <w:r w:rsidR="00EF703D">
        <w:rPr>
          <w:lang w:val="en-GB"/>
        </w:rPr>
        <w:t>based on time censoring</w:t>
      </w:r>
      <w:bookmarkEnd w:id="184"/>
    </w:p>
    <w:p w14:paraId="2C5D0E55" w14:textId="687F9CDA" w:rsidR="00221EB6" w:rsidRPr="00944FBB" w:rsidRDefault="00221EB6" w:rsidP="00944FBB">
      <w:pPr>
        <w:pStyle w:val="Heading5"/>
        <w:rPr>
          <w:ins w:id="185" w:author="Hoxhaj, V. (Vjola)" w:date="2022-01-11T06:13:00Z"/>
          <w:b/>
          <w:sz w:val="22"/>
          <w:szCs w:val="22"/>
          <w:lang w:val="en-GB"/>
        </w:rPr>
      </w:pPr>
    </w:p>
    <w:p w14:paraId="02B1383B" w14:textId="77777777" w:rsidR="00944FBB" w:rsidRDefault="00944FBB" w:rsidP="00173CBA">
      <w:pPr>
        <w:contextualSpacing/>
        <w:jc w:val="both"/>
        <w:rPr>
          <w:b/>
          <w:sz w:val="22"/>
          <w:szCs w:val="22"/>
          <w:lang w:val="en-GB"/>
        </w:rPr>
      </w:pPr>
    </w:p>
    <w:p w14:paraId="3C8C5789" w14:textId="153378C9" w:rsidR="00221EB6" w:rsidRPr="00E71401" w:rsidRDefault="00221EB6" w:rsidP="00221EB6">
      <w:pPr>
        <w:contextualSpacing/>
        <w:rPr>
          <w:rFonts w:cs="Tahoma"/>
          <w:b/>
          <w:sz w:val="22"/>
          <w:szCs w:val="22"/>
          <w:lang w:val="en-GB"/>
        </w:rPr>
      </w:pPr>
      <w:r w:rsidRPr="00E71401">
        <w:rPr>
          <w:rFonts w:cs="Tahoma"/>
          <w:b/>
          <w:sz w:val="22"/>
          <w:szCs w:val="22"/>
          <w:lang w:val="en-GB"/>
        </w:rPr>
        <w:t>Definition</w:t>
      </w:r>
      <w:r>
        <w:rPr>
          <w:rFonts w:cs="Tahoma"/>
          <w:b/>
          <w:sz w:val="22"/>
          <w:szCs w:val="22"/>
          <w:lang w:val="en-GB"/>
        </w:rPr>
        <w:t xml:space="preserve"> of follow-up in the study population (may vary per study)</w:t>
      </w:r>
      <w:r w:rsidRPr="00E71401">
        <w:rPr>
          <w:rFonts w:cs="Tahoma"/>
          <w:b/>
          <w:sz w:val="22"/>
          <w:szCs w:val="22"/>
          <w:lang w:val="en-GB"/>
        </w:rPr>
        <w:t xml:space="preserve">: </w:t>
      </w:r>
    </w:p>
    <w:p w14:paraId="71C4038E" w14:textId="32C0454B" w:rsidR="006E0150" w:rsidRDefault="006E0150" w:rsidP="00221EB6">
      <w:pPr>
        <w:contextualSpacing/>
        <w:rPr>
          <w:sz w:val="22"/>
          <w:szCs w:val="22"/>
          <w:lang w:val="en-GB"/>
        </w:rPr>
      </w:pPr>
      <w:r>
        <w:rPr>
          <w:sz w:val="22"/>
          <w:szCs w:val="22"/>
          <w:lang w:val="en-GB"/>
        </w:rPr>
        <w:t xml:space="preserve">Use </w:t>
      </w:r>
      <w:proofErr w:type="spellStart"/>
      <w:r w:rsidRPr="00900645">
        <w:rPr>
          <w:i/>
          <w:sz w:val="22"/>
          <w:szCs w:val="22"/>
          <w:lang w:val="en-GB"/>
        </w:rPr>
        <w:t>Source_population</w:t>
      </w:r>
      <w:proofErr w:type="spellEnd"/>
      <w:r>
        <w:rPr>
          <w:sz w:val="22"/>
          <w:szCs w:val="22"/>
          <w:lang w:val="en-GB"/>
        </w:rPr>
        <w:t xml:space="preserve"> and copy to new table </w:t>
      </w:r>
      <w:proofErr w:type="spellStart"/>
      <w:r>
        <w:rPr>
          <w:i/>
          <w:sz w:val="22"/>
          <w:szCs w:val="22"/>
          <w:lang w:val="en-GB"/>
        </w:rPr>
        <w:t>Study</w:t>
      </w:r>
      <w:r w:rsidRPr="00900645">
        <w:rPr>
          <w:i/>
          <w:sz w:val="22"/>
          <w:szCs w:val="22"/>
          <w:lang w:val="en-GB"/>
        </w:rPr>
        <w:t>_population</w:t>
      </w:r>
      <w:proofErr w:type="spellEnd"/>
      <w:r>
        <w:rPr>
          <w:sz w:val="22"/>
          <w:szCs w:val="22"/>
          <w:lang w:val="en-GB"/>
        </w:rPr>
        <w:t xml:space="preserve">  </w:t>
      </w:r>
    </w:p>
    <w:p w14:paraId="152F222B" w14:textId="1DC31413" w:rsidR="00E4694C" w:rsidRDefault="00E4694C" w:rsidP="00221EB6">
      <w:pPr>
        <w:contextualSpacing/>
        <w:rPr>
          <w:sz w:val="22"/>
          <w:szCs w:val="22"/>
          <w:lang w:val="en-GB"/>
        </w:rPr>
      </w:pPr>
      <w:r>
        <w:rPr>
          <w:sz w:val="22"/>
          <w:szCs w:val="22"/>
          <w:lang w:val="en-GB"/>
        </w:rPr>
        <w:t>**Note that study population definition is dependent on study protocol**</w:t>
      </w:r>
    </w:p>
    <w:p w14:paraId="39739BF4" w14:textId="77777777" w:rsidR="00944FBB" w:rsidRDefault="00944FBB" w:rsidP="00944FBB">
      <w:pPr>
        <w:rPr>
          <w:ins w:id="186" w:author="Hoxhaj, V. (Vjola)" w:date="2022-01-11T06:13:00Z"/>
        </w:rPr>
      </w:pPr>
    </w:p>
    <w:p w14:paraId="2332BB21" w14:textId="77777777" w:rsidR="00944FBB" w:rsidRPr="00944FBB" w:rsidRDefault="00944FBB" w:rsidP="00944FBB">
      <w:pPr>
        <w:contextualSpacing/>
        <w:rPr>
          <w:ins w:id="187" w:author="Hoxhaj, V. (Vjola)" w:date="2022-01-11T06:13:00Z"/>
          <w:b/>
          <w:sz w:val="22"/>
          <w:szCs w:val="22"/>
        </w:rPr>
      </w:pPr>
      <w:ins w:id="188" w:author="Hoxhaj, V. (Vjola)" w:date="2022-01-11T06:13:00Z">
        <w:r w:rsidRPr="00D624AA">
          <w:rPr>
            <w:b/>
            <w:sz w:val="22"/>
            <w:szCs w:val="22"/>
          </w:rPr>
          <w:t xml:space="preserve">Decisions: </w:t>
        </w:r>
      </w:ins>
    </w:p>
    <w:p w14:paraId="6C41B282" w14:textId="77777777" w:rsidR="00944FBB" w:rsidRPr="00944FBB" w:rsidRDefault="00944FBB" w:rsidP="00944FBB">
      <w:pPr>
        <w:pStyle w:val="ListParagraph"/>
        <w:numPr>
          <w:ilvl w:val="0"/>
          <w:numId w:val="76"/>
        </w:numPr>
        <w:rPr>
          <w:ins w:id="189" w:author="Hoxhaj, V. (Vjola)" w:date="2022-01-11T06:13:00Z"/>
          <w:sz w:val="22"/>
        </w:rPr>
      </w:pPr>
      <w:ins w:id="190" w:author="Hoxhaj, V. (Vjola)" w:date="2022-01-11T06:13:00Z">
        <w:r w:rsidRPr="00944FBB">
          <w:rPr>
            <w:sz w:val="22"/>
          </w:rPr>
          <w:t xml:space="preserve">A lookback period of 365 days is taken into account when calculating the </w:t>
        </w:r>
        <w:proofErr w:type="spellStart"/>
        <w:r w:rsidRPr="00944FBB">
          <w:rPr>
            <w:sz w:val="22"/>
          </w:rPr>
          <w:t>start_follow_</w:t>
        </w:r>
        <w:proofErr w:type="gramStart"/>
        <w:r w:rsidRPr="00944FBB">
          <w:rPr>
            <w:sz w:val="22"/>
          </w:rPr>
          <w:t>up</w:t>
        </w:r>
        <w:proofErr w:type="spellEnd"/>
        <w:r w:rsidRPr="00944FBB">
          <w:rPr>
            <w:sz w:val="22"/>
          </w:rPr>
          <w:t xml:space="preserve"> date</w:t>
        </w:r>
        <w:proofErr w:type="gramEnd"/>
        <w:r w:rsidRPr="00944FBB">
          <w:rPr>
            <w:sz w:val="22"/>
          </w:rPr>
          <w:t>.</w:t>
        </w:r>
      </w:ins>
    </w:p>
    <w:p w14:paraId="2F6A170B" w14:textId="77777777" w:rsidR="00944FBB" w:rsidRPr="00944FBB" w:rsidRDefault="00944FBB" w:rsidP="00944FBB">
      <w:pPr>
        <w:pStyle w:val="ListParagraph"/>
        <w:numPr>
          <w:ilvl w:val="0"/>
          <w:numId w:val="76"/>
        </w:numPr>
        <w:rPr>
          <w:ins w:id="191" w:author="Hoxhaj, V. (Vjola)" w:date="2022-01-11T06:13:00Z"/>
          <w:sz w:val="22"/>
        </w:rPr>
      </w:pPr>
      <w:ins w:id="192" w:author="Hoxhaj, V. (Vjola)" w:date="2022-01-11T06:13:00Z">
        <w:r w:rsidRPr="00944FBB">
          <w:rPr>
            <w:sz w:val="22"/>
          </w:rPr>
          <w:t xml:space="preserve">If the subject is 0 years old at </w:t>
        </w:r>
        <w:proofErr w:type="spellStart"/>
        <w:r w:rsidRPr="00944FBB">
          <w:rPr>
            <w:sz w:val="22"/>
          </w:rPr>
          <w:t>op_start_date</w:t>
        </w:r>
        <w:proofErr w:type="spellEnd"/>
        <w:r w:rsidRPr="00944FBB">
          <w:rPr>
            <w:sz w:val="22"/>
          </w:rPr>
          <w:t>, the lookback period in this case is equal to zero.</w:t>
        </w:r>
      </w:ins>
    </w:p>
    <w:p w14:paraId="1402D78B" w14:textId="71EA32DC" w:rsidR="00944FBB" w:rsidRDefault="00944FBB" w:rsidP="00944FBB">
      <w:pPr>
        <w:pStyle w:val="ListParagraph"/>
        <w:numPr>
          <w:ilvl w:val="0"/>
          <w:numId w:val="76"/>
        </w:numPr>
        <w:rPr>
          <w:ins w:id="193" w:author="Hoxhaj, V. (Vjola)" w:date="2022-01-11T06:13:00Z"/>
          <w:sz w:val="22"/>
        </w:rPr>
      </w:pPr>
      <w:ins w:id="194" w:author="Hoxhaj, V. (Vjola)" w:date="2022-01-11T06:13:00Z">
        <w:r w:rsidRPr="00944FBB">
          <w:rPr>
            <w:sz w:val="22"/>
          </w:rPr>
          <w:t xml:space="preserve">If </w:t>
        </w:r>
        <w:proofErr w:type="spellStart"/>
        <w:r w:rsidRPr="00944FBB">
          <w:rPr>
            <w:sz w:val="22"/>
          </w:rPr>
          <w:t>op_start_date</w:t>
        </w:r>
        <w:proofErr w:type="spellEnd"/>
        <w:r w:rsidRPr="00944FBB">
          <w:rPr>
            <w:sz w:val="22"/>
          </w:rPr>
          <w:t xml:space="preserve"> is before </w:t>
        </w:r>
        <w:proofErr w:type="spellStart"/>
        <w:r w:rsidRPr="00944FBB">
          <w:rPr>
            <w:sz w:val="22"/>
          </w:rPr>
          <w:t>birth_</w:t>
        </w:r>
        <w:proofErr w:type="gramStart"/>
        <w:r w:rsidRPr="00944FBB">
          <w:rPr>
            <w:sz w:val="22"/>
          </w:rPr>
          <w:t>date</w:t>
        </w:r>
        <w:proofErr w:type="spellEnd"/>
        <w:proofErr w:type="gramEnd"/>
        <w:r w:rsidRPr="00944FBB">
          <w:rPr>
            <w:sz w:val="22"/>
          </w:rPr>
          <w:t xml:space="preserve"> then </w:t>
        </w:r>
      </w:ins>
      <w:proofErr w:type="spellStart"/>
      <w:ins w:id="195" w:author="Hoxhaj, V. (Vjola)" w:date="2022-01-11T06:16:00Z">
        <w:r>
          <w:rPr>
            <w:sz w:val="22"/>
          </w:rPr>
          <w:t>start_follow</w:t>
        </w:r>
      </w:ins>
      <w:proofErr w:type="spellEnd"/>
      <w:ins w:id="196" w:author="Hoxhaj, V. (Vjola)" w:date="2022-01-11T06:13:00Z">
        <w:r w:rsidRPr="00944FBB">
          <w:rPr>
            <w:sz w:val="22"/>
          </w:rPr>
          <w:t xml:space="preserve"> will be replaced with </w:t>
        </w:r>
        <w:proofErr w:type="spellStart"/>
        <w:r w:rsidRPr="00944FBB">
          <w:rPr>
            <w:sz w:val="22"/>
          </w:rPr>
          <w:t>birth_date</w:t>
        </w:r>
        <w:proofErr w:type="spellEnd"/>
        <w:r w:rsidRPr="00944FBB">
          <w:rPr>
            <w:sz w:val="22"/>
          </w:rPr>
          <w:t>.</w:t>
        </w:r>
      </w:ins>
    </w:p>
    <w:p w14:paraId="4C139B1B" w14:textId="77777777" w:rsidR="00944FBB" w:rsidRDefault="00944FBB" w:rsidP="00944FBB">
      <w:pPr>
        <w:pStyle w:val="ListParagraph"/>
        <w:numPr>
          <w:ilvl w:val="0"/>
          <w:numId w:val="76"/>
        </w:numPr>
        <w:rPr>
          <w:ins w:id="197" w:author="Hoxhaj, V. (Vjola)" w:date="2022-01-11T06:13:00Z"/>
          <w:sz w:val="22"/>
        </w:rPr>
      </w:pPr>
      <w:ins w:id="198" w:author="Hoxhaj, V. (Vjola)" w:date="2022-01-11T06:13:00Z">
        <w:r>
          <w:rPr>
            <w:sz w:val="22"/>
          </w:rPr>
          <w:t xml:space="preserve">If </w:t>
        </w:r>
        <w:proofErr w:type="spellStart"/>
        <w:r>
          <w:rPr>
            <w:sz w:val="22"/>
          </w:rPr>
          <w:t>op_end_date</w:t>
        </w:r>
        <w:proofErr w:type="spellEnd"/>
        <w:r>
          <w:rPr>
            <w:sz w:val="22"/>
          </w:rPr>
          <w:t xml:space="preserve"> is later than </w:t>
        </w:r>
        <w:proofErr w:type="spellStart"/>
        <w:r>
          <w:rPr>
            <w:sz w:val="22"/>
          </w:rPr>
          <w:t>death_date</w:t>
        </w:r>
        <w:proofErr w:type="spellEnd"/>
        <w:r>
          <w:rPr>
            <w:sz w:val="22"/>
          </w:rPr>
          <w:t xml:space="preserve">, </w:t>
        </w:r>
        <w:proofErr w:type="spellStart"/>
        <w:r>
          <w:rPr>
            <w:sz w:val="22"/>
          </w:rPr>
          <w:t>op_end_date</w:t>
        </w:r>
        <w:proofErr w:type="spellEnd"/>
        <w:r>
          <w:rPr>
            <w:sz w:val="22"/>
          </w:rPr>
          <w:t xml:space="preserve"> is replaced with </w:t>
        </w:r>
        <w:proofErr w:type="spellStart"/>
        <w:r>
          <w:rPr>
            <w:sz w:val="22"/>
          </w:rPr>
          <w:t>death_date</w:t>
        </w:r>
        <w:proofErr w:type="spellEnd"/>
        <w:r>
          <w:rPr>
            <w:sz w:val="22"/>
          </w:rPr>
          <w:t>.</w:t>
        </w:r>
      </w:ins>
    </w:p>
    <w:p w14:paraId="273229B6" w14:textId="77777777" w:rsidR="00944FBB" w:rsidRDefault="00944FBB" w:rsidP="00944FBB">
      <w:pPr>
        <w:pStyle w:val="ListParagraph"/>
        <w:numPr>
          <w:ilvl w:val="0"/>
          <w:numId w:val="76"/>
        </w:numPr>
        <w:rPr>
          <w:ins w:id="199" w:author="Hoxhaj, V. (Vjola)" w:date="2022-01-11T06:13:00Z"/>
          <w:sz w:val="22"/>
        </w:rPr>
      </w:pPr>
      <w:ins w:id="200" w:author="Hoxhaj, V. (Vjola)" w:date="2022-01-11T06:13:00Z">
        <w:r>
          <w:rPr>
            <w:sz w:val="22"/>
          </w:rPr>
          <w:t xml:space="preserve">If </w:t>
        </w:r>
        <w:proofErr w:type="spellStart"/>
        <w:r>
          <w:rPr>
            <w:sz w:val="22"/>
          </w:rPr>
          <w:t>op_end_date</w:t>
        </w:r>
        <w:proofErr w:type="spellEnd"/>
        <w:r>
          <w:rPr>
            <w:sz w:val="22"/>
          </w:rPr>
          <w:t xml:space="preserve"> is missing, it is replaced with the </w:t>
        </w:r>
        <w:proofErr w:type="spellStart"/>
        <w:r>
          <w:rPr>
            <w:sz w:val="22"/>
          </w:rPr>
          <w:t>end_study_date</w:t>
        </w:r>
        <w:proofErr w:type="spellEnd"/>
        <w:r>
          <w:rPr>
            <w:sz w:val="22"/>
          </w:rPr>
          <w:t xml:space="preserve"> or date when reaching the maximum age of interest (56 years old).</w:t>
        </w:r>
      </w:ins>
    </w:p>
    <w:p w14:paraId="4A76E8DC" w14:textId="77777777" w:rsidR="00944FBB" w:rsidRPr="00944FBB" w:rsidRDefault="00944FBB" w:rsidP="00944FBB">
      <w:pPr>
        <w:pStyle w:val="ListParagraph"/>
        <w:numPr>
          <w:ilvl w:val="0"/>
          <w:numId w:val="76"/>
        </w:numPr>
        <w:rPr>
          <w:ins w:id="201" w:author="Hoxhaj, V. (Vjola)" w:date="2022-01-11T06:13:00Z"/>
          <w:sz w:val="22"/>
        </w:rPr>
      </w:pPr>
      <w:ins w:id="202" w:author="Hoxhaj, V. (Vjola)" w:date="2022-01-11T06:13:00Z">
        <w:r>
          <w:rPr>
            <w:sz w:val="22"/>
          </w:rPr>
          <w:t>If a person is followed after his 56th birthday (</w:t>
        </w:r>
        <w:proofErr w:type="gramStart"/>
        <w:r>
          <w:rPr>
            <w:sz w:val="22"/>
          </w:rPr>
          <w:t>i.e.</w:t>
        </w:r>
        <w:proofErr w:type="gramEnd"/>
        <w:r>
          <w:rPr>
            <w:sz w:val="22"/>
          </w:rPr>
          <w:t xml:space="preserve"> </w:t>
        </w:r>
        <w:proofErr w:type="spellStart"/>
        <w:r>
          <w:rPr>
            <w:sz w:val="22"/>
          </w:rPr>
          <w:t>op_end_date</w:t>
        </w:r>
        <w:proofErr w:type="spellEnd"/>
        <w:r>
          <w:rPr>
            <w:sz w:val="22"/>
          </w:rPr>
          <w:t xml:space="preserve"> is after date when the person turn 56 years old), </w:t>
        </w:r>
        <w:proofErr w:type="spellStart"/>
        <w:r>
          <w:rPr>
            <w:sz w:val="22"/>
          </w:rPr>
          <w:t>op_end_date</w:t>
        </w:r>
        <w:proofErr w:type="spellEnd"/>
        <w:r>
          <w:rPr>
            <w:sz w:val="22"/>
          </w:rPr>
          <w:t xml:space="preserve"> is replaced with date when reaching the maximum age of interest (56 years old).</w:t>
        </w:r>
      </w:ins>
    </w:p>
    <w:p w14:paraId="4ED00D2C" w14:textId="77777777" w:rsidR="00944FBB" w:rsidRDefault="00944FBB" w:rsidP="00944FBB">
      <w:pPr>
        <w:rPr>
          <w:ins w:id="203" w:author="Hoxhaj, V. (Vjola)" w:date="2022-01-11T06:13:00Z"/>
          <w:sz w:val="22"/>
        </w:rPr>
      </w:pPr>
    </w:p>
    <w:p w14:paraId="1E96353E" w14:textId="77777777" w:rsidR="00944FBB" w:rsidRPr="00944FBB" w:rsidRDefault="00944FBB" w:rsidP="00944FBB">
      <w:pPr>
        <w:pStyle w:val="ListParagraph"/>
        <w:numPr>
          <w:ilvl w:val="0"/>
          <w:numId w:val="75"/>
        </w:numPr>
        <w:rPr>
          <w:ins w:id="204" w:author="Hoxhaj, V. (Vjola)" w:date="2022-01-11T06:13:00Z"/>
          <w:sz w:val="22"/>
        </w:rPr>
      </w:pPr>
      <w:proofErr w:type="spellStart"/>
      <w:ins w:id="205" w:author="Hoxhaj, V. (Vjola)" w:date="2022-01-11T06:13:00Z">
        <w:r>
          <w:rPr>
            <w:i/>
            <w:color w:val="000000" w:themeColor="text1"/>
            <w:sz w:val="22"/>
          </w:rPr>
          <w:t>start_follow_up</w:t>
        </w:r>
        <w:proofErr w:type="spellEnd"/>
        <w:r w:rsidRPr="00944FBB">
          <w:rPr>
            <w:color w:val="000000" w:themeColor="text1"/>
            <w:sz w:val="22"/>
          </w:rPr>
          <w:t xml:space="preserve">: </w:t>
        </w:r>
        <w:r>
          <w:rPr>
            <w:color w:val="000000" w:themeColor="text1"/>
            <w:sz w:val="22"/>
          </w:rPr>
          <w:t xml:space="preserve">If a subject is zero years old at </w:t>
        </w:r>
        <w:proofErr w:type="spellStart"/>
        <w:r>
          <w:rPr>
            <w:color w:val="000000" w:themeColor="text1"/>
            <w:sz w:val="22"/>
          </w:rPr>
          <w:t>op_start_date</w:t>
        </w:r>
        <w:proofErr w:type="spellEnd"/>
        <w:r>
          <w:rPr>
            <w:color w:val="000000" w:themeColor="text1"/>
            <w:sz w:val="22"/>
          </w:rPr>
          <w:t>/</w:t>
        </w:r>
        <w:proofErr w:type="spellStart"/>
        <w:r>
          <w:rPr>
            <w:color w:val="000000" w:themeColor="text1"/>
            <w:sz w:val="22"/>
          </w:rPr>
          <w:t>start_study_</w:t>
        </w:r>
        <w:proofErr w:type="gramStart"/>
        <w:r>
          <w:rPr>
            <w:color w:val="000000" w:themeColor="text1"/>
            <w:sz w:val="22"/>
          </w:rPr>
          <w:t>date</w:t>
        </w:r>
        <w:proofErr w:type="spellEnd"/>
        <w:r>
          <w:rPr>
            <w:color w:val="000000" w:themeColor="text1"/>
            <w:sz w:val="22"/>
          </w:rPr>
          <w:t>(</w:t>
        </w:r>
        <w:proofErr w:type="gramEnd"/>
        <w:r>
          <w:rPr>
            <w:color w:val="000000" w:themeColor="text1"/>
            <w:sz w:val="22"/>
          </w:rPr>
          <w:t xml:space="preserve">when the latest is equal to </w:t>
        </w:r>
        <w:proofErr w:type="spellStart"/>
        <w:r>
          <w:rPr>
            <w:color w:val="000000" w:themeColor="text1"/>
            <w:sz w:val="22"/>
          </w:rPr>
          <w:t>op_start_date</w:t>
        </w:r>
        <w:proofErr w:type="spellEnd"/>
        <w:r>
          <w:rPr>
            <w:color w:val="000000" w:themeColor="text1"/>
            <w:sz w:val="22"/>
          </w:rPr>
          <w:t xml:space="preserve">) set to </w:t>
        </w:r>
        <w:proofErr w:type="spellStart"/>
        <w:r>
          <w:rPr>
            <w:color w:val="000000" w:themeColor="text1"/>
            <w:sz w:val="22"/>
          </w:rPr>
          <w:t>op_start_date</w:t>
        </w:r>
        <w:proofErr w:type="spellEnd"/>
        <w:r>
          <w:rPr>
            <w:color w:val="000000" w:themeColor="text1"/>
            <w:sz w:val="22"/>
          </w:rPr>
          <w:t xml:space="preserve"> and when the subjects is not 0 years old at </w:t>
        </w:r>
        <w:proofErr w:type="spellStart"/>
        <w:r>
          <w:rPr>
            <w:color w:val="000000" w:themeColor="text1"/>
            <w:sz w:val="22"/>
          </w:rPr>
          <w:t>op_start_date</w:t>
        </w:r>
        <w:proofErr w:type="spellEnd"/>
        <w:r>
          <w:rPr>
            <w:color w:val="000000" w:themeColor="text1"/>
            <w:sz w:val="22"/>
          </w:rPr>
          <w:t xml:space="preserve">, set to </w:t>
        </w:r>
        <w:proofErr w:type="spellStart"/>
        <w:r>
          <w:rPr>
            <w:color w:val="000000" w:themeColor="text1"/>
            <w:sz w:val="22"/>
          </w:rPr>
          <w:t>op_start_date</w:t>
        </w:r>
        <w:proofErr w:type="spellEnd"/>
        <w:r>
          <w:rPr>
            <w:color w:val="000000" w:themeColor="text1"/>
            <w:sz w:val="22"/>
          </w:rPr>
          <w:t xml:space="preserve"> + lookback period</w:t>
        </w:r>
      </w:ins>
    </w:p>
    <w:p w14:paraId="0385405A" w14:textId="77777777" w:rsidR="00944FBB" w:rsidRPr="00944FBB" w:rsidRDefault="00944FBB" w:rsidP="00944FBB">
      <w:pPr>
        <w:pStyle w:val="ListParagraph"/>
        <w:numPr>
          <w:ilvl w:val="0"/>
          <w:numId w:val="75"/>
        </w:numPr>
        <w:rPr>
          <w:ins w:id="206" w:author="Hoxhaj, V. (Vjola)" w:date="2022-01-11T06:13:00Z"/>
          <w:sz w:val="22"/>
        </w:rPr>
      </w:pPr>
      <w:proofErr w:type="spellStart"/>
      <w:ins w:id="207" w:author="Hoxhaj, V. (Vjola)" w:date="2022-01-11T06:13:00Z">
        <w:r>
          <w:rPr>
            <w:i/>
            <w:color w:val="000000" w:themeColor="text1"/>
            <w:sz w:val="22"/>
          </w:rPr>
          <w:t>end_follow_up</w:t>
        </w:r>
        <w:proofErr w:type="spellEnd"/>
        <w:r w:rsidRPr="00944FBB">
          <w:rPr>
            <w:sz w:val="22"/>
          </w:rPr>
          <w:t>:</w:t>
        </w:r>
        <w:r>
          <w:rPr>
            <w:sz w:val="22"/>
          </w:rPr>
          <w:t xml:space="preserve"> The earliest date between </w:t>
        </w:r>
        <w:proofErr w:type="spellStart"/>
        <w:r>
          <w:rPr>
            <w:sz w:val="22"/>
          </w:rPr>
          <w:t>death_date</w:t>
        </w:r>
        <w:proofErr w:type="spellEnd"/>
        <w:r>
          <w:rPr>
            <w:sz w:val="22"/>
          </w:rPr>
          <w:t xml:space="preserve">, </w:t>
        </w:r>
        <w:proofErr w:type="spellStart"/>
        <w:r>
          <w:rPr>
            <w:sz w:val="22"/>
          </w:rPr>
          <w:t>op_end_date</w:t>
        </w:r>
        <w:proofErr w:type="spellEnd"/>
        <w:r>
          <w:rPr>
            <w:sz w:val="22"/>
          </w:rPr>
          <w:t xml:space="preserve">, </w:t>
        </w:r>
        <w:proofErr w:type="spellStart"/>
        <w:r>
          <w:rPr>
            <w:sz w:val="22"/>
          </w:rPr>
          <w:t>end_study_date</w:t>
        </w:r>
        <w:proofErr w:type="spellEnd"/>
        <w:r>
          <w:rPr>
            <w:sz w:val="22"/>
          </w:rPr>
          <w:t xml:space="preserve"> or date when reaching the maximum age of interest (56 years old).</w:t>
        </w:r>
      </w:ins>
    </w:p>
    <w:p w14:paraId="2A027258" w14:textId="77777777" w:rsidR="00944FBB" w:rsidRDefault="00944FBB" w:rsidP="00944FBB">
      <w:pPr>
        <w:rPr>
          <w:ins w:id="208" w:author="Hoxhaj, V. (Vjola)" w:date="2022-01-11T06:13:00Z"/>
          <w:sz w:val="22"/>
        </w:rPr>
      </w:pPr>
    </w:p>
    <w:p w14:paraId="4EDE190B" w14:textId="77777777" w:rsidR="00944FBB" w:rsidRPr="00944FBB" w:rsidRDefault="00944FBB" w:rsidP="00221EB6">
      <w:pPr>
        <w:contextualSpacing/>
        <w:rPr>
          <w:sz w:val="22"/>
          <w:szCs w:val="22"/>
        </w:rPr>
      </w:pPr>
    </w:p>
    <w:p w14:paraId="6377C448" w14:textId="4C8B9E34" w:rsidR="006E0150" w:rsidRDefault="006E0150" w:rsidP="00221EB6">
      <w:pPr>
        <w:contextualSpacing/>
        <w:rPr>
          <w:sz w:val="22"/>
          <w:szCs w:val="22"/>
          <w:lang w:val="en-GB"/>
        </w:rPr>
      </w:pPr>
      <w:r>
        <w:rPr>
          <w:i/>
          <w:sz w:val="22"/>
          <w:szCs w:val="22"/>
          <w:lang w:val="en-GB"/>
        </w:rPr>
        <w:t xml:space="preserve">Use </w:t>
      </w:r>
      <w:proofErr w:type="spellStart"/>
      <w:r>
        <w:rPr>
          <w:i/>
          <w:sz w:val="22"/>
          <w:szCs w:val="22"/>
          <w:lang w:val="en-GB"/>
        </w:rPr>
        <w:t>Study</w:t>
      </w:r>
      <w:r w:rsidRPr="00900645">
        <w:rPr>
          <w:i/>
          <w:sz w:val="22"/>
          <w:szCs w:val="22"/>
          <w:lang w:val="en-GB"/>
        </w:rPr>
        <w:t>_population</w:t>
      </w:r>
      <w:proofErr w:type="spellEnd"/>
      <w:r>
        <w:rPr>
          <w:sz w:val="22"/>
          <w:szCs w:val="22"/>
          <w:lang w:val="en-GB"/>
        </w:rPr>
        <w:t xml:space="preserve">  </w:t>
      </w:r>
    </w:p>
    <w:p w14:paraId="6F0707B2" w14:textId="1154E9EF" w:rsidR="00221EB6" w:rsidRPr="00D624AA" w:rsidRDefault="006E0150" w:rsidP="00221EB6">
      <w:pPr>
        <w:contextualSpacing/>
        <w:rPr>
          <w:sz w:val="22"/>
          <w:szCs w:val="22"/>
          <w:lang w:val="en-GB"/>
        </w:rPr>
      </w:pPr>
      <w:r>
        <w:rPr>
          <w:sz w:val="22"/>
          <w:szCs w:val="22"/>
          <w:lang w:val="en-GB"/>
        </w:rPr>
        <w:t xml:space="preserve">Replace </w:t>
      </w:r>
      <w:proofErr w:type="spellStart"/>
      <w:r w:rsidRPr="006E0150">
        <w:rPr>
          <w:i/>
          <w:sz w:val="22"/>
          <w:szCs w:val="22"/>
          <w:lang w:val="en-GB"/>
        </w:rPr>
        <w:t>start_follow_up</w:t>
      </w:r>
      <w:proofErr w:type="spellEnd"/>
      <w:r>
        <w:rPr>
          <w:sz w:val="22"/>
          <w:szCs w:val="22"/>
          <w:lang w:val="en-GB"/>
        </w:rPr>
        <w:t xml:space="preserve"> </w:t>
      </w:r>
      <w:r w:rsidR="00221EB6" w:rsidRPr="00D624AA">
        <w:rPr>
          <w:sz w:val="22"/>
          <w:szCs w:val="22"/>
          <w:lang w:val="en-GB"/>
        </w:rPr>
        <w:t xml:space="preserve">latest of </w:t>
      </w:r>
    </w:p>
    <w:p w14:paraId="7BBF2B33" w14:textId="5B2D74AF" w:rsidR="00221EB6" w:rsidRPr="00D624AA" w:rsidRDefault="00221EB6" w:rsidP="00EA030F">
      <w:pPr>
        <w:pStyle w:val="ListParagraph"/>
        <w:numPr>
          <w:ilvl w:val="0"/>
          <w:numId w:val="62"/>
        </w:numPr>
        <w:contextualSpacing/>
        <w:rPr>
          <w:rFonts w:ascii="Times New Roman" w:hAnsi="Times New Roman"/>
          <w:sz w:val="22"/>
          <w:lang w:val="en-GB"/>
        </w:rPr>
      </w:pPr>
      <w:r w:rsidRPr="00D624AA">
        <w:rPr>
          <w:rFonts w:ascii="Times New Roman" w:hAnsi="Times New Roman"/>
          <w:sz w:val="22"/>
          <w:lang w:val="en-GB"/>
        </w:rPr>
        <w:t xml:space="preserve">date of birth </w:t>
      </w:r>
      <w:ins w:id="209" w:author="Hoxhaj, V. (Vjola)" w:date="2022-01-11T06:16:00Z">
        <w:r w:rsidR="00944FBB">
          <w:rPr>
            <w:rFonts w:ascii="Times New Roman" w:hAnsi="Times New Roman"/>
            <w:i/>
            <w:color w:val="000000" w:themeColor="text1"/>
            <w:sz w:val="22"/>
          </w:rPr>
          <w:t>(</w:t>
        </w:r>
        <w:proofErr w:type="spellStart"/>
        <w:r w:rsidR="00944FBB">
          <w:rPr>
            <w:rFonts w:ascii="Times New Roman" w:hAnsi="Times New Roman"/>
            <w:i/>
            <w:color w:val="000000" w:themeColor="text1"/>
            <w:sz w:val="22"/>
          </w:rPr>
          <w:t>birth_date</w:t>
        </w:r>
      </w:ins>
      <w:proofErr w:type="spellEnd"/>
      <w:del w:id="210" w:author="Hoxhaj, V. (Vjola)" w:date="2022-01-11T06:16:00Z">
        <w:r w:rsidDel="00944FBB">
          <w:rPr>
            <w:rFonts w:ascii="Times New Roman" w:hAnsi="Times New Roman"/>
            <w:sz w:val="22"/>
            <w:lang w:val="en-GB"/>
          </w:rPr>
          <w:delText>(</w:delText>
        </w:r>
        <w:r w:rsidRPr="00900645" w:rsidDel="00944FBB">
          <w:rPr>
            <w:rFonts w:ascii="Times New Roman" w:hAnsi="Times New Roman"/>
            <w:i/>
            <w:color w:val="000000" w:themeColor="text1"/>
            <w:sz w:val="22"/>
          </w:rPr>
          <w:delText>Date_of_Birth</w:delText>
        </w:r>
      </w:del>
      <w:r>
        <w:rPr>
          <w:rFonts w:ascii="Times New Roman" w:hAnsi="Times New Roman"/>
          <w:i/>
          <w:color w:val="000000" w:themeColor="text1"/>
          <w:sz w:val="22"/>
        </w:rPr>
        <w:t>)</w:t>
      </w:r>
    </w:p>
    <w:p w14:paraId="6FE94753" w14:textId="423A8FA4" w:rsidR="00221EB6" w:rsidRPr="00D624AA" w:rsidRDefault="00221EB6" w:rsidP="00EA030F">
      <w:pPr>
        <w:pStyle w:val="ListParagraph"/>
        <w:numPr>
          <w:ilvl w:val="0"/>
          <w:numId w:val="62"/>
        </w:numPr>
        <w:contextualSpacing/>
        <w:rPr>
          <w:rFonts w:ascii="Times New Roman" w:hAnsi="Times New Roman"/>
          <w:sz w:val="22"/>
          <w:lang w:val="en-GB"/>
        </w:rPr>
      </w:pPr>
      <w:r w:rsidRPr="00D624AA">
        <w:rPr>
          <w:rFonts w:ascii="Times New Roman" w:hAnsi="Times New Roman"/>
          <w:sz w:val="22"/>
          <w:lang w:val="en-GB"/>
        </w:rPr>
        <w:t xml:space="preserve">first data availability </w:t>
      </w:r>
      <w:r>
        <w:rPr>
          <w:rFonts w:ascii="Times New Roman" w:hAnsi="Times New Roman"/>
          <w:sz w:val="22"/>
          <w:lang w:val="en-GB"/>
        </w:rPr>
        <w:t>(</w:t>
      </w:r>
      <w:proofErr w:type="spellStart"/>
      <w:r w:rsidRPr="00221EB6">
        <w:rPr>
          <w:rFonts w:ascii="Times New Roman" w:hAnsi="Times New Roman"/>
          <w:i/>
          <w:color w:val="000000" w:themeColor="text1"/>
          <w:sz w:val="22"/>
        </w:rPr>
        <w:t>op_start_date</w:t>
      </w:r>
      <w:proofErr w:type="spellEnd"/>
      <w:del w:id="211" w:author="Hoxhaj, V. (Vjola)" w:date="2022-01-11T06:16:00Z">
        <w:r w:rsidRPr="00221EB6" w:rsidDel="00944FBB">
          <w:rPr>
            <w:rFonts w:ascii="Times New Roman" w:hAnsi="Times New Roman"/>
            <w:i/>
            <w:color w:val="000000" w:themeColor="text1"/>
            <w:sz w:val="22"/>
          </w:rPr>
          <w:delText>_max</w:delText>
        </w:r>
      </w:del>
      <w:r>
        <w:rPr>
          <w:rFonts w:ascii="Times New Roman" w:hAnsi="Times New Roman"/>
          <w:i/>
          <w:color w:val="000000" w:themeColor="text1"/>
          <w:sz w:val="22"/>
        </w:rPr>
        <w:t>)</w:t>
      </w:r>
    </w:p>
    <w:p w14:paraId="63622879" w14:textId="6C5B6551" w:rsidR="00221EB6" w:rsidRPr="00D14739" w:rsidRDefault="00221EB6" w:rsidP="00EA030F">
      <w:pPr>
        <w:pStyle w:val="ListParagraph"/>
        <w:numPr>
          <w:ilvl w:val="0"/>
          <w:numId w:val="62"/>
        </w:numPr>
        <w:contextualSpacing/>
        <w:rPr>
          <w:rFonts w:ascii="Times New Roman" w:hAnsi="Times New Roman"/>
          <w:i/>
          <w:sz w:val="22"/>
          <w:lang w:val="en-GB"/>
        </w:rPr>
      </w:pPr>
      <w:r w:rsidRPr="00D14739">
        <w:rPr>
          <w:rFonts w:ascii="Times New Roman" w:hAnsi="Times New Roman"/>
          <w:i/>
          <w:sz w:val="22"/>
          <w:lang w:val="en-GB"/>
        </w:rPr>
        <w:t xml:space="preserve">start of study period (1-1-1995) </w:t>
      </w:r>
      <w:r w:rsidR="00E4694C" w:rsidRPr="00D14739">
        <w:rPr>
          <w:rFonts w:ascii="Times New Roman" w:hAnsi="Times New Roman"/>
          <w:i/>
          <w:sz w:val="22"/>
          <w:lang w:val="en-GB"/>
        </w:rPr>
        <w:tab/>
      </w:r>
    </w:p>
    <w:p w14:paraId="24EFC0B8" w14:textId="2DFFF0A9" w:rsidR="006E0150" w:rsidRPr="006E0150" w:rsidRDefault="006E0150" w:rsidP="006E0150">
      <w:pPr>
        <w:contextualSpacing/>
        <w:rPr>
          <w:color w:val="000000" w:themeColor="text1"/>
          <w:sz w:val="22"/>
          <w:lang w:val="en-GB"/>
        </w:rPr>
      </w:pPr>
      <w:proofErr w:type="spellStart"/>
      <w:r w:rsidRPr="006E0150">
        <w:rPr>
          <w:i/>
          <w:color w:val="000000" w:themeColor="text1"/>
          <w:sz w:val="22"/>
          <w:lang w:val="en-GB"/>
        </w:rPr>
        <w:t>Start_fup_study</w:t>
      </w:r>
      <w:proofErr w:type="spellEnd"/>
      <w:r w:rsidRPr="006E0150">
        <w:rPr>
          <w:color w:val="000000" w:themeColor="text1"/>
          <w:sz w:val="22"/>
          <w:lang w:val="en-GB"/>
        </w:rPr>
        <w:t xml:space="preserve"> is </w:t>
      </w:r>
      <w:proofErr w:type="gramStart"/>
      <w:r w:rsidRPr="006E0150">
        <w:rPr>
          <w:color w:val="000000" w:themeColor="text1"/>
          <w:sz w:val="22"/>
          <w:lang w:val="en-GB"/>
        </w:rPr>
        <w:t>max</w:t>
      </w:r>
      <w:r w:rsidR="00D14739">
        <w:rPr>
          <w:color w:val="000000" w:themeColor="text1"/>
          <w:sz w:val="22"/>
          <w:lang w:val="en-GB"/>
        </w:rPr>
        <w:t>imum</w:t>
      </w:r>
      <w:r w:rsidRPr="006E0150">
        <w:rPr>
          <w:color w:val="000000" w:themeColor="text1"/>
          <w:sz w:val="22"/>
          <w:lang w:val="en-GB"/>
        </w:rPr>
        <w:t>(</w:t>
      </w:r>
      <w:proofErr w:type="gramEnd"/>
      <w:r w:rsidRPr="006E0150">
        <w:rPr>
          <w:color w:val="000000" w:themeColor="text1"/>
          <w:sz w:val="22"/>
          <w:lang w:val="en-GB"/>
        </w:rPr>
        <w:t xml:space="preserve">1-1-1995, </w:t>
      </w:r>
      <w:proofErr w:type="spellStart"/>
      <w:r w:rsidRPr="00E4694C">
        <w:rPr>
          <w:i/>
          <w:color w:val="000000" w:themeColor="text1"/>
          <w:sz w:val="22"/>
          <w:lang w:val="en-GB"/>
        </w:rPr>
        <w:t>date_of_birth</w:t>
      </w:r>
      <w:proofErr w:type="spellEnd"/>
      <w:r w:rsidRPr="00E4694C">
        <w:rPr>
          <w:i/>
          <w:color w:val="000000" w:themeColor="text1"/>
          <w:sz w:val="22"/>
          <w:lang w:val="en-GB"/>
        </w:rPr>
        <w:t xml:space="preserve">, </w:t>
      </w:r>
      <w:proofErr w:type="spellStart"/>
      <w:r w:rsidRPr="00E4694C">
        <w:rPr>
          <w:i/>
          <w:color w:val="000000" w:themeColor="text1"/>
          <w:sz w:val="22"/>
          <w:lang w:val="en-GB"/>
        </w:rPr>
        <w:t>op_start_date_max</w:t>
      </w:r>
      <w:proofErr w:type="spellEnd"/>
      <w:r w:rsidRPr="006E0150">
        <w:rPr>
          <w:color w:val="000000" w:themeColor="text1"/>
          <w:sz w:val="22"/>
          <w:lang w:val="en-GB"/>
        </w:rPr>
        <w:t>)</w:t>
      </w:r>
    </w:p>
    <w:p w14:paraId="585F5B39" w14:textId="77777777" w:rsidR="00E4694C" w:rsidRDefault="00E4694C" w:rsidP="00221EB6">
      <w:pPr>
        <w:contextualSpacing/>
        <w:rPr>
          <w:i/>
          <w:sz w:val="22"/>
          <w:highlight w:val="green"/>
          <w:lang w:val="en-GB"/>
        </w:rPr>
      </w:pPr>
    </w:p>
    <w:p w14:paraId="47B78465" w14:textId="0DD5A674" w:rsidR="00221EB6" w:rsidRPr="00D624AA" w:rsidRDefault="006E0150" w:rsidP="00221EB6">
      <w:pPr>
        <w:contextualSpacing/>
        <w:rPr>
          <w:sz w:val="22"/>
          <w:szCs w:val="22"/>
          <w:lang w:val="en-GB"/>
        </w:rPr>
      </w:pPr>
      <w:r>
        <w:rPr>
          <w:sz w:val="22"/>
          <w:szCs w:val="22"/>
          <w:lang w:val="en-GB"/>
        </w:rPr>
        <w:t xml:space="preserve">Replace </w:t>
      </w:r>
      <w:r w:rsidR="00221EB6" w:rsidRPr="006E0150">
        <w:rPr>
          <w:i/>
          <w:sz w:val="22"/>
          <w:szCs w:val="22"/>
          <w:lang w:val="en-GB"/>
        </w:rPr>
        <w:t>end of follow-up</w:t>
      </w:r>
      <w:r w:rsidR="00221EB6" w:rsidRPr="00D624AA">
        <w:rPr>
          <w:sz w:val="22"/>
          <w:szCs w:val="22"/>
          <w:lang w:val="en-GB"/>
        </w:rPr>
        <w:t xml:space="preserve">: </w:t>
      </w:r>
    </w:p>
    <w:p w14:paraId="665EF9BF" w14:textId="17FE086E" w:rsidR="00221EB6" w:rsidRPr="00D624AA" w:rsidRDefault="00221EB6" w:rsidP="00EA030F">
      <w:pPr>
        <w:pStyle w:val="ListParagraph"/>
        <w:numPr>
          <w:ilvl w:val="0"/>
          <w:numId w:val="63"/>
        </w:numPr>
        <w:contextualSpacing/>
        <w:rPr>
          <w:rFonts w:ascii="Times New Roman" w:hAnsi="Times New Roman"/>
          <w:sz w:val="22"/>
          <w:lang w:val="en-GB"/>
        </w:rPr>
      </w:pPr>
      <w:r w:rsidRPr="00D624AA">
        <w:rPr>
          <w:rFonts w:ascii="Times New Roman" w:hAnsi="Times New Roman"/>
          <w:sz w:val="22"/>
          <w:lang w:val="en-GB"/>
        </w:rPr>
        <w:t>earliest of death</w:t>
      </w:r>
      <w:r>
        <w:rPr>
          <w:rFonts w:ascii="Times New Roman" w:hAnsi="Times New Roman"/>
          <w:sz w:val="22"/>
          <w:lang w:val="en-GB"/>
        </w:rPr>
        <w:t xml:space="preserve"> (</w:t>
      </w:r>
      <w:proofErr w:type="spellStart"/>
      <w:r w:rsidRPr="00900645">
        <w:rPr>
          <w:rFonts w:ascii="Times New Roman" w:hAnsi="Times New Roman"/>
          <w:i/>
          <w:color w:val="000000" w:themeColor="text1"/>
          <w:sz w:val="22"/>
        </w:rPr>
        <w:t>Date_of</w:t>
      </w:r>
      <w:proofErr w:type="spellEnd"/>
      <w:r w:rsidRPr="00900645">
        <w:rPr>
          <w:rFonts w:ascii="Times New Roman" w:hAnsi="Times New Roman"/>
          <w:i/>
          <w:color w:val="000000" w:themeColor="text1"/>
          <w:sz w:val="22"/>
        </w:rPr>
        <w:t>_ death</w:t>
      </w:r>
      <w:r>
        <w:rPr>
          <w:rFonts w:ascii="Times New Roman" w:hAnsi="Times New Roman"/>
          <w:i/>
          <w:color w:val="000000" w:themeColor="text1"/>
          <w:sz w:val="22"/>
        </w:rPr>
        <w:t>)</w:t>
      </w:r>
      <w:r w:rsidRPr="00D624AA">
        <w:rPr>
          <w:rFonts w:ascii="Times New Roman" w:hAnsi="Times New Roman"/>
          <w:sz w:val="22"/>
          <w:lang w:val="en-GB"/>
        </w:rPr>
        <w:t xml:space="preserve"> </w:t>
      </w:r>
    </w:p>
    <w:p w14:paraId="649FF32B" w14:textId="67AFA1F8" w:rsidR="00221EB6" w:rsidRDefault="00221EB6" w:rsidP="00EA030F">
      <w:pPr>
        <w:pStyle w:val="ListParagraph"/>
        <w:numPr>
          <w:ilvl w:val="0"/>
          <w:numId w:val="63"/>
        </w:numPr>
        <w:contextualSpacing/>
        <w:rPr>
          <w:rFonts w:ascii="Times New Roman" w:hAnsi="Times New Roman"/>
          <w:sz w:val="22"/>
          <w:lang w:val="en-GB"/>
        </w:rPr>
      </w:pPr>
      <w:r w:rsidRPr="00D624AA">
        <w:rPr>
          <w:rFonts w:ascii="Times New Roman" w:hAnsi="Times New Roman"/>
          <w:sz w:val="22"/>
          <w:lang w:val="en-GB"/>
        </w:rPr>
        <w:t>last data draw down</w:t>
      </w:r>
      <w:r>
        <w:rPr>
          <w:rFonts w:ascii="Times New Roman" w:hAnsi="Times New Roman"/>
          <w:sz w:val="22"/>
          <w:lang w:val="en-GB"/>
        </w:rPr>
        <w:t xml:space="preserve"> (</w:t>
      </w:r>
      <w:proofErr w:type="spellStart"/>
      <w:r w:rsidRPr="00221EB6">
        <w:rPr>
          <w:rFonts w:ascii="Times New Roman" w:hAnsi="Times New Roman"/>
          <w:i/>
          <w:color w:val="000000" w:themeColor="text1"/>
          <w:sz w:val="22"/>
        </w:rPr>
        <w:t>op_end_date_min</w:t>
      </w:r>
      <w:proofErr w:type="spellEnd"/>
      <w:r>
        <w:rPr>
          <w:rFonts w:ascii="Times New Roman" w:hAnsi="Times New Roman"/>
          <w:i/>
          <w:color w:val="000000" w:themeColor="text1"/>
          <w:sz w:val="22"/>
        </w:rPr>
        <w:t>)</w:t>
      </w:r>
    </w:p>
    <w:p w14:paraId="77E8E454" w14:textId="41AF0564" w:rsidR="00221EB6" w:rsidRPr="00D14739" w:rsidRDefault="00221EB6" w:rsidP="00EA030F">
      <w:pPr>
        <w:pStyle w:val="ListParagraph"/>
        <w:numPr>
          <w:ilvl w:val="0"/>
          <w:numId w:val="63"/>
        </w:numPr>
        <w:contextualSpacing/>
        <w:rPr>
          <w:rFonts w:ascii="Times New Roman" w:hAnsi="Times New Roman"/>
          <w:i/>
          <w:sz w:val="22"/>
          <w:lang w:val="en-GB"/>
        </w:rPr>
      </w:pPr>
      <w:r w:rsidRPr="00D14739">
        <w:rPr>
          <w:rFonts w:ascii="Times New Roman" w:hAnsi="Times New Roman"/>
          <w:i/>
          <w:sz w:val="22"/>
          <w:lang w:val="en-GB"/>
        </w:rPr>
        <w:t>Age 56 years</w:t>
      </w:r>
    </w:p>
    <w:p w14:paraId="3E82AFD9" w14:textId="7D5B5627" w:rsidR="007E44BF" w:rsidRDefault="00E52FCD" w:rsidP="006E0150">
      <w:pPr>
        <w:contextualSpacing/>
        <w:rPr>
          <w:color w:val="000000" w:themeColor="text1"/>
          <w:sz w:val="22"/>
          <w:lang w:val="en-GB"/>
        </w:rPr>
      </w:pPr>
      <w:proofErr w:type="spellStart"/>
      <w:r w:rsidRPr="006E0150">
        <w:rPr>
          <w:i/>
          <w:color w:val="000000" w:themeColor="text1"/>
          <w:sz w:val="22"/>
          <w:lang w:val="en-GB"/>
        </w:rPr>
        <w:t>End_f</w:t>
      </w:r>
      <w:r w:rsidR="004A50B3" w:rsidRPr="006E0150">
        <w:rPr>
          <w:i/>
          <w:color w:val="000000" w:themeColor="text1"/>
          <w:sz w:val="22"/>
          <w:lang w:val="en-GB"/>
        </w:rPr>
        <w:t>up</w:t>
      </w:r>
      <w:r w:rsidRPr="006E0150">
        <w:rPr>
          <w:i/>
          <w:color w:val="000000" w:themeColor="text1"/>
          <w:sz w:val="22"/>
          <w:lang w:val="en-GB"/>
        </w:rPr>
        <w:t>_</w:t>
      </w:r>
      <w:r w:rsidR="004A50B3" w:rsidRPr="006E0150">
        <w:rPr>
          <w:i/>
          <w:color w:val="000000" w:themeColor="text1"/>
          <w:sz w:val="22"/>
          <w:lang w:val="en-GB"/>
        </w:rPr>
        <w:t>study</w:t>
      </w:r>
      <w:proofErr w:type="spellEnd"/>
      <w:r w:rsidR="004A50B3" w:rsidRPr="006E0150">
        <w:rPr>
          <w:color w:val="000000" w:themeColor="text1"/>
          <w:sz w:val="22"/>
          <w:lang w:val="en-GB"/>
        </w:rPr>
        <w:t xml:space="preserve"> </w:t>
      </w:r>
      <w:r w:rsidRPr="006E0150">
        <w:rPr>
          <w:color w:val="000000" w:themeColor="text1"/>
          <w:sz w:val="22"/>
          <w:lang w:val="en-GB"/>
        </w:rPr>
        <w:t xml:space="preserve">is </w:t>
      </w:r>
      <w:proofErr w:type="gramStart"/>
      <w:r w:rsidRPr="006E0150">
        <w:rPr>
          <w:color w:val="000000" w:themeColor="text1"/>
          <w:sz w:val="22"/>
          <w:lang w:val="en-GB"/>
        </w:rPr>
        <w:t>min</w:t>
      </w:r>
      <w:r w:rsidR="00D14739">
        <w:rPr>
          <w:color w:val="000000" w:themeColor="text1"/>
          <w:sz w:val="22"/>
          <w:lang w:val="en-GB"/>
        </w:rPr>
        <w:t>imum</w:t>
      </w:r>
      <w:r w:rsidRPr="006E0150">
        <w:rPr>
          <w:color w:val="000000" w:themeColor="text1"/>
          <w:sz w:val="22"/>
          <w:lang w:val="en-GB"/>
        </w:rPr>
        <w:t>(</w:t>
      </w:r>
      <w:proofErr w:type="spellStart"/>
      <w:proofErr w:type="gramEnd"/>
      <w:r w:rsidRPr="006E0150">
        <w:rPr>
          <w:i/>
          <w:color w:val="000000" w:themeColor="text1"/>
          <w:sz w:val="22"/>
          <w:lang w:val="en-GB"/>
        </w:rPr>
        <w:t>end_follow_up</w:t>
      </w:r>
      <w:proofErr w:type="spellEnd"/>
      <w:r w:rsidRPr="006E0150">
        <w:rPr>
          <w:color w:val="000000" w:themeColor="text1"/>
          <w:sz w:val="22"/>
          <w:lang w:val="en-GB"/>
        </w:rPr>
        <w:t xml:space="preserve">, </w:t>
      </w:r>
      <w:proofErr w:type="spellStart"/>
      <w:r w:rsidRPr="006E0150">
        <w:rPr>
          <w:i/>
          <w:color w:val="000000" w:themeColor="text1"/>
          <w:sz w:val="22"/>
          <w:lang w:val="en-GB"/>
        </w:rPr>
        <w:t>op_end_date_min</w:t>
      </w:r>
      <w:proofErr w:type="spellEnd"/>
      <w:r w:rsidRPr="006E0150">
        <w:rPr>
          <w:color w:val="000000" w:themeColor="text1"/>
          <w:sz w:val="22"/>
          <w:lang w:val="en-GB"/>
        </w:rPr>
        <w:t xml:space="preserve">, </w:t>
      </w:r>
      <w:proofErr w:type="spellStart"/>
      <w:r w:rsidRPr="006E0150">
        <w:rPr>
          <w:i/>
          <w:color w:val="000000" w:themeColor="text1"/>
          <w:sz w:val="22"/>
          <w:lang w:val="en-GB"/>
        </w:rPr>
        <w:t>date_creation</w:t>
      </w:r>
      <w:proofErr w:type="spellEnd"/>
      <w:r w:rsidR="00742139" w:rsidRPr="006E0150">
        <w:rPr>
          <w:color w:val="000000" w:themeColor="text1"/>
          <w:sz w:val="22"/>
          <w:lang w:val="en-GB"/>
        </w:rPr>
        <w:t>, (</w:t>
      </w:r>
      <w:r w:rsidR="00742139" w:rsidRPr="006E0150">
        <w:rPr>
          <w:i/>
          <w:color w:val="000000" w:themeColor="text1"/>
          <w:sz w:val="22"/>
          <w:lang w:val="en-GB"/>
        </w:rPr>
        <w:t>date_of_birth</w:t>
      </w:r>
      <w:r w:rsidR="00742139" w:rsidRPr="006E0150">
        <w:rPr>
          <w:color w:val="000000" w:themeColor="text1"/>
          <w:sz w:val="22"/>
          <w:lang w:val="en-GB"/>
        </w:rPr>
        <w:t>+365.25*56)</w:t>
      </w:r>
      <w:r w:rsidRPr="006E0150">
        <w:rPr>
          <w:color w:val="000000" w:themeColor="text1"/>
          <w:sz w:val="22"/>
          <w:lang w:val="en-GB"/>
        </w:rPr>
        <w:t>) for not empty da</w:t>
      </w:r>
      <w:r w:rsidR="00166121" w:rsidRPr="006E0150">
        <w:rPr>
          <w:color w:val="000000" w:themeColor="text1"/>
          <w:sz w:val="22"/>
          <w:lang w:val="en-GB"/>
        </w:rPr>
        <w:t>te</w:t>
      </w:r>
      <w:r w:rsidR="004A50B3" w:rsidRPr="006E0150">
        <w:rPr>
          <w:color w:val="000000" w:themeColor="text1"/>
          <w:sz w:val="22"/>
          <w:lang w:val="en-GB"/>
        </w:rPr>
        <w:t>s</w:t>
      </w:r>
    </w:p>
    <w:p w14:paraId="53BDC3B9" w14:textId="77777777" w:rsidR="006E0150" w:rsidRPr="006E0150" w:rsidRDefault="006E0150" w:rsidP="006E0150">
      <w:pPr>
        <w:contextualSpacing/>
        <w:rPr>
          <w:color w:val="000000" w:themeColor="text1"/>
          <w:sz w:val="22"/>
          <w:lang w:val="en-GB"/>
        </w:rPr>
      </w:pPr>
    </w:p>
    <w:p w14:paraId="40E9CDAA" w14:textId="2F2DDCC9" w:rsidR="007E44BF" w:rsidRPr="006E0150" w:rsidRDefault="007E44BF" w:rsidP="006E0150">
      <w:pPr>
        <w:contextualSpacing/>
        <w:rPr>
          <w:color w:val="000000" w:themeColor="text1"/>
          <w:sz w:val="22"/>
          <w:lang w:val="en-GB"/>
        </w:rPr>
      </w:pPr>
      <w:r w:rsidRPr="006E0150">
        <w:rPr>
          <w:color w:val="000000" w:themeColor="text1"/>
          <w:sz w:val="22"/>
          <w:lang w:val="en-GB"/>
        </w:rPr>
        <w:t xml:space="preserve">Create variable </w:t>
      </w:r>
      <w:proofErr w:type="spellStart"/>
      <w:r w:rsidRPr="006E0150">
        <w:rPr>
          <w:i/>
          <w:color w:val="000000" w:themeColor="text1"/>
          <w:sz w:val="22"/>
          <w:lang w:val="en-GB"/>
        </w:rPr>
        <w:t>follow_up</w:t>
      </w:r>
      <w:proofErr w:type="spellEnd"/>
      <w:r w:rsidRPr="006E0150">
        <w:rPr>
          <w:i/>
          <w:color w:val="000000" w:themeColor="text1"/>
          <w:sz w:val="22"/>
          <w:lang w:val="en-GB"/>
        </w:rPr>
        <w:t xml:space="preserve"> </w:t>
      </w:r>
      <w:r w:rsidRPr="006E0150">
        <w:rPr>
          <w:color w:val="000000" w:themeColor="text1"/>
          <w:sz w:val="22"/>
          <w:lang w:val="en-GB"/>
        </w:rPr>
        <w:t>(</w:t>
      </w:r>
      <w:proofErr w:type="spellStart"/>
      <w:r w:rsidRPr="00E4694C">
        <w:rPr>
          <w:i/>
          <w:color w:val="000000" w:themeColor="text1"/>
          <w:sz w:val="22"/>
          <w:lang w:val="en-GB"/>
        </w:rPr>
        <w:t>end_fup_study-start_fup_study</w:t>
      </w:r>
      <w:proofErr w:type="spellEnd"/>
      <w:r w:rsidRPr="006E0150">
        <w:rPr>
          <w:color w:val="000000" w:themeColor="text1"/>
          <w:sz w:val="22"/>
          <w:lang w:val="en-GB"/>
        </w:rPr>
        <w:t>)</w:t>
      </w:r>
    </w:p>
    <w:p w14:paraId="14CDF973" w14:textId="77777777" w:rsidR="00206606" w:rsidRDefault="00206606" w:rsidP="006E0150">
      <w:pPr>
        <w:contextualSpacing/>
        <w:rPr>
          <w:b/>
          <w:color w:val="000000" w:themeColor="text1"/>
          <w:sz w:val="22"/>
          <w:lang w:val="en-GB"/>
        </w:rPr>
      </w:pPr>
    </w:p>
    <w:p w14:paraId="15DDEDB1" w14:textId="77777777" w:rsidR="00206606" w:rsidRDefault="00206606" w:rsidP="006E0150">
      <w:pPr>
        <w:contextualSpacing/>
        <w:rPr>
          <w:b/>
          <w:color w:val="000000" w:themeColor="text1"/>
          <w:sz w:val="22"/>
          <w:lang w:val="en-GB"/>
        </w:rPr>
      </w:pPr>
    </w:p>
    <w:p w14:paraId="037B5914" w14:textId="3CE770C4" w:rsidR="004A50B3" w:rsidRPr="00E4694C" w:rsidRDefault="006E0150" w:rsidP="006E0150">
      <w:pPr>
        <w:contextualSpacing/>
        <w:rPr>
          <w:b/>
          <w:color w:val="000000" w:themeColor="text1"/>
          <w:sz w:val="22"/>
          <w:lang w:val="en-GB"/>
        </w:rPr>
      </w:pPr>
      <w:r w:rsidRPr="00E4694C">
        <w:rPr>
          <w:b/>
          <w:color w:val="000000" w:themeColor="text1"/>
          <w:sz w:val="22"/>
          <w:lang w:val="en-GB"/>
        </w:rPr>
        <w:t xml:space="preserve">Count </w:t>
      </w:r>
      <w:r w:rsidR="00E4694C" w:rsidRPr="00E4694C">
        <w:rPr>
          <w:b/>
          <w:color w:val="000000" w:themeColor="text1"/>
          <w:sz w:val="22"/>
          <w:lang w:val="en-GB"/>
        </w:rPr>
        <w:t xml:space="preserve">and report </w:t>
      </w:r>
      <w:r w:rsidRPr="00E4694C">
        <w:rPr>
          <w:b/>
          <w:color w:val="000000" w:themeColor="text1"/>
          <w:sz w:val="22"/>
          <w:lang w:val="en-GB"/>
        </w:rPr>
        <w:t>all subjects with</w:t>
      </w:r>
      <w:r w:rsidR="004A50B3" w:rsidRPr="00E4694C">
        <w:rPr>
          <w:b/>
          <w:color w:val="000000" w:themeColor="text1"/>
          <w:sz w:val="22"/>
          <w:lang w:val="en-GB"/>
        </w:rPr>
        <w:t xml:space="preserve"> </w:t>
      </w:r>
      <w:proofErr w:type="spellStart"/>
      <w:r w:rsidR="004A50B3" w:rsidRPr="00E4694C">
        <w:rPr>
          <w:b/>
          <w:i/>
          <w:color w:val="000000" w:themeColor="text1"/>
          <w:sz w:val="22"/>
          <w:lang w:val="en-GB"/>
        </w:rPr>
        <w:t>Study_population</w:t>
      </w:r>
      <w:proofErr w:type="spellEnd"/>
      <w:r w:rsidR="004A50B3" w:rsidRPr="00E4694C">
        <w:rPr>
          <w:b/>
          <w:color w:val="000000" w:themeColor="text1"/>
          <w:sz w:val="22"/>
          <w:lang w:val="en-GB"/>
        </w:rPr>
        <w:t xml:space="preserve"> for </w:t>
      </w:r>
      <w:proofErr w:type="spellStart"/>
      <w:r w:rsidR="007E44BF" w:rsidRPr="00E4694C">
        <w:rPr>
          <w:b/>
          <w:i/>
          <w:color w:val="000000" w:themeColor="text1"/>
          <w:sz w:val="22"/>
          <w:lang w:val="en-GB"/>
        </w:rPr>
        <w:t>follow_up</w:t>
      </w:r>
      <w:proofErr w:type="spellEnd"/>
      <w:r w:rsidRPr="00E4694C">
        <w:rPr>
          <w:b/>
          <w:color w:val="000000" w:themeColor="text1"/>
          <w:sz w:val="22"/>
          <w:lang w:val="en-GB"/>
        </w:rPr>
        <w:t xml:space="preserve"> &lt;0</w:t>
      </w:r>
    </w:p>
    <w:p w14:paraId="4837363C" w14:textId="2DB21D91" w:rsidR="006E0150" w:rsidRPr="006E0150" w:rsidRDefault="006E0150" w:rsidP="006E0150">
      <w:pPr>
        <w:contextualSpacing/>
        <w:rPr>
          <w:color w:val="000000" w:themeColor="text1"/>
          <w:sz w:val="22"/>
          <w:lang w:val="en-GB"/>
        </w:rPr>
      </w:pPr>
      <w:r>
        <w:rPr>
          <w:color w:val="000000" w:themeColor="text1"/>
          <w:sz w:val="22"/>
          <w:lang w:val="en-GB"/>
        </w:rPr>
        <w:t xml:space="preserve">  # number excluded outside of </w:t>
      </w:r>
      <w:proofErr w:type="spellStart"/>
      <w:r>
        <w:rPr>
          <w:color w:val="000000" w:themeColor="text1"/>
          <w:sz w:val="22"/>
          <w:lang w:val="en-GB"/>
        </w:rPr>
        <w:t>persontime</w:t>
      </w:r>
      <w:proofErr w:type="spellEnd"/>
    </w:p>
    <w:p w14:paraId="7F00EA9F" w14:textId="77777777" w:rsidR="00EF703D" w:rsidRDefault="00EF703D" w:rsidP="006E0150">
      <w:pPr>
        <w:contextualSpacing/>
        <w:rPr>
          <w:color w:val="000000" w:themeColor="text1"/>
          <w:sz w:val="22"/>
          <w:lang w:val="en-GB"/>
        </w:rPr>
      </w:pPr>
    </w:p>
    <w:p w14:paraId="083A5599" w14:textId="20C796DC" w:rsidR="006E0150" w:rsidRDefault="00EF703D" w:rsidP="006E0150">
      <w:pPr>
        <w:contextualSpacing/>
        <w:rPr>
          <w:color w:val="000000" w:themeColor="text1"/>
          <w:sz w:val="22"/>
          <w:lang w:val="en-GB"/>
        </w:rPr>
      </w:pPr>
      <w:r>
        <w:rPr>
          <w:color w:val="000000" w:themeColor="text1"/>
          <w:sz w:val="22"/>
          <w:lang w:val="en-GB"/>
        </w:rPr>
        <w:t>Check required: verify whether this makes sense</w:t>
      </w:r>
    </w:p>
    <w:p w14:paraId="47512D16" w14:textId="4AC5E91C" w:rsidR="00E4694C" w:rsidRDefault="00E4694C" w:rsidP="006E0150">
      <w:pPr>
        <w:contextualSpacing/>
        <w:rPr>
          <w:color w:val="000000" w:themeColor="text1"/>
          <w:sz w:val="22"/>
          <w:lang w:val="en-GB"/>
        </w:rPr>
      </w:pPr>
    </w:p>
    <w:p w14:paraId="605FE6F0" w14:textId="77777777" w:rsidR="006E0150" w:rsidRDefault="006E0150" w:rsidP="00173CBA">
      <w:pPr>
        <w:contextualSpacing/>
        <w:jc w:val="both"/>
        <w:rPr>
          <w:sz w:val="22"/>
          <w:szCs w:val="22"/>
          <w:lang w:val="en-GB"/>
        </w:rPr>
      </w:pPr>
    </w:p>
    <w:p w14:paraId="4CF71216" w14:textId="68AF5C66" w:rsidR="00D624AA" w:rsidRPr="00D624AA" w:rsidRDefault="00D624AA" w:rsidP="00A55866">
      <w:pPr>
        <w:pStyle w:val="Heading5"/>
      </w:pPr>
      <w:bookmarkStart w:id="212" w:name="_Toc69912936"/>
      <w:r w:rsidRPr="00D624AA">
        <w:lastRenderedPageBreak/>
        <w:t xml:space="preserve">Step </w:t>
      </w:r>
      <w:r w:rsidR="00896922">
        <w:t>4</w:t>
      </w:r>
      <w:r w:rsidRPr="00D624AA">
        <w:t xml:space="preserve">: </w:t>
      </w:r>
      <w:r>
        <w:t>Create output how many people we lose</w:t>
      </w:r>
      <w:r w:rsidR="004A50B3">
        <w:t xml:space="preserve"> </w:t>
      </w:r>
      <w:r>
        <w:t>/</w:t>
      </w:r>
      <w:r w:rsidR="004A50B3">
        <w:t xml:space="preserve"> </w:t>
      </w:r>
      <w:r>
        <w:t>have</w:t>
      </w:r>
      <w:r w:rsidR="004A50B3">
        <w:t xml:space="preserve"> during study follow-up</w:t>
      </w:r>
      <w:bookmarkEnd w:id="212"/>
    </w:p>
    <w:p w14:paraId="0FEEB79A" w14:textId="77777777" w:rsidR="00D624AA" w:rsidRDefault="00D624AA" w:rsidP="00E52FCD">
      <w:pPr>
        <w:contextualSpacing/>
        <w:jc w:val="both"/>
        <w:rPr>
          <w:color w:val="000000" w:themeColor="text1"/>
          <w:sz w:val="22"/>
          <w:szCs w:val="22"/>
          <w:lang w:val="en-GB"/>
        </w:rPr>
      </w:pPr>
    </w:p>
    <w:p w14:paraId="12035D86" w14:textId="68552C8B" w:rsidR="00E71401" w:rsidRPr="00D624AA" w:rsidRDefault="00291265" w:rsidP="00E52FCD">
      <w:pPr>
        <w:contextualSpacing/>
        <w:jc w:val="both"/>
        <w:rPr>
          <w:color w:val="000000" w:themeColor="text1"/>
          <w:sz w:val="22"/>
        </w:rPr>
      </w:pPr>
      <w:r w:rsidRPr="00D624AA">
        <w:rPr>
          <w:color w:val="000000" w:themeColor="text1"/>
          <w:sz w:val="22"/>
          <w:szCs w:val="22"/>
          <w:lang w:val="en-GB"/>
        </w:rPr>
        <w:t>Calculate</w:t>
      </w:r>
      <w:r w:rsidR="00E52FCD" w:rsidRPr="00D624AA">
        <w:rPr>
          <w:color w:val="000000" w:themeColor="text1"/>
          <w:sz w:val="22"/>
          <w:szCs w:val="22"/>
          <w:lang w:val="en-GB"/>
        </w:rPr>
        <w:t xml:space="preserve"> </w:t>
      </w:r>
      <w:r w:rsidR="005C4045" w:rsidRPr="00D624AA">
        <w:rPr>
          <w:color w:val="000000" w:themeColor="text1"/>
          <w:sz w:val="22"/>
          <w:szCs w:val="22"/>
          <w:lang w:val="en-GB"/>
        </w:rPr>
        <w:t xml:space="preserve">output table </w:t>
      </w:r>
      <w:r w:rsidRPr="00D624AA">
        <w:rPr>
          <w:color w:val="000000" w:themeColor="text1"/>
          <w:sz w:val="22"/>
        </w:rPr>
        <w:t>attrition</w:t>
      </w:r>
      <w:r w:rsidR="00206606">
        <w:rPr>
          <w:color w:val="000000" w:themeColor="text1"/>
          <w:sz w:val="22"/>
        </w:rPr>
        <w:t xml:space="preserve"> for each subpopulation</w:t>
      </w:r>
      <w:r w:rsidRPr="00D624AA">
        <w:rPr>
          <w:color w:val="000000" w:themeColor="text1"/>
          <w:sz w:val="22"/>
        </w:rPr>
        <w:t xml:space="preserve"> </w:t>
      </w:r>
      <w:r w:rsidR="00E71401" w:rsidRPr="00D624AA">
        <w:rPr>
          <w:color w:val="000000" w:themeColor="text1"/>
          <w:sz w:val="22"/>
        </w:rPr>
        <w:t>(in and exclusions based on applying study period &amp; follow-up restrictions)</w:t>
      </w:r>
    </w:p>
    <w:p w14:paraId="59AEAEB0" w14:textId="77777777" w:rsidR="00E52FCD" w:rsidRDefault="00E52FCD" w:rsidP="00E52FCD">
      <w:pPr>
        <w:contextualSpacing/>
        <w:jc w:val="both"/>
        <w:rPr>
          <w:sz w:val="22"/>
          <w:szCs w:val="22"/>
          <w:lang w:val="en-GB"/>
        </w:rPr>
      </w:pPr>
    </w:p>
    <w:p w14:paraId="3FC5180D" w14:textId="146C567D" w:rsidR="004A50B3" w:rsidRPr="00EF703D" w:rsidRDefault="00E52FCD" w:rsidP="00EA030F">
      <w:pPr>
        <w:pStyle w:val="ListParagraph"/>
        <w:numPr>
          <w:ilvl w:val="0"/>
          <w:numId w:val="58"/>
        </w:numPr>
        <w:contextualSpacing/>
        <w:jc w:val="both"/>
        <w:rPr>
          <w:rFonts w:ascii="Times New Roman" w:hAnsi="Times New Roman"/>
          <w:i/>
          <w:color w:val="000000" w:themeColor="text1"/>
          <w:sz w:val="22"/>
          <w:lang w:val="en-GB"/>
        </w:rPr>
      </w:pPr>
      <w:proofErr w:type="spellStart"/>
      <w:r w:rsidRPr="00EF703D">
        <w:rPr>
          <w:rFonts w:ascii="Times New Roman" w:hAnsi="Times New Roman"/>
          <w:i/>
          <w:color w:val="000000" w:themeColor="text1"/>
          <w:sz w:val="22"/>
          <w:lang w:val="en-GB"/>
        </w:rPr>
        <w:t>Source</w:t>
      </w:r>
      <w:r w:rsidR="00EF703D" w:rsidRPr="00EF703D">
        <w:rPr>
          <w:rFonts w:ascii="Times New Roman" w:hAnsi="Times New Roman"/>
          <w:i/>
          <w:color w:val="000000" w:themeColor="text1"/>
          <w:sz w:val="22"/>
          <w:lang w:val="en-GB"/>
        </w:rPr>
        <w:t>_</w:t>
      </w:r>
      <w:r w:rsidRPr="00EF703D">
        <w:rPr>
          <w:rFonts w:ascii="Times New Roman" w:hAnsi="Times New Roman"/>
          <w:i/>
          <w:color w:val="000000" w:themeColor="text1"/>
          <w:sz w:val="22"/>
          <w:lang w:val="en-GB"/>
        </w:rPr>
        <w:t>population</w:t>
      </w:r>
      <w:proofErr w:type="spellEnd"/>
      <w:r w:rsidR="00206606">
        <w:rPr>
          <w:rFonts w:ascii="Times New Roman" w:hAnsi="Times New Roman"/>
          <w:i/>
          <w:color w:val="000000" w:themeColor="text1"/>
          <w:sz w:val="22"/>
          <w:lang w:val="en-GB"/>
        </w:rPr>
        <w:t xml:space="preserve"> (for subpopulations)</w:t>
      </w:r>
      <w:r w:rsidRPr="00EF703D">
        <w:rPr>
          <w:rFonts w:ascii="Times New Roman" w:hAnsi="Times New Roman"/>
          <w:i/>
          <w:color w:val="000000" w:themeColor="text1"/>
          <w:sz w:val="22"/>
          <w:lang w:val="en-GB"/>
        </w:rPr>
        <w:t xml:space="preserve">: </w:t>
      </w:r>
    </w:p>
    <w:p w14:paraId="7514239E" w14:textId="5A81BAEB" w:rsidR="00E52FCD" w:rsidRDefault="00E52FCD" w:rsidP="00EA030F">
      <w:pPr>
        <w:pStyle w:val="ListParagraph"/>
        <w:numPr>
          <w:ilvl w:val="1"/>
          <w:numId w:val="58"/>
        </w:numPr>
        <w:contextualSpacing/>
        <w:jc w:val="both"/>
        <w:rPr>
          <w:rFonts w:ascii="Times New Roman" w:hAnsi="Times New Roman"/>
          <w:color w:val="000000" w:themeColor="text1"/>
          <w:sz w:val="22"/>
          <w:lang w:val="en-GB"/>
        </w:rPr>
      </w:pPr>
      <w:r w:rsidRPr="00D624AA">
        <w:rPr>
          <w:rFonts w:ascii="Times New Roman" w:hAnsi="Times New Roman"/>
          <w:color w:val="000000" w:themeColor="text1"/>
          <w:sz w:val="22"/>
          <w:lang w:val="en-GB"/>
        </w:rPr>
        <w:t xml:space="preserve">sum of unique </w:t>
      </w:r>
      <w:proofErr w:type="spellStart"/>
      <w:r w:rsidRPr="00D624AA">
        <w:rPr>
          <w:rFonts w:ascii="Times New Roman" w:hAnsi="Times New Roman"/>
          <w:color w:val="000000" w:themeColor="text1"/>
          <w:sz w:val="22"/>
          <w:lang w:val="en-GB"/>
        </w:rPr>
        <w:t>person_id</w:t>
      </w:r>
      <w:proofErr w:type="spellEnd"/>
      <w:r w:rsidRPr="00D624AA">
        <w:rPr>
          <w:rFonts w:ascii="Times New Roman" w:hAnsi="Times New Roman"/>
          <w:color w:val="000000" w:themeColor="text1"/>
          <w:sz w:val="22"/>
          <w:lang w:val="en-GB"/>
        </w:rPr>
        <w:t xml:space="preserve"> in </w:t>
      </w:r>
      <w:proofErr w:type="spellStart"/>
      <w:r w:rsidR="00E4694C" w:rsidRPr="00E4694C">
        <w:rPr>
          <w:rFonts w:ascii="Times New Roman" w:hAnsi="Times New Roman"/>
          <w:i/>
          <w:color w:val="000000" w:themeColor="text1"/>
          <w:sz w:val="22"/>
        </w:rPr>
        <w:t>Source_population</w:t>
      </w:r>
      <w:proofErr w:type="spellEnd"/>
      <w:r w:rsidRPr="00E4694C">
        <w:rPr>
          <w:rFonts w:ascii="Times New Roman" w:hAnsi="Times New Roman"/>
          <w:color w:val="000000" w:themeColor="text1"/>
          <w:sz w:val="22"/>
        </w:rPr>
        <w:t xml:space="preserve"> </w:t>
      </w:r>
      <w:r w:rsidRPr="00D624AA">
        <w:rPr>
          <w:rFonts w:ascii="Times New Roman" w:hAnsi="Times New Roman"/>
          <w:color w:val="000000" w:themeColor="text1"/>
          <w:sz w:val="22"/>
          <w:lang w:val="en-GB"/>
        </w:rPr>
        <w:t>table</w:t>
      </w:r>
    </w:p>
    <w:p w14:paraId="4EBAE89C" w14:textId="79D6ACBD" w:rsidR="004A50B3" w:rsidRPr="00D624AA" w:rsidRDefault="004A50B3" w:rsidP="00EA030F">
      <w:pPr>
        <w:pStyle w:val="ListParagraph"/>
        <w:numPr>
          <w:ilvl w:val="1"/>
          <w:numId w:val="58"/>
        </w:numPr>
        <w:contextualSpacing/>
        <w:jc w:val="both"/>
        <w:rPr>
          <w:rFonts w:ascii="Times New Roman" w:hAnsi="Times New Roman"/>
          <w:color w:val="000000" w:themeColor="text1"/>
          <w:sz w:val="22"/>
          <w:lang w:val="en-GB"/>
        </w:rPr>
      </w:pPr>
      <w:r>
        <w:rPr>
          <w:rFonts w:ascii="Times New Roman" w:hAnsi="Times New Roman"/>
          <w:color w:val="000000" w:themeColor="text1"/>
          <w:sz w:val="22"/>
          <w:lang w:val="en-GB"/>
        </w:rPr>
        <w:t xml:space="preserve">sum of </w:t>
      </w:r>
      <w:proofErr w:type="spellStart"/>
      <w:r>
        <w:rPr>
          <w:rFonts w:ascii="Times New Roman" w:hAnsi="Times New Roman"/>
          <w:color w:val="000000" w:themeColor="text1"/>
          <w:sz w:val="22"/>
          <w:lang w:val="en-GB"/>
        </w:rPr>
        <w:t>persontime</w:t>
      </w:r>
      <w:proofErr w:type="spellEnd"/>
      <w:r>
        <w:rPr>
          <w:rFonts w:ascii="Times New Roman" w:hAnsi="Times New Roman"/>
          <w:color w:val="000000" w:themeColor="text1"/>
          <w:sz w:val="22"/>
          <w:lang w:val="en-GB"/>
        </w:rPr>
        <w:t xml:space="preserve"> (</w:t>
      </w:r>
      <w:proofErr w:type="spellStart"/>
      <w:r w:rsidRPr="00A55866">
        <w:rPr>
          <w:rFonts w:ascii="Times New Roman" w:hAnsi="Times New Roman"/>
          <w:i/>
          <w:color w:val="000000" w:themeColor="text1"/>
          <w:sz w:val="22"/>
          <w:lang w:val="en-GB"/>
        </w:rPr>
        <w:t>end_follow_up-start_follow_up</w:t>
      </w:r>
      <w:proofErr w:type="spellEnd"/>
      <w:r>
        <w:rPr>
          <w:rFonts w:ascii="Times New Roman" w:hAnsi="Times New Roman"/>
          <w:color w:val="000000" w:themeColor="text1"/>
          <w:sz w:val="22"/>
          <w:lang w:val="en-GB"/>
        </w:rPr>
        <w:t>)/365.25</w:t>
      </w:r>
    </w:p>
    <w:p w14:paraId="0CE40C31" w14:textId="2D3CFDB5" w:rsidR="00E52FCD" w:rsidRPr="00EF703D" w:rsidRDefault="00E52FCD" w:rsidP="00EA030F">
      <w:pPr>
        <w:pStyle w:val="ListParagraph"/>
        <w:numPr>
          <w:ilvl w:val="0"/>
          <w:numId w:val="58"/>
        </w:numPr>
        <w:contextualSpacing/>
        <w:jc w:val="both"/>
        <w:rPr>
          <w:i/>
          <w:sz w:val="22"/>
          <w:lang w:val="en-GB"/>
        </w:rPr>
      </w:pPr>
      <w:proofErr w:type="spellStart"/>
      <w:r w:rsidRPr="00EF703D">
        <w:rPr>
          <w:rFonts w:ascii="Times New Roman" w:hAnsi="Times New Roman"/>
          <w:i/>
          <w:color w:val="000000" w:themeColor="text1"/>
          <w:sz w:val="22"/>
          <w:lang w:val="en-GB"/>
        </w:rPr>
        <w:t>Study</w:t>
      </w:r>
      <w:r w:rsidR="00EF703D" w:rsidRPr="00EF703D">
        <w:rPr>
          <w:rFonts w:ascii="Times New Roman" w:hAnsi="Times New Roman"/>
          <w:i/>
          <w:color w:val="000000" w:themeColor="text1"/>
          <w:sz w:val="22"/>
          <w:lang w:val="en-GB"/>
        </w:rPr>
        <w:t>_</w:t>
      </w:r>
      <w:r w:rsidRPr="00EF703D">
        <w:rPr>
          <w:rFonts w:ascii="Times New Roman" w:hAnsi="Times New Roman"/>
          <w:i/>
          <w:color w:val="000000" w:themeColor="text1"/>
          <w:sz w:val="22"/>
          <w:lang w:val="en-GB"/>
        </w:rPr>
        <w:t>population</w:t>
      </w:r>
      <w:proofErr w:type="spellEnd"/>
      <w:r w:rsidR="00206606">
        <w:rPr>
          <w:rFonts w:ascii="Times New Roman" w:hAnsi="Times New Roman"/>
          <w:i/>
          <w:color w:val="000000" w:themeColor="text1"/>
          <w:sz w:val="22"/>
          <w:lang w:val="en-GB"/>
        </w:rPr>
        <w:t xml:space="preserve"> </w:t>
      </w:r>
    </w:p>
    <w:p w14:paraId="6A326F93" w14:textId="3C44FB0F" w:rsidR="004A50B3" w:rsidRDefault="004A50B3" w:rsidP="00EA030F">
      <w:pPr>
        <w:pStyle w:val="ListParagraph"/>
        <w:numPr>
          <w:ilvl w:val="1"/>
          <w:numId w:val="58"/>
        </w:numPr>
        <w:contextualSpacing/>
        <w:jc w:val="both"/>
        <w:rPr>
          <w:rFonts w:ascii="Times New Roman" w:hAnsi="Times New Roman"/>
          <w:color w:val="000000" w:themeColor="text1"/>
          <w:sz w:val="22"/>
          <w:lang w:val="en-GB"/>
        </w:rPr>
      </w:pPr>
      <w:r w:rsidRPr="00D624AA">
        <w:rPr>
          <w:rFonts w:ascii="Times New Roman" w:hAnsi="Times New Roman"/>
          <w:color w:val="000000" w:themeColor="text1"/>
          <w:sz w:val="22"/>
          <w:lang w:val="en-GB"/>
        </w:rPr>
        <w:t xml:space="preserve">sum of unique </w:t>
      </w:r>
      <w:proofErr w:type="spellStart"/>
      <w:r w:rsidRPr="00D624AA">
        <w:rPr>
          <w:rFonts w:ascii="Times New Roman" w:hAnsi="Times New Roman"/>
          <w:color w:val="000000" w:themeColor="text1"/>
          <w:sz w:val="22"/>
          <w:lang w:val="en-GB"/>
        </w:rPr>
        <w:t>person_id</w:t>
      </w:r>
      <w:proofErr w:type="spellEnd"/>
      <w:r w:rsidRPr="00D624AA">
        <w:rPr>
          <w:rFonts w:ascii="Times New Roman" w:hAnsi="Times New Roman"/>
          <w:color w:val="000000" w:themeColor="text1"/>
          <w:sz w:val="22"/>
          <w:lang w:val="en-GB"/>
        </w:rPr>
        <w:t xml:space="preserve"> in </w:t>
      </w:r>
      <w:proofErr w:type="spellStart"/>
      <w:r w:rsidRPr="004A50B3">
        <w:rPr>
          <w:rFonts w:ascii="Times New Roman" w:hAnsi="Times New Roman"/>
          <w:i/>
          <w:color w:val="000000" w:themeColor="text1"/>
          <w:sz w:val="22"/>
          <w:lang w:val="en-GB"/>
        </w:rPr>
        <w:t>Study_population</w:t>
      </w:r>
      <w:proofErr w:type="spellEnd"/>
      <w:r w:rsidRPr="00D624AA">
        <w:rPr>
          <w:rFonts w:ascii="Times New Roman" w:hAnsi="Times New Roman"/>
          <w:color w:val="000000" w:themeColor="text1"/>
          <w:sz w:val="22"/>
        </w:rPr>
        <w:t xml:space="preserve"> </w:t>
      </w:r>
      <w:r w:rsidRPr="00D624AA">
        <w:rPr>
          <w:rFonts w:ascii="Times New Roman" w:hAnsi="Times New Roman"/>
          <w:color w:val="000000" w:themeColor="text1"/>
          <w:sz w:val="22"/>
          <w:lang w:val="en-GB"/>
        </w:rPr>
        <w:t>table</w:t>
      </w:r>
      <w:r w:rsidR="00E4694C">
        <w:rPr>
          <w:rFonts w:ascii="Times New Roman" w:hAnsi="Times New Roman"/>
          <w:color w:val="000000" w:themeColor="text1"/>
          <w:sz w:val="22"/>
          <w:lang w:val="en-GB"/>
        </w:rPr>
        <w:t xml:space="preserve"> for </w:t>
      </w:r>
      <w:proofErr w:type="spellStart"/>
      <w:r w:rsidR="00E4694C">
        <w:rPr>
          <w:rFonts w:ascii="Times New Roman" w:hAnsi="Times New Roman"/>
          <w:color w:val="000000" w:themeColor="text1"/>
          <w:sz w:val="22"/>
          <w:lang w:val="en-GB"/>
        </w:rPr>
        <w:t>follow_up</w:t>
      </w:r>
      <w:proofErr w:type="spellEnd"/>
      <w:r w:rsidR="00E4694C">
        <w:rPr>
          <w:rFonts w:ascii="Times New Roman" w:hAnsi="Times New Roman"/>
          <w:color w:val="000000" w:themeColor="text1"/>
          <w:sz w:val="22"/>
          <w:lang w:val="en-GB"/>
        </w:rPr>
        <w:t>&gt;0</w:t>
      </w:r>
    </w:p>
    <w:p w14:paraId="669B2DA1" w14:textId="762F5012" w:rsidR="004A50B3" w:rsidRPr="004A50B3" w:rsidRDefault="004A50B3" w:rsidP="00EA030F">
      <w:pPr>
        <w:pStyle w:val="ListParagraph"/>
        <w:numPr>
          <w:ilvl w:val="1"/>
          <w:numId w:val="58"/>
        </w:numPr>
        <w:contextualSpacing/>
        <w:jc w:val="both"/>
        <w:rPr>
          <w:rFonts w:ascii="Times New Roman" w:hAnsi="Times New Roman"/>
          <w:color w:val="000000" w:themeColor="text1"/>
          <w:sz w:val="22"/>
          <w:lang w:val="en-GB"/>
        </w:rPr>
      </w:pPr>
      <w:r>
        <w:rPr>
          <w:rFonts w:ascii="Times New Roman" w:hAnsi="Times New Roman"/>
          <w:color w:val="000000" w:themeColor="text1"/>
          <w:sz w:val="22"/>
          <w:lang w:val="en-GB"/>
        </w:rPr>
        <w:t xml:space="preserve">sum of </w:t>
      </w:r>
      <w:proofErr w:type="spellStart"/>
      <w:r>
        <w:rPr>
          <w:rFonts w:ascii="Times New Roman" w:hAnsi="Times New Roman"/>
          <w:color w:val="000000" w:themeColor="text1"/>
          <w:sz w:val="22"/>
          <w:lang w:val="en-GB"/>
        </w:rPr>
        <w:t>persontime</w:t>
      </w:r>
      <w:proofErr w:type="spellEnd"/>
      <w:r>
        <w:rPr>
          <w:rFonts w:ascii="Times New Roman" w:hAnsi="Times New Roman"/>
          <w:color w:val="000000" w:themeColor="text1"/>
          <w:sz w:val="22"/>
          <w:lang w:val="en-GB"/>
        </w:rPr>
        <w:t xml:space="preserve"> (</w:t>
      </w:r>
      <w:proofErr w:type="spellStart"/>
      <w:r w:rsidR="00A55866" w:rsidRPr="00E4694C">
        <w:rPr>
          <w:rFonts w:ascii="Times New Roman" w:hAnsi="Times New Roman"/>
          <w:i/>
          <w:color w:val="000000" w:themeColor="text1"/>
          <w:sz w:val="22"/>
          <w:lang w:val="en-GB"/>
        </w:rPr>
        <w:t>end_fup_study-start_fup_study</w:t>
      </w:r>
      <w:proofErr w:type="spellEnd"/>
      <w:r>
        <w:rPr>
          <w:rFonts w:ascii="Times New Roman" w:hAnsi="Times New Roman"/>
          <w:color w:val="000000" w:themeColor="text1"/>
          <w:sz w:val="22"/>
          <w:lang w:val="en-GB"/>
        </w:rPr>
        <w:t>)/365.25</w:t>
      </w:r>
      <w:r w:rsidR="00E4694C">
        <w:rPr>
          <w:rFonts w:ascii="Times New Roman" w:hAnsi="Times New Roman"/>
          <w:color w:val="000000" w:themeColor="text1"/>
          <w:sz w:val="22"/>
          <w:lang w:val="en-GB"/>
        </w:rPr>
        <w:t xml:space="preserve"> for </w:t>
      </w:r>
      <w:proofErr w:type="spellStart"/>
      <w:r w:rsidR="00E4694C">
        <w:rPr>
          <w:rFonts w:ascii="Times New Roman" w:hAnsi="Times New Roman"/>
          <w:color w:val="000000" w:themeColor="text1"/>
          <w:sz w:val="22"/>
          <w:lang w:val="en-GB"/>
        </w:rPr>
        <w:t>follow_up</w:t>
      </w:r>
      <w:proofErr w:type="spellEnd"/>
      <w:r w:rsidR="00E4694C">
        <w:rPr>
          <w:rFonts w:ascii="Times New Roman" w:hAnsi="Times New Roman"/>
          <w:color w:val="000000" w:themeColor="text1"/>
          <w:sz w:val="22"/>
          <w:lang w:val="en-GB"/>
        </w:rPr>
        <w:t>&gt;0</w:t>
      </w:r>
    </w:p>
    <w:p w14:paraId="19E184C9" w14:textId="04AF9E6C" w:rsidR="00E4694C" w:rsidRPr="00EF703D" w:rsidRDefault="00E4694C" w:rsidP="00EA030F">
      <w:pPr>
        <w:pStyle w:val="ListParagraph"/>
        <w:numPr>
          <w:ilvl w:val="0"/>
          <w:numId w:val="58"/>
        </w:numPr>
        <w:contextualSpacing/>
        <w:rPr>
          <w:rFonts w:ascii="Times New Roman" w:hAnsi="Times New Roman"/>
          <w:i/>
          <w:color w:val="000000" w:themeColor="text1"/>
          <w:sz w:val="22"/>
          <w:lang w:val="en-GB"/>
        </w:rPr>
      </w:pPr>
      <w:r w:rsidRPr="00E4694C">
        <w:rPr>
          <w:rFonts w:ascii="Times New Roman" w:hAnsi="Times New Roman"/>
          <w:color w:val="000000" w:themeColor="text1"/>
          <w:sz w:val="22"/>
          <w:lang w:val="en-GB"/>
        </w:rPr>
        <w:t xml:space="preserve">Create variable </w:t>
      </w:r>
      <w:proofErr w:type="spellStart"/>
      <w:r w:rsidRPr="00E4694C">
        <w:rPr>
          <w:rFonts w:ascii="Times New Roman" w:hAnsi="Times New Roman"/>
          <w:color w:val="000000" w:themeColor="text1"/>
          <w:sz w:val="22"/>
          <w:lang w:val="en-GB"/>
        </w:rPr>
        <w:t>Age_start</w:t>
      </w:r>
      <w:proofErr w:type="spellEnd"/>
      <w:r w:rsidRPr="00E4694C">
        <w:rPr>
          <w:rFonts w:ascii="Times New Roman" w:hAnsi="Times New Roman"/>
          <w:color w:val="000000" w:themeColor="text1"/>
          <w:sz w:val="22"/>
          <w:lang w:val="en-GB"/>
        </w:rPr>
        <w:t>= (</w:t>
      </w:r>
      <w:proofErr w:type="spellStart"/>
      <w:r w:rsidRPr="00A55866">
        <w:rPr>
          <w:rFonts w:ascii="Times New Roman" w:hAnsi="Times New Roman"/>
          <w:i/>
          <w:color w:val="000000" w:themeColor="text1"/>
          <w:sz w:val="22"/>
          <w:lang w:val="en-GB"/>
        </w:rPr>
        <w:t>Start_fup_study-date_of_birth</w:t>
      </w:r>
      <w:proofErr w:type="spellEnd"/>
      <w:r w:rsidRPr="00E4694C">
        <w:rPr>
          <w:rFonts w:ascii="Times New Roman" w:hAnsi="Times New Roman"/>
          <w:color w:val="000000" w:themeColor="text1"/>
          <w:sz w:val="22"/>
          <w:lang w:val="en-GB"/>
        </w:rPr>
        <w:t>)/365.25</w:t>
      </w:r>
      <w:r w:rsidR="00EF703D">
        <w:rPr>
          <w:rFonts w:ascii="Times New Roman" w:hAnsi="Times New Roman"/>
          <w:color w:val="000000" w:themeColor="text1"/>
          <w:sz w:val="22"/>
          <w:lang w:val="en-GB"/>
        </w:rPr>
        <w:t xml:space="preserve"> in </w:t>
      </w:r>
      <w:proofErr w:type="spellStart"/>
      <w:r w:rsidR="00EF703D" w:rsidRPr="00EF703D">
        <w:rPr>
          <w:rFonts w:ascii="Times New Roman" w:hAnsi="Times New Roman"/>
          <w:i/>
          <w:color w:val="000000" w:themeColor="text1"/>
          <w:sz w:val="22"/>
          <w:lang w:val="en-GB"/>
        </w:rPr>
        <w:t>Source_population</w:t>
      </w:r>
      <w:proofErr w:type="spellEnd"/>
      <w:r w:rsidR="00EF703D" w:rsidRPr="00EF703D">
        <w:rPr>
          <w:rFonts w:ascii="Times New Roman" w:hAnsi="Times New Roman"/>
          <w:i/>
          <w:color w:val="000000" w:themeColor="text1"/>
          <w:sz w:val="22"/>
          <w:lang w:val="en-GB"/>
        </w:rPr>
        <w:t xml:space="preserve"> and in </w:t>
      </w:r>
      <w:proofErr w:type="spellStart"/>
      <w:r w:rsidR="00EF703D" w:rsidRPr="00EF703D">
        <w:rPr>
          <w:rFonts w:ascii="Times New Roman" w:hAnsi="Times New Roman"/>
          <w:i/>
          <w:color w:val="000000" w:themeColor="text1"/>
          <w:sz w:val="22"/>
          <w:lang w:val="en-GB"/>
        </w:rPr>
        <w:t>Study_population</w:t>
      </w:r>
      <w:proofErr w:type="spellEnd"/>
    </w:p>
    <w:p w14:paraId="3F78E625" w14:textId="2375CF35" w:rsidR="00291265" w:rsidRDefault="00291265" w:rsidP="005C4045">
      <w:pPr>
        <w:contextualSpacing/>
        <w:jc w:val="both"/>
        <w:rPr>
          <w:sz w:val="22"/>
          <w:lang w:val="en-GB"/>
        </w:rPr>
      </w:pPr>
    </w:p>
    <w:p w14:paraId="7DD639DD" w14:textId="77777777" w:rsidR="00EE0A8B" w:rsidRDefault="00EE0A8B" w:rsidP="005C4045">
      <w:pPr>
        <w:contextualSpacing/>
        <w:jc w:val="both"/>
        <w:rPr>
          <w:i/>
          <w:sz w:val="22"/>
          <w:lang w:val="en-GB"/>
        </w:rPr>
      </w:pPr>
    </w:p>
    <w:p w14:paraId="2BE36230" w14:textId="73D9F0F6" w:rsidR="00B41456" w:rsidRPr="00206606" w:rsidRDefault="007167A6" w:rsidP="005C4045">
      <w:pPr>
        <w:contextualSpacing/>
        <w:jc w:val="both"/>
        <w:rPr>
          <w:i/>
          <w:color w:val="FFC000"/>
          <w:sz w:val="22"/>
          <w:lang w:val="en-GB"/>
        </w:rPr>
      </w:pPr>
      <w:r>
        <w:rPr>
          <w:i/>
          <w:color w:val="FFC000"/>
          <w:sz w:val="22"/>
          <w:lang w:val="en-GB"/>
        </w:rPr>
        <w:t>Question for o</w:t>
      </w:r>
      <w:r w:rsidR="005C4045" w:rsidRPr="00206606">
        <w:rPr>
          <w:i/>
          <w:color w:val="FFC000"/>
          <w:sz w:val="22"/>
          <w:lang w:val="en-GB"/>
        </w:rPr>
        <w:t>utput table 1</w:t>
      </w:r>
      <w:r w:rsidR="004A50B3" w:rsidRPr="00206606">
        <w:rPr>
          <w:i/>
          <w:color w:val="FFC000"/>
          <w:sz w:val="22"/>
          <w:lang w:val="en-GB"/>
        </w:rPr>
        <w:t xml:space="preserve"> From source to study time</w:t>
      </w:r>
      <w:r w:rsidR="00EE0A8B" w:rsidRPr="00206606">
        <w:rPr>
          <w:i/>
          <w:color w:val="FFC000"/>
          <w:sz w:val="22"/>
          <w:lang w:val="en-GB"/>
        </w:rPr>
        <w:t>, what selection is made?</w:t>
      </w:r>
      <w:r w:rsidR="007E44BF" w:rsidRPr="00206606">
        <w:rPr>
          <w:i/>
          <w:color w:val="FFC000"/>
          <w:sz w:val="22"/>
          <w:lang w:val="en-GB"/>
        </w:rPr>
        <w:t xml:space="preserve"> </w:t>
      </w:r>
    </w:p>
    <w:p w14:paraId="799AF15A" w14:textId="232F5DBA" w:rsidR="005C4045" w:rsidRDefault="00B41456" w:rsidP="005C4045">
      <w:pPr>
        <w:contextualSpacing/>
        <w:jc w:val="both"/>
        <w:rPr>
          <w:i/>
          <w:color w:val="FFC000"/>
          <w:sz w:val="22"/>
          <w:lang w:val="en-GB"/>
        </w:rPr>
      </w:pPr>
      <w:r w:rsidRPr="00206606">
        <w:rPr>
          <w:i/>
          <w:color w:val="FFC000"/>
          <w:sz w:val="22"/>
          <w:lang w:val="en-GB"/>
        </w:rPr>
        <w:t>Role</w:t>
      </w:r>
      <w:r w:rsidR="006E0150" w:rsidRPr="00206606">
        <w:rPr>
          <w:i/>
          <w:color w:val="FFC000"/>
          <w:sz w:val="22"/>
          <w:lang w:val="en-GB"/>
        </w:rPr>
        <w:t xml:space="preserve"> of output table</w:t>
      </w:r>
      <w:r w:rsidRPr="00206606">
        <w:rPr>
          <w:i/>
          <w:color w:val="FFC000"/>
          <w:sz w:val="22"/>
          <w:lang w:val="en-GB"/>
        </w:rPr>
        <w:t xml:space="preserve">: </w:t>
      </w:r>
      <w:r w:rsidR="008503CD" w:rsidRPr="00206606">
        <w:rPr>
          <w:i/>
          <w:color w:val="FFC000"/>
          <w:sz w:val="22"/>
          <w:lang w:val="en-GB"/>
        </w:rPr>
        <w:t xml:space="preserve">Good to compare across studies and updates of </w:t>
      </w:r>
      <w:r w:rsidR="006E0150" w:rsidRPr="00206606">
        <w:rPr>
          <w:i/>
          <w:color w:val="FFC000"/>
          <w:sz w:val="22"/>
          <w:lang w:val="en-GB"/>
        </w:rPr>
        <w:t xml:space="preserve">same </w:t>
      </w:r>
      <w:r w:rsidR="008503CD" w:rsidRPr="00206606">
        <w:rPr>
          <w:i/>
          <w:color w:val="FFC000"/>
          <w:sz w:val="22"/>
          <w:lang w:val="en-GB"/>
        </w:rPr>
        <w:t>DAP</w:t>
      </w:r>
      <w:r w:rsidR="006E0150" w:rsidRPr="00206606">
        <w:rPr>
          <w:i/>
          <w:color w:val="FFC000"/>
          <w:sz w:val="22"/>
          <w:lang w:val="en-GB"/>
        </w:rPr>
        <w:t xml:space="preserve"> as well as selection of study population</w:t>
      </w:r>
    </w:p>
    <w:p w14:paraId="6B2B63FC" w14:textId="7AA7BC52" w:rsidR="007167A6" w:rsidRDefault="007167A6" w:rsidP="005C4045">
      <w:pPr>
        <w:contextualSpacing/>
        <w:jc w:val="both"/>
        <w:rPr>
          <w:i/>
          <w:color w:val="FFC000"/>
          <w:sz w:val="22"/>
          <w:lang w:val="en-GB"/>
        </w:rPr>
      </w:pPr>
    </w:p>
    <w:p w14:paraId="0FF086B6" w14:textId="431154D6" w:rsidR="007167A6" w:rsidRPr="007167A6" w:rsidRDefault="007167A6" w:rsidP="005C4045">
      <w:pPr>
        <w:contextualSpacing/>
        <w:jc w:val="both"/>
        <w:rPr>
          <w:i/>
          <w:color w:val="000000" w:themeColor="text1"/>
          <w:sz w:val="22"/>
          <w:lang w:val="en-GB"/>
        </w:rPr>
      </w:pPr>
      <w:r w:rsidRPr="007167A6">
        <w:rPr>
          <w:i/>
          <w:color w:val="000000" w:themeColor="text1"/>
          <w:sz w:val="22"/>
          <w:lang w:val="en-GB"/>
        </w:rPr>
        <w:t>Output table 1</w:t>
      </w:r>
      <w:r>
        <w:rPr>
          <w:i/>
          <w:color w:val="000000" w:themeColor="text1"/>
          <w:sz w:val="22"/>
          <w:lang w:val="en-GB"/>
        </w:rPr>
        <w:t>: Selection from source to study time</w:t>
      </w:r>
    </w:p>
    <w:tbl>
      <w:tblPr>
        <w:tblStyle w:val="TableGrid"/>
        <w:tblW w:w="5000" w:type="pct"/>
        <w:tblLook w:val="04A0" w:firstRow="1" w:lastRow="0" w:firstColumn="1" w:lastColumn="0" w:noHBand="0" w:noVBand="1"/>
      </w:tblPr>
      <w:tblGrid>
        <w:gridCol w:w="1388"/>
        <w:gridCol w:w="1359"/>
        <w:gridCol w:w="1361"/>
        <w:gridCol w:w="1361"/>
        <w:gridCol w:w="1341"/>
        <w:gridCol w:w="1272"/>
        <w:gridCol w:w="1268"/>
      </w:tblGrid>
      <w:tr w:rsidR="00EE0A8B" w14:paraId="45494425" w14:textId="280314D0" w:rsidTr="00EE0A8B">
        <w:tc>
          <w:tcPr>
            <w:tcW w:w="742" w:type="pct"/>
          </w:tcPr>
          <w:p w14:paraId="4B4E89A9" w14:textId="7BCC2E31" w:rsidR="00EE0A8B" w:rsidRDefault="00EE0A8B" w:rsidP="00EE0A8B">
            <w:pPr>
              <w:contextualSpacing/>
              <w:jc w:val="both"/>
              <w:rPr>
                <w:sz w:val="22"/>
                <w:szCs w:val="22"/>
                <w:lang w:val="en-GB"/>
              </w:rPr>
            </w:pPr>
            <w:r>
              <w:rPr>
                <w:sz w:val="22"/>
                <w:szCs w:val="22"/>
                <w:lang w:val="en-GB"/>
              </w:rPr>
              <w:t>DAP acronym</w:t>
            </w:r>
          </w:p>
        </w:tc>
        <w:tc>
          <w:tcPr>
            <w:tcW w:w="727" w:type="pct"/>
          </w:tcPr>
          <w:p w14:paraId="1F105BA5" w14:textId="29A3C8C4" w:rsidR="00EE0A8B" w:rsidRDefault="00EE0A8B" w:rsidP="00EE0A8B">
            <w:pPr>
              <w:contextualSpacing/>
              <w:jc w:val="both"/>
              <w:rPr>
                <w:sz w:val="22"/>
                <w:szCs w:val="22"/>
                <w:lang w:val="en-GB"/>
              </w:rPr>
            </w:pPr>
            <w:r>
              <w:rPr>
                <w:sz w:val="22"/>
                <w:szCs w:val="22"/>
                <w:lang w:val="en-GB"/>
              </w:rPr>
              <w:t xml:space="preserve">Age at start of </w:t>
            </w:r>
            <w:proofErr w:type="spellStart"/>
            <w:r>
              <w:rPr>
                <w:sz w:val="22"/>
                <w:szCs w:val="22"/>
                <w:lang w:val="en-GB"/>
              </w:rPr>
              <w:t>follow_up</w:t>
            </w:r>
            <w:proofErr w:type="spellEnd"/>
          </w:p>
        </w:tc>
        <w:tc>
          <w:tcPr>
            <w:tcW w:w="728" w:type="pct"/>
          </w:tcPr>
          <w:p w14:paraId="126B90E5" w14:textId="3858F644" w:rsidR="00EE0A8B" w:rsidRDefault="00EE0A8B" w:rsidP="00EE0A8B">
            <w:pPr>
              <w:contextualSpacing/>
              <w:jc w:val="both"/>
              <w:rPr>
                <w:sz w:val="22"/>
                <w:szCs w:val="22"/>
                <w:lang w:val="en-GB"/>
              </w:rPr>
            </w:pPr>
            <w:r>
              <w:rPr>
                <w:sz w:val="22"/>
                <w:szCs w:val="22"/>
                <w:lang w:val="en-GB"/>
              </w:rPr>
              <w:t xml:space="preserve">Year start of </w:t>
            </w:r>
            <w:proofErr w:type="spellStart"/>
            <w:r>
              <w:rPr>
                <w:sz w:val="22"/>
                <w:szCs w:val="22"/>
                <w:lang w:val="en-GB"/>
              </w:rPr>
              <w:t>follow_up</w:t>
            </w:r>
            <w:proofErr w:type="spellEnd"/>
            <w:r w:rsidR="00A55866">
              <w:rPr>
                <w:sz w:val="22"/>
                <w:szCs w:val="22"/>
                <w:lang w:val="en-GB"/>
              </w:rPr>
              <w:t>*</w:t>
            </w:r>
          </w:p>
        </w:tc>
        <w:tc>
          <w:tcPr>
            <w:tcW w:w="728" w:type="pct"/>
          </w:tcPr>
          <w:p w14:paraId="1F03F8FB" w14:textId="1DD93294" w:rsidR="00EE0A8B" w:rsidRDefault="00EE0A8B" w:rsidP="00EE0A8B">
            <w:pPr>
              <w:contextualSpacing/>
              <w:jc w:val="both"/>
              <w:rPr>
                <w:sz w:val="22"/>
                <w:szCs w:val="22"/>
                <w:lang w:val="en-GB"/>
              </w:rPr>
            </w:pPr>
            <w:r>
              <w:rPr>
                <w:sz w:val="22"/>
                <w:szCs w:val="22"/>
                <w:lang w:val="en-GB"/>
              </w:rPr>
              <w:t xml:space="preserve"># persons in </w:t>
            </w:r>
            <w:r w:rsidRPr="00E4694C">
              <w:rPr>
                <w:i/>
                <w:sz w:val="22"/>
                <w:szCs w:val="22"/>
                <w:lang w:val="en-GB"/>
              </w:rPr>
              <w:t>source</w:t>
            </w:r>
            <w:r w:rsidR="00E4694C">
              <w:rPr>
                <w:i/>
                <w:sz w:val="22"/>
                <w:szCs w:val="22"/>
                <w:lang w:val="en-GB"/>
              </w:rPr>
              <w:t>_</w:t>
            </w:r>
            <w:r w:rsidRPr="00E4694C">
              <w:rPr>
                <w:i/>
                <w:sz w:val="22"/>
                <w:szCs w:val="22"/>
                <w:lang w:val="en-GB"/>
              </w:rPr>
              <w:t xml:space="preserve"> population</w:t>
            </w:r>
          </w:p>
        </w:tc>
        <w:tc>
          <w:tcPr>
            <w:tcW w:w="717" w:type="pct"/>
          </w:tcPr>
          <w:p w14:paraId="353B9D26" w14:textId="30761462" w:rsidR="00EE0A8B" w:rsidRDefault="00EE0A8B" w:rsidP="00EE0A8B">
            <w:pPr>
              <w:contextualSpacing/>
              <w:jc w:val="both"/>
              <w:rPr>
                <w:sz w:val="22"/>
                <w:szCs w:val="22"/>
                <w:lang w:val="en-GB"/>
              </w:rPr>
            </w:pPr>
            <w:r>
              <w:rPr>
                <w:sz w:val="22"/>
                <w:szCs w:val="22"/>
                <w:lang w:val="en-GB"/>
              </w:rPr>
              <w:t xml:space="preserve"># </w:t>
            </w:r>
            <w:proofErr w:type="spellStart"/>
            <w:r>
              <w:rPr>
                <w:sz w:val="22"/>
                <w:szCs w:val="22"/>
                <w:lang w:val="en-GB"/>
              </w:rPr>
              <w:t>personyears</w:t>
            </w:r>
            <w:proofErr w:type="spellEnd"/>
            <w:r>
              <w:rPr>
                <w:sz w:val="22"/>
                <w:szCs w:val="22"/>
                <w:lang w:val="en-GB"/>
              </w:rPr>
              <w:t xml:space="preserve"> in </w:t>
            </w:r>
            <w:r w:rsidRPr="00E4694C">
              <w:rPr>
                <w:i/>
                <w:sz w:val="22"/>
                <w:szCs w:val="22"/>
                <w:lang w:val="en-GB"/>
              </w:rPr>
              <w:t>Source</w:t>
            </w:r>
            <w:r w:rsidR="00E4694C">
              <w:rPr>
                <w:i/>
                <w:sz w:val="22"/>
                <w:szCs w:val="22"/>
                <w:lang w:val="en-GB"/>
              </w:rPr>
              <w:t>_</w:t>
            </w:r>
            <w:r w:rsidRPr="00E4694C">
              <w:rPr>
                <w:i/>
                <w:sz w:val="22"/>
                <w:szCs w:val="22"/>
                <w:lang w:val="en-GB"/>
              </w:rPr>
              <w:t xml:space="preserve"> population</w:t>
            </w:r>
            <w:r>
              <w:rPr>
                <w:sz w:val="22"/>
                <w:szCs w:val="22"/>
                <w:lang w:val="en-GB"/>
              </w:rPr>
              <w:t xml:space="preserve"> </w:t>
            </w:r>
          </w:p>
        </w:tc>
        <w:tc>
          <w:tcPr>
            <w:tcW w:w="680" w:type="pct"/>
          </w:tcPr>
          <w:p w14:paraId="76736DD4" w14:textId="138FA41D" w:rsidR="00EE0A8B" w:rsidRDefault="00EE0A8B" w:rsidP="00EE0A8B">
            <w:pPr>
              <w:contextualSpacing/>
              <w:jc w:val="both"/>
              <w:rPr>
                <w:sz w:val="22"/>
                <w:szCs w:val="22"/>
                <w:lang w:val="en-GB"/>
              </w:rPr>
            </w:pPr>
            <w:r>
              <w:rPr>
                <w:sz w:val="22"/>
                <w:szCs w:val="22"/>
                <w:lang w:val="en-GB"/>
              </w:rPr>
              <w:t xml:space="preserve"># persons in </w:t>
            </w:r>
            <w:r w:rsidR="00E4694C" w:rsidRPr="00E4694C">
              <w:rPr>
                <w:i/>
                <w:sz w:val="22"/>
                <w:szCs w:val="22"/>
                <w:lang w:val="en-GB"/>
              </w:rPr>
              <w:t>study_</w:t>
            </w:r>
            <w:r w:rsidRPr="00E4694C">
              <w:rPr>
                <w:i/>
                <w:sz w:val="22"/>
                <w:szCs w:val="22"/>
                <w:lang w:val="en-GB"/>
              </w:rPr>
              <w:t xml:space="preserve"> population</w:t>
            </w:r>
          </w:p>
        </w:tc>
        <w:tc>
          <w:tcPr>
            <w:tcW w:w="678" w:type="pct"/>
          </w:tcPr>
          <w:p w14:paraId="11C71B32" w14:textId="17498067" w:rsidR="00EE0A8B" w:rsidRDefault="00EE0A8B" w:rsidP="00EE0A8B">
            <w:pPr>
              <w:contextualSpacing/>
              <w:jc w:val="both"/>
              <w:rPr>
                <w:sz w:val="22"/>
                <w:szCs w:val="22"/>
                <w:lang w:val="en-GB"/>
              </w:rPr>
            </w:pPr>
            <w:r>
              <w:rPr>
                <w:sz w:val="22"/>
                <w:szCs w:val="22"/>
                <w:lang w:val="en-GB"/>
              </w:rPr>
              <w:t xml:space="preserve"># </w:t>
            </w:r>
            <w:proofErr w:type="spellStart"/>
            <w:r>
              <w:rPr>
                <w:sz w:val="22"/>
                <w:szCs w:val="22"/>
                <w:lang w:val="en-GB"/>
              </w:rPr>
              <w:t>personyears</w:t>
            </w:r>
            <w:proofErr w:type="spellEnd"/>
            <w:r>
              <w:rPr>
                <w:sz w:val="22"/>
                <w:szCs w:val="22"/>
                <w:lang w:val="en-GB"/>
              </w:rPr>
              <w:t xml:space="preserve"> in </w:t>
            </w:r>
            <w:r w:rsidR="00E4694C" w:rsidRPr="00E4694C">
              <w:rPr>
                <w:i/>
                <w:sz w:val="22"/>
                <w:szCs w:val="22"/>
                <w:lang w:val="en-GB"/>
              </w:rPr>
              <w:t>Study_</w:t>
            </w:r>
            <w:r w:rsidRPr="00E4694C">
              <w:rPr>
                <w:i/>
                <w:sz w:val="22"/>
                <w:szCs w:val="22"/>
                <w:lang w:val="en-GB"/>
              </w:rPr>
              <w:t xml:space="preserve"> population</w:t>
            </w:r>
            <w:r>
              <w:rPr>
                <w:sz w:val="22"/>
                <w:szCs w:val="22"/>
                <w:lang w:val="en-GB"/>
              </w:rPr>
              <w:t xml:space="preserve"> </w:t>
            </w:r>
          </w:p>
        </w:tc>
      </w:tr>
      <w:tr w:rsidR="00EE0A8B" w14:paraId="59CA4E35" w14:textId="1C4F2564" w:rsidTr="00EE0A8B">
        <w:tc>
          <w:tcPr>
            <w:tcW w:w="742" w:type="pct"/>
          </w:tcPr>
          <w:p w14:paraId="26C80919" w14:textId="77777777" w:rsidR="00EE0A8B" w:rsidRDefault="00EE0A8B" w:rsidP="00E52FCD">
            <w:pPr>
              <w:contextualSpacing/>
              <w:jc w:val="both"/>
              <w:rPr>
                <w:sz w:val="22"/>
                <w:szCs w:val="22"/>
                <w:lang w:val="en-GB"/>
              </w:rPr>
            </w:pPr>
          </w:p>
        </w:tc>
        <w:tc>
          <w:tcPr>
            <w:tcW w:w="727" w:type="pct"/>
          </w:tcPr>
          <w:p w14:paraId="64E3A445" w14:textId="6CA7AC22" w:rsidR="00EE0A8B" w:rsidRDefault="00EE0A8B" w:rsidP="00E52FCD">
            <w:pPr>
              <w:contextualSpacing/>
              <w:jc w:val="both"/>
              <w:rPr>
                <w:sz w:val="22"/>
                <w:szCs w:val="22"/>
                <w:lang w:val="en-GB"/>
              </w:rPr>
            </w:pPr>
            <w:r>
              <w:rPr>
                <w:sz w:val="22"/>
                <w:szCs w:val="22"/>
                <w:lang w:val="en-GB"/>
              </w:rPr>
              <w:t>0-4</w:t>
            </w:r>
          </w:p>
        </w:tc>
        <w:tc>
          <w:tcPr>
            <w:tcW w:w="728" w:type="pct"/>
          </w:tcPr>
          <w:p w14:paraId="48967343" w14:textId="213A92BB" w:rsidR="00EE0A8B" w:rsidRDefault="00EE0A8B" w:rsidP="00E52FCD">
            <w:pPr>
              <w:contextualSpacing/>
              <w:jc w:val="both"/>
              <w:rPr>
                <w:sz w:val="22"/>
                <w:szCs w:val="22"/>
                <w:lang w:val="en-GB"/>
              </w:rPr>
            </w:pPr>
            <w:r>
              <w:rPr>
                <w:sz w:val="22"/>
                <w:szCs w:val="22"/>
                <w:lang w:val="en-GB"/>
              </w:rPr>
              <w:t>&lt;1995</w:t>
            </w:r>
          </w:p>
        </w:tc>
        <w:tc>
          <w:tcPr>
            <w:tcW w:w="728" w:type="pct"/>
          </w:tcPr>
          <w:p w14:paraId="6311CCC3" w14:textId="43A268AC" w:rsidR="00EE0A8B" w:rsidRDefault="00EE0A8B" w:rsidP="00E52FCD">
            <w:pPr>
              <w:contextualSpacing/>
              <w:jc w:val="both"/>
              <w:rPr>
                <w:sz w:val="22"/>
                <w:szCs w:val="22"/>
                <w:lang w:val="en-GB"/>
              </w:rPr>
            </w:pPr>
          </w:p>
        </w:tc>
        <w:tc>
          <w:tcPr>
            <w:tcW w:w="717" w:type="pct"/>
          </w:tcPr>
          <w:p w14:paraId="2197A27F" w14:textId="77777777" w:rsidR="00EE0A8B" w:rsidRDefault="00EE0A8B" w:rsidP="00E52FCD">
            <w:pPr>
              <w:contextualSpacing/>
              <w:jc w:val="both"/>
              <w:rPr>
                <w:sz w:val="22"/>
                <w:szCs w:val="22"/>
                <w:lang w:val="en-GB"/>
              </w:rPr>
            </w:pPr>
          </w:p>
        </w:tc>
        <w:tc>
          <w:tcPr>
            <w:tcW w:w="680" w:type="pct"/>
          </w:tcPr>
          <w:p w14:paraId="3CE93606" w14:textId="4B0889B4" w:rsidR="00EE0A8B" w:rsidRDefault="00EE0A8B" w:rsidP="00E52FCD">
            <w:pPr>
              <w:contextualSpacing/>
              <w:jc w:val="both"/>
              <w:rPr>
                <w:sz w:val="22"/>
                <w:szCs w:val="22"/>
                <w:lang w:val="en-GB"/>
              </w:rPr>
            </w:pPr>
          </w:p>
        </w:tc>
        <w:tc>
          <w:tcPr>
            <w:tcW w:w="678" w:type="pct"/>
          </w:tcPr>
          <w:p w14:paraId="0D6E3DF0" w14:textId="77777777" w:rsidR="00EE0A8B" w:rsidRDefault="00EE0A8B" w:rsidP="00E52FCD">
            <w:pPr>
              <w:contextualSpacing/>
              <w:jc w:val="both"/>
              <w:rPr>
                <w:sz w:val="22"/>
                <w:szCs w:val="22"/>
                <w:lang w:val="en-GB"/>
              </w:rPr>
            </w:pPr>
          </w:p>
        </w:tc>
      </w:tr>
      <w:tr w:rsidR="00EE0A8B" w14:paraId="1EED90ED" w14:textId="5392518B" w:rsidTr="00EE0A8B">
        <w:tc>
          <w:tcPr>
            <w:tcW w:w="742" w:type="pct"/>
          </w:tcPr>
          <w:p w14:paraId="412732C7" w14:textId="77777777" w:rsidR="00EE0A8B" w:rsidRDefault="00EE0A8B" w:rsidP="00E52FCD">
            <w:pPr>
              <w:contextualSpacing/>
              <w:jc w:val="both"/>
              <w:rPr>
                <w:sz w:val="22"/>
                <w:szCs w:val="22"/>
                <w:lang w:val="en-GB"/>
              </w:rPr>
            </w:pPr>
          </w:p>
        </w:tc>
        <w:tc>
          <w:tcPr>
            <w:tcW w:w="727" w:type="pct"/>
          </w:tcPr>
          <w:p w14:paraId="098B476D" w14:textId="1F350D45" w:rsidR="00EE0A8B" w:rsidRDefault="00EE0A8B" w:rsidP="00E52FCD">
            <w:pPr>
              <w:contextualSpacing/>
              <w:jc w:val="both"/>
              <w:rPr>
                <w:sz w:val="22"/>
                <w:szCs w:val="22"/>
                <w:lang w:val="en-GB"/>
              </w:rPr>
            </w:pPr>
            <w:r>
              <w:rPr>
                <w:sz w:val="22"/>
                <w:szCs w:val="22"/>
                <w:lang w:val="en-GB"/>
              </w:rPr>
              <w:t>5-9</w:t>
            </w:r>
          </w:p>
        </w:tc>
        <w:tc>
          <w:tcPr>
            <w:tcW w:w="728" w:type="pct"/>
          </w:tcPr>
          <w:p w14:paraId="38072114" w14:textId="77777777" w:rsidR="00EE0A8B" w:rsidRDefault="00EE0A8B" w:rsidP="00E52FCD">
            <w:pPr>
              <w:contextualSpacing/>
              <w:jc w:val="both"/>
              <w:rPr>
                <w:sz w:val="22"/>
                <w:szCs w:val="22"/>
                <w:lang w:val="en-GB"/>
              </w:rPr>
            </w:pPr>
          </w:p>
        </w:tc>
        <w:tc>
          <w:tcPr>
            <w:tcW w:w="728" w:type="pct"/>
          </w:tcPr>
          <w:p w14:paraId="17D3C8DF" w14:textId="4ED0B6F1" w:rsidR="00EE0A8B" w:rsidRDefault="00EE0A8B" w:rsidP="00E52FCD">
            <w:pPr>
              <w:contextualSpacing/>
              <w:jc w:val="both"/>
              <w:rPr>
                <w:sz w:val="22"/>
                <w:szCs w:val="22"/>
                <w:lang w:val="en-GB"/>
              </w:rPr>
            </w:pPr>
          </w:p>
        </w:tc>
        <w:tc>
          <w:tcPr>
            <w:tcW w:w="717" w:type="pct"/>
          </w:tcPr>
          <w:p w14:paraId="5FF24D38" w14:textId="77777777" w:rsidR="00EE0A8B" w:rsidRDefault="00EE0A8B" w:rsidP="00E52FCD">
            <w:pPr>
              <w:contextualSpacing/>
              <w:jc w:val="both"/>
              <w:rPr>
                <w:sz w:val="22"/>
                <w:szCs w:val="22"/>
                <w:lang w:val="en-GB"/>
              </w:rPr>
            </w:pPr>
          </w:p>
        </w:tc>
        <w:tc>
          <w:tcPr>
            <w:tcW w:w="680" w:type="pct"/>
          </w:tcPr>
          <w:p w14:paraId="32CDDEEA" w14:textId="5141AF63" w:rsidR="00EE0A8B" w:rsidRDefault="00EE0A8B" w:rsidP="00E52FCD">
            <w:pPr>
              <w:contextualSpacing/>
              <w:jc w:val="both"/>
              <w:rPr>
                <w:sz w:val="22"/>
                <w:szCs w:val="22"/>
                <w:lang w:val="en-GB"/>
              </w:rPr>
            </w:pPr>
          </w:p>
        </w:tc>
        <w:tc>
          <w:tcPr>
            <w:tcW w:w="678" w:type="pct"/>
          </w:tcPr>
          <w:p w14:paraId="288F9C72" w14:textId="77777777" w:rsidR="00EE0A8B" w:rsidRDefault="00EE0A8B" w:rsidP="00E52FCD">
            <w:pPr>
              <w:contextualSpacing/>
              <w:jc w:val="both"/>
              <w:rPr>
                <w:sz w:val="22"/>
                <w:szCs w:val="22"/>
                <w:lang w:val="en-GB"/>
              </w:rPr>
            </w:pPr>
          </w:p>
        </w:tc>
      </w:tr>
      <w:tr w:rsidR="00EE0A8B" w14:paraId="5D90FF67" w14:textId="77777777" w:rsidTr="00EE0A8B">
        <w:tc>
          <w:tcPr>
            <w:tcW w:w="742" w:type="pct"/>
          </w:tcPr>
          <w:p w14:paraId="4DB18855" w14:textId="77777777" w:rsidR="00EE0A8B" w:rsidRDefault="00EE0A8B" w:rsidP="00E52FCD">
            <w:pPr>
              <w:contextualSpacing/>
              <w:jc w:val="both"/>
              <w:rPr>
                <w:sz w:val="22"/>
                <w:szCs w:val="22"/>
                <w:lang w:val="en-GB"/>
              </w:rPr>
            </w:pPr>
          </w:p>
        </w:tc>
        <w:tc>
          <w:tcPr>
            <w:tcW w:w="727" w:type="pct"/>
          </w:tcPr>
          <w:p w14:paraId="2EC80DB4" w14:textId="77777777" w:rsidR="00EE0A8B" w:rsidRDefault="00EE0A8B" w:rsidP="00E52FCD">
            <w:pPr>
              <w:contextualSpacing/>
              <w:jc w:val="both"/>
              <w:rPr>
                <w:sz w:val="22"/>
                <w:szCs w:val="22"/>
                <w:lang w:val="en-GB"/>
              </w:rPr>
            </w:pPr>
          </w:p>
        </w:tc>
        <w:tc>
          <w:tcPr>
            <w:tcW w:w="728" w:type="pct"/>
          </w:tcPr>
          <w:p w14:paraId="4BC290A6" w14:textId="77777777" w:rsidR="00EE0A8B" w:rsidRDefault="00EE0A8B" w:rsidP="00E52FCD">
            <w:pPr>
              <w:contextualSpacing/>
              <w:jc w:val="both"/>
              <w:rPr>
                <w:sz w:val="22"/>
                <w:szCs w:val="22"/>
                <w:lang w:val="en-GB"/>
              </w:rPr>
            </w:pPr>
          </w:p>
        </w:tc>
        <w:tc>
          <w:tcPr>
            <w:tcW w:w="728" w:type="pct"/>
          </w:tcPr>
          <w:p w14:paraId="02341D7B" w14:textId="77777777" w:rsidR="00EE0A8B" w:rsidRDefault="00EE0A8B" w:rsidP="00E52FCD">
            <w:pPr>
              <w:contextualSpacing/>
              <w:jc w:val="both"/>
              <w:rPr>
                <w:sz w:val="22"/>
                <w:szCs w:val="22"/>
                <w:lang w:val="en-GB"/>
              </w:rPr>
            </w:pPr>
          </w:p>
        </w:tc>
        <w:tc>
          <w:tcPr>
            <w:tcW w:w="717" w:type="pct"/>
          </w:tcPr>
          <w:p w14:paraId="245B9DC0" w14:textId="77777777" w:rsidR="00EE0A8B" w:rsidRDefault="00EE0A8B" w:rsidP="00E52FCD">
            <w:pPr>
              <w:contextualSpacing/>
              <w:jc w:val="both"/>
              <w:rPr>
                <w:sz w:val="22"/>
                <w:szCs w:val="22"/>
                <w:lang w:val="en-GB"/>
              </w:rPr>
            </w:pPr>
          </w:p>
        </w:tc>
        <w:tc>
          <w:tcPr>
            <w:tcW w:w="680" w:type="pct"/>
          </w:tcPr>
          <w:p w14:paraId="69BF8CB7" w14:textId="77777777" w:rsidR="00EE0A8B" w:rsidRDefault="00EE0A8B" w:rsidP="00E52FCD">
            <w:pPr>
              <w:contextualSpacing/>
              <w:jc w:val="both"/>
              <w:rPr>
                <w:sz w:val="22"/>
                <w:szCs w:val="22"/>
                <w:lang w:val="en-GB"/>
              </w:rPr>
            </w:pPr>
          </w:p>
        </w:tc>
        <w:tc>
          <w:tcPr>
            <w:tcW w:w="678" w:type="pct"/>
          </w:tcPr>
          <w:p w14:paraId="748641A3" w14:textId="77777777" w:rsidR="00EE0A8B" w:rsidRDefault="00EE0A8B" w:rsidP="00E52FCD">
            <w:pPr>
              <w:contextualSpacing/>
              <w:jc w:val="both"/>
              <w:rPr>
                <w:sz w:val="22"/>
                <w:szCs w:val="22"/>
                <w:lang w:val="en-GB"/>
              </w:rPr>
            </w:pPr>
          </w:p>
        </w:tc>
      </w:tr>
      <w:tr w:rsidR="00EE0A8B" w14:paraId="07589C21" w14:textId="77777777" w:rsidTr="00EE0A8B">
        <w:tc>
          <w:tcPr>
            <w:tcW w:w="742" w:type="pct"/>
          </w:tcPr>
          <w:p w14:paraId="44887CCE" w14:textId="77777777" w:rsidR="00EE0A8B" w:rsidRDefault="00EE0A8B" w:rsidP="00EE0A8B">
            <w:pPr>
              <w:contextualSpacing/>
              <w:jc w:val="both"/>
              <w:rPr>
                <w:sz w:val="22"/>
                <w:szCs w:val="22"/>
                <w:lang w:val="en-GB"/>
              </w:rPr>
            </w:pPr>
          </w:p>
        </w:tc>
        <w:tc>
          <w:tcPr>
            <w:tcW w:w="727" w:type="pct"/>
          </w:tcPr>
          <w:p w14:paraId="4328CBF1" w14:textId="48CB833E" w:rsidR="00EE0A8B" w:rsidRDefault="00EE0A8B" w:rsidP="00EE0A8B">
            <w:pPr>
              <w:contextualSpacing/>
              <w:jc w:val="both"/>
              <w:rPr>
                <w:sz w:val="22"/>
                <w:szCs w:val="22"/>
                <w:lang w:val="en-GB"/>
              </w:rPr>
            </w:pPr>
            <w:r>
              <w:rPr>
                <w:sz w:val="22"/>
                <w:szCs w:val="22"/>
                <w:lang w:val="en-GB"/>
              </w:rPr>
              <w:t>0-4</w:t>
            </w:r>
          </w:p>
        </w:tc>
        <w:tc>
          <w:tcPr>
            <w:tcW w:w="728" w:type="pct"/>
          </w:tcPr>
          <w:p w14:paraId="0F24C5FA" w14:textId="6A04CD76" w:rsidR="00EE0A8B" w:rsidRDefault="00EE0A8B" w:rsidP="00EE0A8B">
            <w:pPr>
              <w:contextualSpacing/>
              <w:jc w:val="both"/>
              <w:rPr>
                <w:sz w:val="22"/>
                <w:szCs w:val="22"/>
                <w:lang w:val="en-GB"/>
              </w:rPr>
            </w:pPr>
            <w:r>
              <w:rPr>
                <w:sz w:val="22"/>
                <w:szCs w:val="22"/>
                <w:lang w:val="en-GB"/>
              </w:rPr>
              <w:t>1995</w:t>
            </w:r>
          </w:p>
        </w:tc>
        <w:tc>
          <w:tcPr>
            <w:tcW w:w="728" w:type="pct"/>
          </w:tcPr>
          <w:p w14:paraId="10CBD11A" w14:textId="77777777" w:rsidR="00EE0A8B" w:rsidRDefault="00EE0A8B" w:rsidP="00EE0A8B">
            <w:pPr>
              <w:contextualSpacing/>
              <w:jc w:val="both"/>
              <w:rPr>
                <w:sz w:val="22"/>
                <w:szCs w:val="22"/>
                <w:lang w:val="en-GB"/>
              </w:rPr>
            </w:pPr>
          </w:p>
        </w:tc>
        <w:tc>
          <w:tcPr>
            <w:tcW w:w="717" w:type="pct"/>
          </w:tcPr>
          <w:p w14:paraId="76219EA5" w14:textId="77777777" w:rsidR="00EE0A8B" w:rsidRDefault="00EE0A8B" w:rsidP="00EE0A8B">
            <w:pPr>
              <w:contextualSpacing/>
              <w:jc w:val="both"/>
              <w:rPr>
                <w:sz w:val="22"/>
                <w:szCs w:val="22"/>
                <w:lang w:val="en-GB"/>
              </w:rPr>
            </w:pPr>
          </w:p>
        </w:tc>
        <w:tc>
          <w:tcPr>
            <w:tcW w:w="680" w:type="pct"/>
          </w:tcPr>
          <w:p w14:paraId="02D015BC" w14:textId="77777777" w:rsidR="00EE0A8B" w:rsidRDefault="00EE0A8B" w:rsidP="00EE0A8B">
            <w:pPr>
              <w:contextualSpacing/>
              <w:jc w:val="both"/>
              <w:rPr>
                <w:sz w:val="22"/>
                <w:szCs w:val="22"/>
                <w:lang w:val="en-GB"/>
              </w:rPr>
            </w:pPr>
          </w:p>
        </w:tc>
        <w:tc>
          <w:tcPr>
            <w:tcW w:w="678" w:type="pct"/>
          </w:tcPr>
          <w:p w14:paraId="03DE6F18" w14:textId="77777777" w:rsidR="00EE0A8B" w:rsidRDefault="00EE0A8B" w:rsidP="00EE0A8B">
            <w:pPr>
              <w:contextualSpacing/>
              <w:jc w:val="both"/>
              <w:rPr>
                <w:sz w:val="22"/>
                <w:szCs w:val="22"/>
                <w:lang w:val="en-GB"/>
              </w:rPr>
            </w:pPr>
          </w:p>
        </w:tc>
      </w:tr>
      <w:tr w:rsidR="00EE0A8B" w14:paraId="6064B4F0" w14:textId="77777777" w:rsidTr="00EE0A8B">
        <w:tc>
          <w:tcPr>
            <w:tcW w:w="742" w:type="pct"/>
          </w:tcPr>
          <w:p w14:paraId="0611774E" w14:textId="77777777" w:rsidR="00EE0A8B" w:rsidRDefault="00EE0A8B" w:rsidP="00EE0A8B">
            <w:pPr>
              <w:contextualSpacing/>
              <w:jc w:val="both"/>
              <w:rPr>
                <w:sz w:val="22"/>
                <w:szCs w:val="22"/>
                <w:lang w:val="en-GB"/>
              </w:rPr>
            </w:pPr>
          </w:p>
        </w:tc>
        <w:tc>
          <w:tcPr>
            <w:tcW w:w="727" w:type="pct"/>
          </w:tcPr>
          <w:p w14:paraId="671A8FD3" w14:textId="4276AD0D" w:rsidR="00EE0A8B" w:rsidRDefault="00EE0A8B" w:rsidP="00EE0A8B">
            <w:pPr>
              <w:contextualSpacing/>
              <w:jc w:val="both"/>
              <w:rPr>
                <w:sz w:val="22"/>
                <w:szCs w:val="22"/>
                <w:lang w:val="en-GB"/>
              </w:rPr>
            </w:pPr>
            <w:r>
              <w:rPr>
                <w:sz w:val="22"/>
                <w:szCs w:val="22"/>
                <w:lang w:val="en-GB"/>
              </w:rPr>
              <w:t>5-9</w:t>
            </w:r>
          </w:p>
        </w:tc>
        <w:tc>
          <w:tcPr>
            <w:tcW w:w="728" w:type="pct"/>
          </w:tcPr>
          <w:p w14:paraId="010C7D1B" w14:textId="77777777" w:rsidR="00EE0A8B" w:rsidRDefault="00EE0A8B" w:rsidP="00EE0A8B">
            <w:pPr>
              <w:contextualSpacing/>
              <w:jc w:val="both"/>
              <w:rPr>
                <w:sz w:val="22"/>
                <w:szCs w:val="22"/>
                <w:lang w:val="en-GB"/>
              </w:rPr>
            </w:pPr>
          </w:p>
        </w:tc>
        <w:tc>
          <w:tcPr>
            <w:tcW w:w="728" w:type="pct"/>
          </w:tcPr>
          <w:p w14:paraId="5728140D" w14:textId="77777777" w:rsidR="00EE0A8B" w:rsidRDefault="00EE0A8B" w:rsidP="00EE0A8B">
            <w:pPr>
              <w:contextualSpacing/>
              <w:jc w:val="both"/>
              <w:rPr>
                <w:sz w:val="22"/>
                <w:szCs w:val="22"/>
                <w:lang w:val="en-GB"/>
              </w:rPr>
            </w:pPr>
          </w:p>
        </w:tc>
        <w:tc>
          <w:tcPr>
            <w:tcW w:w="717" w:type="pct"/>
          </w:tcPr>
          <w:p w14:paraId="37962D1D" w14:textId="77777777" w:rsidR="00EE0A8B" w:rsidRDefault="00EE0A8B" w:rsidP="00EE0A8B">
            <w:pPr>
              <w:contextualSpacing/>
              <w:jc w:val="both"/>
              <w:rPr>
                <w:sz w:val="22"/>
                <w:szCs w:val="22"/>
                <w:lang w:val="en-GB"/>
              </w:rPr>
            </w:pPr>
          </w:p>
        </w:tc>
        <w:tc>
          <w:tcPr>
            <w:tcW w:w="680" w:type="pct"/>
          </w:tcPr>
          <w:p w14:paraId="174D702E" w14:textId="77777777" w:rsidR="00EE0A8B" w:rsidRDefault="00EE0A8B" w:rsidP="00EE0A8B">
            <w:pPr>
              <w:contextualSpacing/>
              <w:jc w:val="both"/>
              <w:rPr>
                <w:sz w:val="22"/>
                <w:szCs w:val="22"/>
                <w:lang w:val="en-GB"/>
              </w:rPr>
            </w:pPr>
          </w:p>
        </w:tc>
        <w:tc>
          <w:tcPr>
            <w:tcW w:w="678" w:type="pct"/>
          </w:tcPr>
          <w:p w14:paraId="10D5427F" w14:textId="77777777" w:rsidR="00EE0A8B" w:rsidRDefault="00EE0A8B" w:rsidP="00EE0A8B">
            <w:pPr>
              <w:contextualSpacing/>
              <w:jc w:val="both"/>
              <w:rPr>
                <w:sz w:val="22"/>
                <w:szCs w:val="22"/>
                <w:lang w:val="en-GB"/>
              </w:rPr>
            </w:pPr>
          </w:p>
        </w:tc>
      </w:tr>
      <w:tr w:rsidR="00EE0A8B" w14:paraId="1DCAF3E3" w14:textId="77777777" w:rsidTr="00EE0A8B">
        <w:tc>
          <w:tcPr>
            <w:tcW w:w="742" w:type="pct"/>
          </w:tcPr>
          <w:p w14:paraId="51EE5FFB" w14:textId="77777777" w:rsidR="00EE0A8B" w:rsidRDefault="00EE0A8B" w:rsidP="00EE0A8B">
            <w:pPr>
              <w:contextualSpacing/>
              <w:jc w:val="both"/>
              <w:rPr>
                <w:sz w:val="22"/>
                <w:szCs w:val="22"/>
                <w:lang w:val="en-GB"/>
              </w:rPr>
            </w:pPr>
          </w:p>
        </w:tc>
        <w:tc>
          <w:tcPr>
            <w:tcW w:w="727" w:type="pct"/>
          </w:tcPr>
          <w:p w14:paraId="40E50A0F" w14:textId="023B50C8" w:rsidR="00EE0A8B" w:rsidRDefault="00EE0A8B" w:rsidP="00EE0A8B">
            <w:pPr>
              <w:contextualSpacing/>
              <w:jc w:val="both"/>
              <w:rPr>
                <w:sz w:val="22"/>
                <w:szCs w:val="22"/>
                <w:lang w:val="en-GB"/>
              </w:rPr>
            </w:pPr>
            <w:r>
              <w:rPr>
                <w:sz w:val="22"/>
                <w:szCs w:val="22"/>
                <w:lang w:val="en-GB"/>
              </w:rPr>
              <w:t>..</w:t>
            </w:r>
          </w:p>
        </w:tc>
        <w:tc>
          <w:tcPr>
            <w:tcW w:w="728" w:type="pct"/>
          </w:tcPr>
          <w:p w14:paraId="2DBFAE2D" w14:textId="77777777" w:rsidR="00EE0A8B" w:rsidRDefault="00EE0A8B" w:rsidP="00EE0A8B">
            <w:pPr>
              <w:contextualSpacing/>
              <w:jc w:val="both"/>
              <w:rPr>
                <w:sz w:val="22"/>
                <w:szCs w:val="22"/>
                <w:lang w:val="en-GB"/>
              </w:rPr>
            </w:pPr>
          </w:p>
        </w:tc>
        <w:tc>
          <w:tcPr>
            <w:tcW w:w="728" w:type="pct"/>
          </w:tcPr>
          <w:p w14:paraId="2D89CE30" w14:textId="77777777" w:rsidR="00EE0A8B" w:rsidRDefault="00EE0A8B" w:rsidP="00EE0A8B">
            <w:pPr>
              <w:contextualSpacing/>
              <w:jc w:val="both"/>
              <w:rPr>
                <w:sz w:val="22"/>
                <w:szCs w:val="22"/>
                <w:lang w:val="en-GB"/>
              </w:rPr>
            </w:pPr>
          </w:p>
        </w:tc>
        <w:tc>
          <w:tcPr>
            <w:tcW w:w="717" w:type="pct"/>
          </w:tcPr>
          <w:p w14:paraId="1AB7D91D" w14:textId="77777777" w:rsidR="00EE0A8B" w:rsidRDefault="00EE0A8B" w:rsidP="00EE0A8B">
            <w:pPr>
              <w:contextualSpacing/>
              <w:jc w:val="both"/>
              <w:rPr>
                <w:sz w:val="22"/>
                <w:szCs w:val="22"/>
                <w:lang w:val="en-GB"/>
              </w:rPr>
            </w:pPr>
          </w:p>
        </w:tc>
        <w:tc>
          <w:tcPr>
            <w:tcW w:w="680" w:type="pct"/>
          </w:tcPr>
          <w:p w14:paraId="1A10E090" w14:textId="77777777" w:rsidR="00EE0A8B" w:rsidRDefault="00EE0A8B" w:rsidP="00EE0A8B">
            <w:pPr>
              <w:contextualSpacing/>
              <w:jc w:val="both"/>
              <w:rPr>
                <w:sz w:val="22"/>
                <w:szCs w:val="22"/>
                <w:lang w:val="en-GB"/>
              </w:rPr>
            </w:pPr>
          </w:p>
        </w:tc>
        <w:tc>
          <w:tcPr>
            <w:tcW w:w="678" w:type="pct"/>
          </w:tcPr>
          <w:p w14:paraId="1483C28A" w14:textId="77777777" w:rsidR="00EE0A8B" w:rsidRDefault="00EE0A8B" w:rsidP="00EE0A8B">
            <w:pPr>
              <w:contextualSpacing/>
              <w:jc w:val="both"/>
              <w:rPr>
                <w:sz w:val="22"/>
                <w:szCs w:val="22"/>
                <w:lang w:val="en-GB"/>
              </w:rPr>
            </w:pPr>
          </w:p>
        </w:tc>
      </w:tr>
      <w:tr w:rsidR="00EE0A8B" w14:paraId="0EC0BE74" w14:textId="77777777" w:rsidTr="00EE0A8B">
        <w:tc>
          <w:tcPr>
            <w:tcW w:w="742" w:type="pct"/>
          </w:tcPr>
          <w:p w14:paraId="66BC37E6" w14:textId="77777777" w:rsidR="00EE0A8B" w:rsidRDefault="00EE0A8B" w:rsidP="00EE0A8B">
            <w:pPr>
              <w:contextualSpacing/>
              <w:jc w:val="both"/>
              <w:rPr>
                <w:sz w:val="22"/>
                <w:szCs w:val="22"/>
                <w:lang w:val="en-GB"/>
              </w:rPr>
            </w:pPr>
          </w:p>
        </w:tc>
        <w:tc>
          <w:tcPr>
            <w:tcW w:w="727" w:type="pct"/>
          </w:tcPr>
          <w:p w14:paraId="5DB963C5" w14:textId="664BD138" w:rsidR="00EE0A8B" w:rsidRDefault="00EE0A8B" w:rsidP="00EE0A8B">
            <w:pPr>
              <w:contextualSpacing/>
              <w:jc w:val="both"/>
              <w:rPr>
                <w:sz w:val="22"/>
                <w:szCs w:val="22"/>
                <w:lang w:val="en-GB"/>
              </w:rPr>
            </w:pPr>
            <w:r>
              <w:rPr>
                <w:sz w:val="22"/>
                <w:szCs w:val="22"/>
                <w:lang w:val="en-GB"/>
              </w:rPr>
              <w:t>0-4</w:t>
            </w:r>
          </w:p>
        </w:tc>
        <w:tc>
          <w:tcPr>
            <w:tcW w:w="728" w:type="pct"/>
          </w:tcPr>
          <w:p w14:paraId="2C356804" w14:textId="43EEFF20" w:rsidR="00EE0A8B" w:rsidRDefault="00EE0A8B" w:rsidP="00EE0A8B">
            <w:pPr>
              <w:contextualSpacing/>
              <w:jc w:val="both"/>
              <w:rPr>
                <w:sz w:val="22"/>
                <w:szCs w:val="22"/>
                <w:lang w:val="en-GB"/>
              </w:rPr>
            </w:pPr>
            <w:r>
              <w:rPr>
                <w:sz w:val="22"/>
                <w:szCs w:val="22"/>
                <w:lang w:val="en-GB"/>
              </w:rPr>
              <w:t>1996</w:t>
            </w:r>
          </w:p>
        </w:tc>
        <w:tc>
          <w:tcPr>
            <w:tcW w:w="728" w:type="pct"/>
          </w:tcPr>
          <w:p w14:paraId="17E42710" w14:textId="77777777" w:rsidR="00EE0A8B" w:rsidRDefault="00EE0A8B" w:rsidP="00EE0A8B">
            <w:pPr>
              <w:contextualSpacing/>
              <w:jc w:val="both"/>
              <w:rPr>
                <w:sz w:val="22"/>
                <w:szCs w:val="22"/>
                <w:lang w:val="en-GB"/>
              </w:rPr>
            </w:pPr>
          </w:p>
        </w:tc>
        <w:tc>
          <w:tcPr>
            <w:tcW w:w="717" w:type="pct"/>
          </w:tcPr>
          <w:p w14:paraId="26BB60D6" w14:textId="77777777" w:rsidR="00EE0A8B" w:rsidRDefault="00EE0A8B" w:rsidP="00EE0A8B">
            <w:pPr>
              <w:contextualSpacing/>
              <w:jc w:val="both"/>
              <w:rPr>
                <w:sz w:val="22"/>
                <w:szCs w:val="22"/>
                <w:lang w:val="en-GB"/>
              </w:rPr>
            </w:pPr>
          </w:p>
        </w:tc>
        <w:tc>
          <w:tcPr>
            <w:tcW w:w="680" w:type="pct"/>
          </w:tcPr>
          <w:p w14:paraId="7D7ECB47" w14:textId="77777777" w:rsidR="00EE0A8B" w:rsidRDefault="00EE0A8B" w:rsidP="00EE0A8B">
            <w:pPr>
              <w:contextualSpacing/>
              <w:jc w:val="both"/>
              <w:rPr>
                <w:sz w:val="22"/>
                <w:szCs w:val="22"/>
                <w:lang w:val="en-GB"/>
              </w:rPr>
            </w:pPr>
          </w:p>
        </w:tc>
        <w:tc>
          <w:tcPr>
            <w:tcW w:w="678" w:type="pct"/>
          </w:tcPr>
          <w:p w14:paraId="04496552" w14:textId="77777777" w:rsidR="00EE0A8B" w:rsidRDefault="00EE0A8B" w:rsidP="00EE0A8B">
            <w:pPr>
              <w:contextualSpacing/>
              <w:jc w:val="both"/>
              <w:rPr>
                <w:sz w:val="22"/>
                <w:szCs w:val="22"/>
                <w:lang w:val="en-GB"/>
              </w:rPr>
            </w:pPr>
          </w:p>
        </w:tc>
      </w:tr>
      <w:tr w:rsidR="00EE0A8B" w14:paraId="4B3B50E2" w14:textId="77777777" w:rsidTr="00EE0A8B">
        <w:tc>
          <w:tcPr>
            <w:tcW w:w="742" w:type="pct"/>
          </w:tcPr>
          <w:p w14:paraId="2847A186" w14:textId="77777777" w:rsidR="00EE0A8B" w:rsidRDefault="00EE0A8B" w:rsidP="00EE0A8B">
            <w:pPr>
              <w:contextualSpacing/>
              <w:jc w:val="both"/>
              <w:rPr>
                <w:sz w:val="22"/>
                <w:szCs w:val="22"/>
                <w:lang w:val="en-GB"/>
              </w:rPr>
            </w:pPr>
          </w:p>
        </w:tc>
        <w:tc>
          <w:tcPr>
            <w:tcW w:w="727" w:type="pct"/>
          </w:tcPr>
          <w:p w14:paraId="5F0C5291" w14:textId="05A63DB2" w:rsidR="00EE0A8B" w:rsidRDefault="00EE0A8B" w:rsidP="00EE0A8B">
            <w:pPr>
              <w:contextualSpacing/>
              <w:jc w:val="both"/>
              <w:rPr>
                <w:sz w:val="22"/>
                <w:szCs w:val="22"/>
                <w:lang w:val="en-GB"/>
              </w:rPr>
            </w:pPr>
            <w:r>
              <w:rPr>
                <w:sz w:val="22"/>
                <w:szCs w:val="22"/>
                <w:lang w:val="en-GB"/>
              </w:rPr>
              <w:t>5-9</w:t>
            </w:r>
          </w:p>
        </w:tc>
        <w:tc>
          <w:tcPr>
            <w:tcW w:w="728" w:type="pct"/>
          </w:tcPr>
          <w:p w14:paraId="76C86A0D" w14:textId="77777777" w:rsidR="00EE0A8B" w:rsidRDefault="00EE0A8B" w:rsidP="00EE0A8B">
            <w:pPr>
              <w:contextualSpacing/>
              <w:jc w:val="both"/>
              <w:rPr>
                <w:sz w:val="22"/>
                <w:szCs w:val="22"/>
                <w:lang w:val="en-GB"/>
              </w:rPr>
            </w:pPr>
          </w:p>
        </w:tc>
        <w:tc>
          <w:tcPr>
            <w:tcW w:w="728" w:type="pct"/>
          </w:tcPr>
          <w:p w14:paraId="01996BB7" w14:textId="77777777" w:rsidR="00EE0A8B" w:rsidRDefault="00EE0A8B" w:rsidP="00EE0A8B">
            <w:pPr>
              <w:contextualSpacing/>
              <w:jc w:val="both"/>
              <w:rPr>
                <w:sz w:val="22"/>
                <w:szCs w:val="22"/>
                <w:lang w:val="en-GB"/>
              </w:rPr>
            </w:pPr>
          </w:p>
        </w:tc>
        <w:tc>
          <w:tcPr>
            <w:tcW w:w="717" w:type="pct"/>
          </w:tcPr>
          <w:p w14:paraId="75C5E9AC" w14:textId="77777777" w:rsidR="00EE0A8B" w:rsidRDefault="00EE0A8B" w:rsidP="00EE0A8B">
            <w:pPr>
              <w:contextualSpacing/>
              <w:jc w:val="both"/>
              <w:rPr>
                <w:sz w:val="22"/>
                <w:szCs w:val="22"/>
                <w:lang w:val="en-GB"/>
              </w:rPr>
            </w:pPr>
          </w:p>
        </w:tc>
        <w:tc>
          <w:tcPr>
            <w:tcW w:w="680" w:type="pct"/>
          </w:tcPr>
          <w:p w14:paraId="44A27368" w14:textId="77777777" w:rsidR="00EE0A8B" w:rsidRDefault="00EE0A8B" w:rsidP="00EE0A8B">
            <w:pPr>
              <w:contextualSpacing/>
              <w:jc w:val="both"/>
              <w:rPr>
                <w:sz w:val="22"/>
                <w:szCs w:val="22"/>
                <w:lang w:val="en-GB"/>
              </w:rPr>
            </w:pPr>
          </w:p>
        </w:tc>
        <w:tc>
          <w:tcPr>
            <w:tcW w:w="678" w:type="pct"/>
          </w:tcPr>
          <w:p w14:paraId="27322ED4" w14:textId="77777777" w:rsidR="00EE0A8B" w:rsidRDefault="00EE0A8B" w:rsidP="00EE0A8B">
            <w:pPr>
              <w:contextualSpacing/>
              <w:jc w:val="both"/>
              <w:rPr>
                <w:sz w:val="22"/>
                <w:szCs w:val="22"/>
                <w:lang w:val="en-GB"/>
              </w:rPr>
            </w:pPr>
          </w:p>
        </w:tc>
      </w:tr>
      <w:tr w:rsidR="00EE0A8B" w14:paraId="0A7BE737" w14:textId="77777777" w:rsidTr="00EE0A8B">
        <w:tc>
          <w:tcPr>
            <w:tcW w:w="742" w:type="pct"/>
          </w:tcPr>
          <w:p w14:paraId="4E7C2E3D" w14:textId="77777777" w:rsidR="00EE0A8B" w:rsidRDefault="00EE0A8B" w:rsidP="00EE0A8B">
            <w:pPr>
              <w:contextualSpacing/>
              <w:jc w:val="both"/>
              <w:rPr>
                <w:sz w:val="22"/>
                <w:szCs w:val="22"/>
                <w:lang w:val="en-GB"/>
              </w:rPr>
            </w:pPr>
          </w:p>
        </w:tc>
        <w:tc>
          <w:tcPr>
            <w:tcW w:w="727" w:type="pct"/>
          </w:tcPr>
          <w:p w14:paraId="0D06B953" w14:textId="55997BCD" w:rsidR="00EE0A8B" w:rsidRDefault="00EE0A8B" w:rsidP="00EE0A8B">
            <w:pPr>
              <w:contextualSpacing/>
              <w:jc w:val="both"/>
              <w:rPr>
                <w:sz w:val="22"/>
                <w:szCs w:val="22"/>
                <w:lang w:val="en-GB"/>
              </w:rPr>
            </w:pPr>
            <w:r>
              <w:rPr>
                <w:sz w:val="22"/>
                <w:szCs w:val="22"/>
                <w:lang w:val="en-GB"/>
              </w:rPr>
              <w:t>..</w:t>
            </w:r>
          </w:p>
        </w:tc>
        <w:tc>
          <w:tcPr>
            <w:tcW w:w="728" w:type="pct"/>
          </w:tcPr>
          <w:p w14:paraId="56004C7D" w14:textId="77777777" w:rsidR="00EE0A8B" w:rsidRDefault="00EE0A8B" w:rsidP="00EE0A8B">
            <w:pPr>
              <w:contextualSpacing/>
              <w:jc w:val="both"/>
              <w:rPr>
                <w:sz w:val="22"/>
                <w:szCs w:val="22"/>
                <w:lang w:val="en-GB"/>
              </w:rPr>
            </w:pPr>
          </w:p>
        </w:tc>
        <w:tc>
          <w:tcPr>
            <w:tcW w:w="728" w:type="pct"/>
          </w:tcPr>
          <w:p w14:paraId="64833F1C" w14:textId="77777777" w:rsidR="00EE0A8B" w:rsidRDefault="00EE0A8B" w:rsidP="00EE0A8B">
            <w:pPr>
              <w:contextualSpacing/>
              <w:jc w:val="both"/>
              <w:rPr>
                <w:sz w:val="22"/>
                <w:szCs w:val="22"/>
                <w:lang w:val="en-GB"/>
              </w:rPr>
            </w:pPr>
          </w:p>
        </w:tc>
        <w:tc>
          <w:tcPr>
            <w:tcW w:w="717" w:type="pct"/>
          </w:tcPr>
          <w:p w14:paraId="1A18FE00" w14:textId="77777777" w:rsidR="00EE0A8B" w:rsidRDefault="00EE0A8B" w:rsidP="00EE0A8B">
            <w:pPr>
              <w:contextualSpacing/>
              <w:jc w:val="both"/>
              <w:rPr>
                <w:sz w:val="22"/>
                <w:szCs w:val="22"/>
                <w:lang w:val="en-GB"/>
              </w:rPr>
            </w:pPr>
          </w:p>
        </w:tc>
        <w:tc>
          <w:tcPr>
            <w:tcW w:w="680" w:type="pct"/>
          </w:tcPr>
          <w:p w14:paraId="4BD4FDE5" w14:textId="77777777" w:rsidR="00EE0A8B" w:rsidRDefault="00EE0A8B" w:rsidP="00EE0A8B">
            <w:pPr>
              <w:contextualSpacing/>
              <w:jc w:val="both"/>
              <w:rPr>
                <w:sz w:val="22"/>
                <w:szCs w:val="22"/>
                <w:lang w:val="en-GB"/>
              </w:rPr>
            </w:pPr>
          </w:p>
        </w:tc>
        <w:tc>
          <w:tcPr>
            <w:tcW w:w="678" w:type="pct"/>
          </w:tcPr>
          <w:p w14:paraId="451D275D" w14:textId="77777777" w:rsidR="00EE0A8B" w:rsidRDefault="00EE0A8B" w:rsidP="00EE0A8B">
            <w:pPr>
              <w:contextualSpacing/>
              <w:jc w:val="both"/>
              <w:rPr>
                <w:sz w:val="22"/>
                <w:szCs w:val="22"/>
                <w:lang w:val="en-GB"/>
              </w:rPr>
            </w:pPr>
          </w:p>
        </w:tc>
      </w:tr>
      <w:tr w:rsidR="00EE0A8B" w14:paraId="47FE3EF2" w14:textId="77777777" w:rsidTr="00EE0A8B">
        <w:tc>
          <w:tcPr>
            <w:tcW w:w="742" w:type="pct"/>
          </w:tcPr>
          <w:p w14:paraId="7F11EF4F" w14:textId="77777777" w:rsidR="00EE0A8B" w:rsidRDefault="00EE0A8B" w:rsidP="00EE0A8B">
            <w:pPr>
              <w:contextualSpacing/>
              <w:jc w:val="both"/>
              <w:rPr>
                <w:sz w:val="22"/>
                <w:szCs w:val="22"/>
                <w:lang w:val="en-GB"/>
              </w:rPr>
            </w:pPr>
          </w:p>
        </w:tc>
        <w:tc>
          <w:tcPr>
            <w:tcW w:w="727" w:type="pct"/>
          </w:tcPr>
          <w:p w14:paraId="6E16AD92" w14:textId="77777777" w:rsidR="00EE0A8B" w:rsidRDefault="00EE0A8B" w:rsidP="00EE0A8B">
            <w:pPr>
              <w:contextualSpacing/>
              <w:jc w:val="both"/>
              <w:rPr>
                <w:sz w:val="22"/>
                <w:szCs w:val="22"/>
                <w:lang w:val="en-GB"/>
              </w:rPr>
            </w:pPr>
          </w:p>
        </w:tc>
        <w:tc>
          <w:tcPr>
            <w:tcW w:w="728" w:type="pct"/>
          </w:tcPr>
          <w:p w14:paraId="770DAE40" w14:textId="77777777" w:rsidR="00EE0A8B" w:rsidRDefault="00EE0A8B" w:rsidP="00EE0A8B">
            <w:pPr>
              <w:contextualSpacing/>
              <w:jc w:val="both"/>
              <w:rPr>
                <w:sz w:val="22"/>
                <w:szCs w:val="22"/>
                <w:lang w:val="en-GB"/>
              </w:rPr>
            </w:pPr>
          </w:p>
        </w:tc>
        <w:tc>
          <w:tcPr>
            <w:tcW w:w="728" w:type="pct"/>
          </w:tcPr>
          <w:p w14:paraId="62E2C2F6" w14:textId="77777777" w:rsidR="00EE0A8B" w:rsidRDefault="00EE0A8B" w:rsidP="00EE0A8B">
            <w:pPr>
              <w:contextualSpacing/>
              <w:jc w:val="both"/>
              <w:rPr>
                <w:sz w:val="22"/>
                <w:szCs w:val="22"/>
                <w:lang w:val="en-GB"/>
              </w:rPr>
            </w:pPr>
          </w:p>
        </w:tc>
        <w:tc>
          <w:tcPr>
            <w:tcW w:w="717" w:type="pct"/>
          </w:tcPr>
          <w:p w14:paraId="305E3EFF" w14:textId="77777777" w:rsidR="00EE0A8B" w:rsidRDefault="00EE0A8B" w:rsidP="00EE0A8B">
            <w:pPr>
              <w:contextualSpacing/>
              <w:jc w:val="both"/>
              <w:rPr>
                <w:sz w:val="22"/>
                <w:szCs w:val="22"/>
                <w:lang w:val="en-GB"/>
              </w:rPr>
            </w:pPr>
          </w:p>
        </w:tc>
        <w:tc>
          <w:tcPr>
            <w:tcW w:w="680" w:type="pct"/>
          </w:tcPr>
          <w:p w14:paraId="2AA37822" w14:textId="77777777" w:rsidR="00EE0A8B" w:rsidRDefault="00EE0A8B" w:rsidP="00EE0A8B">
            <w:pPr>
              <w:contextualSpacing/>
              <w:jc w:val="both"/>
              <w:rPr>
                <w:sz w:val="22"/>
                <w:szCs w:val="22"/>
                <w:lang w:val="en-GB"/>
              </w:rPr>
            </w:pPr>
          </w:p>
        </w:tc>
        <w:tc>
          <w:tcPr>
            <w:tcW w:w="678" w:type="pct"/>
          </w:tcPr>
          <w:p w14:paraId="5C446C5E" w14:textId="77777777" w:rsidR="00EE0A8B" w:rsidRDefault="00EE0A8B" w:rsidP="00EE0A8B">
            <w:pPr>
              <w:contextualSpacing/>
              <w:jc w:val="both"/>
              <w:rPr>
                <w:sz w:val="22"/>
                <w:szCs w:val="22"/>
                <w:lang w:val="en-GB"/>
              </w:rPr>
            </w:pPr>
          </w:p>
        </w:tc>
      </w:tr>
      <w:tr w:rsidR="00EE0A8B" w14:paraId="0C77BF26" w14:textId="77777777" w:rsidTr="00EE0A8B">
        <w:tc>
          <w:tcPr>
            <w:tcW w:w="742" w:type="pct"/>
          </w:tcPr>
          <w:p w14:paraId="2AD8F118" w14:textId="77777777" w:rsidR="00EE0A8B" w:rsidRDefault="00EE0A8B" w:rsidP="00EE0A8B">
            <w:pPr>
              <w:contextualSpacing/>
              <w:jc w:val="both"/>
              <w:rPr>
                <w:sz w:val="22"/>
                <w:szCs w:val="22"/>
                <w:lang w:val="en-GB"/>
              </w:rPr>
            </w:pPr>
          </w:p>
        </w:tc>
        <w:tc>
          <w:tcPr>
            <w:tcW w:w="727" w:type="pct"/>
          </w:tcPr>
          <w:p w14:paraId="5FA5EC13" w14:textId="77777777" w:rsidR="00EE0A8B" w:rsidRDefault="00EE0A8B" w:rsidP="00EE0A8B">
            <w:pPr>
              <w:contextualSpacing/>
              <w:jc w:val="both"/>
              <w:rPr>
                <w:sz w:val="22"/>
                <w:szCs w:val="22"/>
                <w:lang w:val="en-GB"/>
              </w:rPr>
            </w:pPr>
          </w:p>
        </w:tc>
        <w:tc>
          <w:tcPr>
            <w:tcW w:w="728" w:type="pct"/>
          </w:tcPr>
          <w:p w14:paraId="7B5E843E" w14:textId="77777777" w:rsidR="00EE0A8B" w:rsidRDefault="00EE0A8B" w:rsidP="00EE0A8B">
            <w:pPr>
              <w:contextualSpacing/>
              <w:jc w:val="both"/>
              <w:rPr>
                <w:sz w:val="22"/>
                <w:szCs w:val="22"/>
                <w:lang w:val="en-GB"/>
              </w:rPr>
            </w:pPr>
          </w:p>
        </w:tc>
        <w:tc>
          <w:tcPr>
            <w:tcW w:w="728" w:type="pct"/>
          </w:tcPr>
          <w:p w14:paraId="74043B93" w14:textId="77777777" w:rsidR="00EE0A8B" w:rsidRDefault="00EE0A8B" w:rsidP="00EE0A8B">
            <w:pPr>
              <w:contextualSpacing/>
              <w:jc w:val="both"/>
              <w:rPr>
                <w:sz w:val="22"/>
                <w:szCs w:val="22"/>
                <w:lang w:val="en-GB"/>
              </w:rPr>
            </w:pPr>
          </w:p>
        </w:tc>
        <w:tc>
          <w:tcPr>
            <w:tcW w:w="717" w:type="pct"/>
          </w:tcPr>
          <w:p w14:paraId="616E7CBF" w14:textId="77777777" w:rsidR="00EE0A8B" w:rsidRDefault="00EE0A8B" w:rsidP="00EE0A8B">
            <w:pPr>
              <w:contextualSpacing/>
              <w:jc w:val="both"/>
              <w:rPr>
                <w:sz w:val="22"/>
                <w:szCs w:val="22"/>
                <w:lang w:val="en-GB"/>
              </w:rPr>
            </w:pPr>
          </w:p>
        </w:tc>
        <w:tc>
          <w:tcPr>
            <w:tcW w:w="680" w:type="pct"/>
          </w:tcPr>
          <w:p w14:paraId="66B49F73" w14:textId="77777777" w:rsidR="00EE0A8B" w:rsidRDefault="00EE0A8B" w:rsidP="00EE0A8B">
            <w:pPr>
              <w:contextualSpacing/>
              <w:jc w:val="both"/>
              <w:rPr>
                <w:sz w:val="22"/>
                <w:szCs w:val="22"/>
                <w:lang w:val="en-GB"/>
              </w:rPr>
            </w:pPr>
          </w:p>
        </w:tc>
        <w:tc>
          <w:tcPr>
            <w:tcW w:w="678" w:type="pct"/>
          </w:tcPr>
          <w:p w14:paraId="3A55E67B" w14:textId="77777777" w:rsidR="00EE0A8B" w:rsidRDefault="00EE0A8B" w:rsidP="00EE0A8B">
            <w:pPr>
              <w:contextualSpacing/>
              <w:jc w:val="both"/>
              <w:rPr>
                <w:sz w:val="22"/>
                <w:szCs w:val="22"/>
                <w:lang w:val="en-GB"/>
              </w:rPr>
            </w:pPr>
          </w:p>
        </w:tc>
      </w:tr>
      <w:tr w:rsidR="00EE0A8B" w14:paraId="77D64EAC" w14:textId="77777777" w:rsidTr="00EE0A8B">
        <w:tc>
          <w:tcPr>
            <w:tcW w:w="742" w:type="pct"/>
          </w:tcPr>
          <w:p w14:paraId="7FC7C4D9" w14:textId="77777777" w:rsidR="00EE0A8B" w:rsidRDefault="00EE0A8B" w:rsidP="00EE0A8B">
            <w:pPr>
              <w:contextualSpacing/>
              <w:jc w:val="both"/>
              <w:rPr>
                <w:sz w:val="22"/>
                <w:szCs w:val="22"/>
                <w:lang w:val="en-GB"/>
              </w:rPr>
            </w:pPr>
          </w:p>
        </w:tc>
        <w:tc>
          <w:tcPr>
            <w:tcW w:w="727" w:type="pct"/>
          </w:tcPr>
          <w:p w14:paraId="2DD7C7F2" w14:textId="77777777" w:rsidR="00EE0A8B" w:rsidRDefault="00EE0A8B" w:rsidP="00EE0A8B">
            <w:pPr>
              <w:contextualSpacing/>
              <w:jc w:val="both"/>
              <w:rPr>
                <w:sz w:val="22"/>
                <w:szCs w:val="22"/>
                <w:lang w:val="en-GB"/>
              </w:rPr>
            </w:pPr>
          </w:p>
        </w:tc>
        <w:tc>
          <w:tcPr>
            <w:tcW w:w="728" w:type="pct"/>
          </w:tcPr>
          <w:p w14:paraId="4A1E665B" w14:textId="77777777" w:rsidR="00EE0A8B" w:rsidRDefault="00EE0A8B" w:rsidP="00EE0A8B">
            <w:pPr>
              <w:contextualSpacing/>
              <w:jc w:val="both"/>
              <w:rPr>
                <w:sz w:val="22"/>
                <w:szCs w:val="22"/>
                <w:lang w:val="en-GB"/>
              </w:rPr>
            </w:pPr>
          </w:p>
        </w:tc>
        <w:tc>
          <w:tcPr>
            <w:tcW w:w="728" w:type="pct"/>
          </w:tcPr>
          <w:p w14:paraId="0B4989ED" w14:textId="77777777" w:rsidR="00EE0A8B" w:rsidRDefault="00EE0A8B" w:rsidP="00EE0A8B">
            <w:pPr>
              <w:contextualSpacing/>
              <w:jc w:val="both"/>
              <w:rPr>
                <w:sz w:val="22"/>
                <w:szCs w:val="22"/>
                <w:lang w:val="en-GB"/>
              </w:rPr>
            </w:pPr>
          </w:p>
        </w:tc>
        <w:tc>
          <w:tcPr>
            <w:tcW w:w="717" w:type="pct"/>
          </w:tcPr>
          <w:p w14:paraId="1F3D0CE9" w14:textId="77777777" w:rsidR="00EE0A8B" w:rsidRDefault="00EE0A8B" w:rsidP="00EE0A8B">
            <w:pPr>
              <w:contextualSpacing/>
              <w:jc w:val="both"/>
              <w:rPr>
                <w:sz w:val="22"/>
                <w:szCs w:val="22"/>
                <w:lang w:val="en-GB"/>
              </w:rPr>
            </w:pPr>
          </w:p>
        </w:tc>
        <w:tc>
          <w:tcPr>
            <w:tcW w:w="680" w:type="pct"/>
          </w:tcPr>
          <w:p w14:paraId="042508E3" w14:textId="77777777" w:rsidR="00EE0A8B" w:rsidRDefault="00EE0A8B" w:rsidP="00EE0A8B">
            <w:pPr>
              <w:contextualSpacing/>
              <w:jc w:val="both"/>
              <w:rPr>
                <w:sz w:val="22"/>
                <w:szCs w:val="22"/>
                <w:lang w:val="en-GB"/>
              </w:rPr>
            </w:pPr>
          </w:p>
        </w:tc>
        <w:tc>
          <w:tcPr>
            <w:tcW w:w="678" w:type="pct"/>
          </w:tcPr>
          <w:p w14:paraId="1BD28F75" w14:textId="77777777" w:rsidR="00EE0A8B" w:rsidRDefault="00EE0A8B" w:rsidP="00EE0A8B">
            <w:pPr>
              <w:contextualSpacing/>
              <w:jc w:val="both"/>
              <w:rPr>
                <w:sz w:val="22"/>
                <w:szCs w:val="22"/>
                <w:lang w:val="en-GB"/>
              </w:rPr>
            </w:pPr>
          </w:p>
        </w:tc>
      </w:tr>
    </w:tbl>
    <w:p w14:paraId="51C54E84" w14:textId="16F7B7F5" w:rsidR="00E52FCD" w:rsidRPr="00A55866" w:rsidRDefault="00A55866" w:rsidP="00E52FCD">
      <w:pPr>
        <w:contextualSpacing/>
        <w:jc w:val="both"/>
        <w:rPr>
          <w:i/>
          <w:sz w:val="22"/>
          <w:szCs w:val="22"/>
          <w:lang w:val="en-GB"/>
        </w:rPr>
      </w:pPr>
      <w:r>
        <w:rPr>
          <w:sz w:val="22"/>
          <w:szCs w:val="22"/>
          <w:lang w:val="en-GB"/>
        </w:rPr>
        <w:t xml:space="preserve">*Note for </w:t>
      </w:r>
      <w:proofErr w:type="spellStart"/>
      <w:r w:rsidRPr="00A55866">
        <w:rPr>
          <w:i/>
          <w:sz w:val="22"/>
          <w:szCs w:val="22"/>
          <w:lang w:val="en-GB"/>
        </w:rPr>
        <w:t>Source_population</w:t>
      </w:r>
      <w:proofErr w:type="spellEnd"/>
      <w:r>
        <w:rPr>
          <w:sz w:val="22"/>
          <w:szCs w:val="22"/>
          <w:lang w:val="en-GB"/>
        </w:rPr>
        <w:t xml:space="preserve"> year and age at start are calculated with reference to </w:t>
      </w:r>
      <w:proofErr w:type="spellStart"/>
      <w:r w:rsidRPr="00A55866">
        <w:rPr>
          <w:i/>
          <w:sz w:val="22"/>
          <w:szCs w:val="22"/>
          <w:lang w:val="en-GB"/>
        </w:rPr>
        <w:t>Start_follow_up</w:t>
      </w:r>
      <w:proofErr w:type="spellEnd"/>
      <w:r w:rsidRPr="00A55866">
        <w:rPr>
          <w:i/>
          <w:sz w:val="22"/>
          <w:szCs w:val="22"/>
          <w:lang w:val="en-GB"/>
        </w:rPr>
        <w:t xml:space="preserve"> </w:t>
      </w:r>
    </w:p>
    <w:p w14:paraId="66A5D97B" w14:textId="47EC5463" w:rsidR="00A55866" w:rsidRPr="00A55866" w:rsidRDefault="00A55866" w:rsidP="00A55866">
      <w:pPr>
        <w:contextualSpacing/>
        <w:jc w:val="both"/>
        <w:rPr>
          <w:i/>
          <w:sz w:val="22"/>
          <w:szCs w:val="22"/>
          <w:lang w:val="en-GB"/>
        </w:rPr>
      </w:pPr>
      <w:r>
        <w:rPr>
          <w:sz w:val="22"/>
          <w:szCs w:val="22"/>
          <w:lang w:val="en-GB"/>
        </w:rPr>
        <w:t xml:space="preserve">for </w:t>
      </w:r>
      <w:proofErr w:type="spellStart"/>
      <w:r w:rsidRPr="00A55866">
        <w:rPr>
          <w:i/>
          <w:sz w:val="22"/>
          <w:szCs w:val="22"/>
          <w:lang w:val="en-GB"/>
        </w:rPr>
        <w:t>Study_population</w:t>
      </w:r>
      <w:proofErr w:type="spellEnd"/>
      <w:r>
        <w:rPr>
          <w:sz w:val="22"/>
          <w:szCs w:val="22"/>
          <w:lang w:val="en-GB"/>
        </w:rPr>
        <w:t xml:space="preserve"> year and age at start are calculated with reference to </w:t>
      </w:r>
      <w:proofErr w:type="spellStart"/>
      <w:r w:rsidRPr="00A55866">
        <w:rPr>
          <w:i/>
          <w:color w:val="000000" w:themeColor="text1"/>
          <w:sz w:val="22"/>
          <w:lang w:val="en-GB"/>
        </w:rPr>
        <w:t>Start_fup_study</w:t>
      </w:r>
      <w:proofErr w:type="spellEnd"/>
    </w:p>
    <w:p w14:paraId="577BADE4" w14:textId="0419A399" w:rsidR="00A55866" w:rsidRPr="00A55866" w:rsidRDefault="00A55866" w:rsidP="00A55866">
      <w:pPr>
        <w:contextualSpacing/>
        <w:jc w:val="both"/>
        <w:rPr>
          <w:i/>
          <w:sz w:val="22"/>
          <w:szCs w:val="22"/>
          <w:lang w:val="en-GB"/>
        </w:rPr>
      </w:pPr>
    </w:p>
    <w:p w14:paraId="262033B0" w14:textId="6BD3AA3E" w:rsidR="00896922" w:rsidRDefault="00896922" w:rsidP="00E52FCD">
      <w:pPr>
        <w:contextualSpacing/>
        <w:rPr>
          <w:sz w:val="22"/>
          <w:szCs w:val="22"/>
          <w:lang w:val="en-GB"/>
        </w:rPr>
      </w:pPr>
    </w:p>
    <w:p w14:paraId="7E2A4816" w14:textId="5B4DD66C" w:rsidR="007E44BF" w:rsidRPr="00A8516E" w:rsidRDefault="00896922" w:rsidP="00F314F5">
      <w:pPr>
        <w:pStyle w:val="Heading5"/>
        <w:contextualSpacing/>
        <w:rPr>
          <w:color w:val="000000" w:themeColor="text1"/>
          <w:sz w:val="22"/>
          <w:szCs w:val="22"/>
        </w:rPr>
      </w:pPr>
      <w:bookmarkStart w:id="213" w:name="_Toc69912937"/>
      <w:r w:rsidRPr="00896922">
        <w:t xml:space="preserve">Step 5: Distribution of </w:t>
      </w:r>
      <w:proofErr w:type="spellStart"/>
      <w:r w:rsidRPr="00896922">
        <w:t>persontime</w:t>
      </w:r>
      <w:proofErr w:type="spellEnd"/>
      <w:r w:rsidR="00EE0A8B">
        <w:t xml:space="preserve"> in study population</w:t>
      </w:r>
      <w:r w:rsidR="00A8516E">
        <w:t xml:space="preserve"> (No censoring due to events)</w:t>
      </w:r>
      <w:bookmarkEnd w:id="213"/>
      <w:r w:rsidR="00EE0A8B">
        <w:t xml:space="preserve"> </w:t>
      </w:r>
    </w:p>
    <w:p w14:paraId="10267B84" w14:textId="77777777" w:rsidR="00A8516E" w:rsidRDefault="00A8516E" w:rsidP="00E52FCD">
      <w:pPr>
        <w:contextualSpacing/>
        <w:rPr>
          <w:color w:val="000000" w:themeColor="text1"/>
          <w:sz w:val="22"/>
          <w:szCs w:val="22"/>
        </w:rPr>
      </w:pPr>
    </w:p>
    <w:p w14:paraId="0C2E6B36" w14:textId="6962D8DD" w:rsidR="00896922" w:rsidRDefault="00896922" w:rsidP="00E52FCD">
      <w:pPr>
        <w:contextualSpacing/>
        <w:rPr>
          <w:color w:val="000000" w:themeColor="text1"/>
          <w:sz w:val="22"/>
          <w:szCs w:val="22"/>
        </w:rPr>
      </w:pPr>
      <w:r>
        <w:rPr>
          <w:color w:val="000000" w:themeColor="text1"/>
          <w:sz w:val="22"/>
          <w:szCs w:val="22"/>
        </w:rPr>
        <w:t xml:space="preserve">Input: </w:t>
      </w:r>
      <w:proofErr w:type="spellStart"/>
      <w:r w:rsidRPr="004A50B3">
        <w:rPr>
          <w:i/>
          <w:color w:val="000000" w:themeColor="text1"/>
          <w:sz w:val="22"/>
          <w:lang w:val="en-GB"/>
        </w:rPr>
        <w:t>Study_population</w:t>
      </w:r>
      <w:proofErr w:type="spellEnd"/>
      <w:r>
        <w:rPr>
          <w:i/>
          <w:color w:val="000000" w:themeColor="text1"/>
          <w:sz w:val="22"/>
          <w:lang w:val="en-GB"/>
        </w:rPr>
        <w:t xml:space="preserve"> table</w:t>
      </w:r>
      <w:r w:rsidR="00EE0A8B">
        <w:rPr>
          <w:i/>
          <w:color w:val="000000" w:themeColor="text1"/>
          <w:sz w:val="22"/>
          <w:lang w:val="en-GB"/>
        </w:rPr>
        <w:t xml:space="preserve"> </w:t>
      </w:r>
      <w:r w:rsidR="00EF703D">
        <w:rPr>
          <w:i/>
          <w:color w:val="000000" w:themeColor="text1"/>
          <w:sz w:val="22"/>
          <w:lang w:val="en-GB"/>
        </w:rPr>
        <w:t>(D3)</w:t>
      </w:r>
    </w:p>
    <w:p w14:paraId="2FF38A5C" w14:textId="6731C09D" w:rsidR="00EF703D" w:rsidRDefault="00EF703D" w:rsidP="001519FC">
      <w:pPr>
        <w:contextualSpacing/>
        <w:rPr>
          <w:sz w:val="22"/>
          <w:szCs w:val="22"/>
          <w:lang w:val="en-GB"/>
        </w:rPr>
      </w:pPr>
      <w:r>
        <w:rPr>
          <w:sz w:val="22"/>
          <w:szCs w:val="22"/>
          <w:lang w:val="en-GB"/>
        </w:rPr>
        <w:t xml:space="preserve">Exclude all subjects with </w:t>
      </w:r>
      <w:proofErr w:type="spellStart"/>
      <w:r w:rsidRPr="00EF703D">
        <w:rPr>
          <w:i/>
          <w:sz w:val="22"/>
          <w:szCs w:val="22"/>
          <w:lang w:val="en-GB"/>
        </w:rPr>
        <w:t>follow_up</w:t>
      </w:r>
      <w:proofErr w:type="spellEnd"/>
      <w:r>
        <w:rPr>
          <w:sz w:val="22"/>
          <w:szCs w:val="22"/>
          <w:lang w:val="en-GB"/>
        </w:rPr>
        <w:t>&lt;0</w:t>
      </w:r>
    </w:p>
    <w:p w14:paraId="638E0855" w14:textId="60BBE99C" w:rsidR="00EF703D" w:rsidRDefault="00EF703D" w:rsidP="001519FC">
      <w:pPr>
        <w:contextualSpacing/>
        <w:rPr>
          <w:sz w:val="22"/>
          <w:szCs w:val="22"/>
          <w:lang w:val="en-GB"/>
        </w:rPr>
      </w:pPr>
    </w:p>
    <w:p w14:paraId="23FDE91B" w14:textId="29705A3C" w:rsidR="00EF703D" w:rsidRPr="00EF703D" w:rsidRDefault="00EF703D" w:rsidP="001519FC">
      <w:pPr>
        <w:contextualSpacing/>
        <w:rPr>
          <w:b/>
          <w:sz w:val="22"/>
          <w:szCs w:val="22"/>
          <w:lang w:val="en-GB"/>
        </w:rPr>
      </w:pPr>
      <w:r w:rsidRPr="00EF703D">
        <w:rPr>
          <w:b/>
          <w:sz w:val="22"/>
          <w:szCs w:val="22"/>
          <w:lang w:val="en-GB"/>
        </w:rPr>
        <w:t>Create results (D4)</w:t>
      </w:r>
    </w:p>
    <w:p w14:paraId="74010DF8" w14:textId="43FECEE5" w:rsidR="001519FC" w:rsidRPr="00EF703D" w:rsidRDefault="007E44BF" w:rsidP="00EA030F">
      <w:pPr>
        <w:pStyle w:val="ListParagraph"/>
        <w:numPr>
          <w:ilvl w:val="0"/>
          <w:numId w:val="67"/>
        </w:numPr>
        <w:contextualSpacing/>
        <w:rPr>
          <w:rFonts w:ascii="Times New Roman" w:hAnsi="Times New Roman"/>
          <w:sz w:val="22"/>
          <w:lang w:val="en-GB"/>
        </w:rPr>
      </w:pPr>
      <w:r w:rsidRPr="00EF703D">
        <w:rPr>
          <w:rFonts w:ascii="Times New Roman" w:hAnsi="Times New Roman"/>
          <w:sz w:val="22"/>
          <w:lang w:val="en-GB"/>
        </w:rPr>
        <w:lastRenderedPageBreak/>
        <w:t xml:space="preserve">Create </w:t>
      </w:r>
      <w:r w:rsidR="001519FC" w:rsidRPr="00EF703D">
        <w:rPr>
          <w:rFonts w:ascii="Times New Roman" w:hAnsi="Times New Roman"/>
          <w:sz w:val="22"/>
          <w:lang w:val="en-GB"/>
        </w:rPr>
        <w:t xml:space="preserve">Distribution (mean, median, range) of sum of follow-up </w:t>
      </w:r>
      <w:r w:rsidR="001519FC" w:rsidRPr="00EF703D">
        <w:rPr>
          <w:rFonts w:ascii="Times New Roman" w:hAnsi="Times New Roman"/>
          <w:color w:val="000000" w:themeColor="text1"/>
          <w:sz w:val="22"/>
          <w:lang w:val="en-GB"/>
        </w:rPr>
        <w:t>((</w:t>
      </w:r>
      <w:proofErr w:type="spellStart"/>
      <w:r w:rsidR="00EF703D" w:rsidRPr="00EF703D">
        <w:rPr>
          <w:rFonts w:ascii="Times New Roman" w:hAnsi="Times New Roman"/>
          <w:i/>
          <w:color w:val="000000" w:themeColor="text1"/>
          <w:sz w:val="22"/>
          <w:lang w:val="en-GB"/>
        </w:rPr>
        <w:t>follow_up</w:t>
      </w:r>
      <w:proofErr w:type="spellEnd"/>
      <w:r w:rsidR="001519FC" w:rsidRPr="00EF703D">
        <w:rPr>
          <w:rFonts w:ascii="Times New Roman" w:hAnsi="Times New Roman"/>
          <w:color w:val="000000" w:themeColor="text1"/>
          <w:sz w:val="22"/>
          <w:lang w:val="en-GB"/>
        </w:rPr>
        <w:t xml:space="preserve">)/365.25) </w:t>
      </w:r>
      <w:r w:rsidR="001519FC" w:rsidRPr="00EF703D">
        <w:rPr>
          <w:rFonts w:ascii="Times New Roman" w:hAnsi="Times New Roman"/>
          <w:sz w:val="22"/>
          <w:lang w:val="en-GB"/>
        </w:rPr>
        <w:t>per person, and by age category at start of follow-up</w:t>
      </w:r>
    </w:p>
    <w:p w14:paraId="311B360F" w14:textId="77777777" w:rsidR="001519FC" w:rsidRPr="00EF703D" w:rsidRDefault="001519FC" w:rsidP="001519FC">
      <w:pPr>
        <w:contextualSpacing/>
        <w:jc w:val="both"/>
        <w:rPr>
          <w:i/>
          <w:sz w:val="22"/>
          <w:lang w:val="en-GB"/>
        </w:rPr>
      </w:pPr>
    </w:p>
    <w:p w14:paraId="7CC5EEAE" w14:textId="5273515B" w:rsidR="001519FC" w:rsidRDefault="00A55866" w:rsidP="001519FC">
      <w:pPr>
        <w:contextualSpacing/>
        <w:jc w:val="both"/>
        <w:rPr>
          <w:i/>
          <w:sz w:val="22"/>
          <w:lang w:val="en-GB"/>
        </w:rPr>
      </w:pPr>
      <w:r>
        <w:rPr>
          <w:i/>
          <w:sz w:val="22"/>
          <w:lang w:val="en-GB"/>
        </w:rPr>
        <w:t xml:space="preserve">D4: </w:t>
      </w:r>
      <w:r w:rsidR="001519FC" w:rsidRPr="005C4045">
        <w:rPr>
          <w:i/>
          <w:sz w:val="22"/>
          <w:lang w:val="en-GB"/>
        </w:rPr>
        <w:t xml:space="preserve">Output table </w:t>
      </w:r>
      <w:r w:rsidR="008503CD">
        <w:rPr>
          <w:i/>
          <w:sz w:val="22"/>
          <w:lang w:val="en-GB"/>
        </w:rPr>
        <w:t>2</w:t>
      </w:r>
      <w:r w:rsidR="001519FC">
        <w:rPr>
          <w:i/>
          <w:sz w:val="22"/>
          <w:lang w:val="en-GB"/>
        </w:rPr>
        <w:t>: duration of follow-up by calendar year of start and age</w:t>
      </w:r>
      <w:r w:rsidR="008503CD">
        <w:rPr>
          <w:i/>
          <w:sz w:val="22"/>
          <w:lang w:val="en-GB"/>
        </w:rPr>
        <w:t xml:space="preserve"> patterns</w:t>
      </w:r>
    </w:p>
    <w:p w14:paraId="54448DEF" w14:textId="77777777" w:rsidR="00206606" w:rsidRDefault="00206606" w:rsidP="001519FC">
      <w:pPr>
        <w:contextualSpacing/>
        <w:jc w:val="both"/>
        <w:rPr>
          <w:i/>
          <w:color w:val="FFC000"/>
          <w:sz w:val="22"/>
          <w:lang w:val="en-GB"/>
        </w:rPr>
      </w:pPr>
    </w:p>
    <w:p w14:paraId="1CC2C2D3" w14:textId="342D989D" w:rsidR="00EF703D" w:rsidRPr="00206606" w:rsidRDefault="00EF703D" w:rsidP="001519FC">
      <w:pPr>
        <w:contextualSpacing/>
        <w:jc w:val="both"/>
        <w:rPr>
          <w:i/>
          <w:color w:val="FFC000"/>
          <w:sz w:val="22"/>
          <w:lang w:val="en-GB"/>
        </w:rPr>
      </w:pPr>
      <w:r w:rsidRPr="00206606">
        <w:rPr>
          <w:i/>
          <w:color w:val="FFC000"/>
          <w:sz w:val="22"/>
          <w:lang w:val="en-GB"/>
        </w:rPr>
        <w:t>Question: do we have enough follow-up across different age groups?</w:t>
      </w:r>
    </w:p>
    <w:p w14:paraId="6421F78E" w14:textId="79E0C9DC" w:rsidR="00EF703D" w:rsidRDefault="00EF703D" w:rsidP="001519FC">
      <w:pPr>
        <w:contextualSpacing/>
        <w:jc w:val="both"/>
        <w:rPr>
          <w:i/>
          <w:color w:val="FFC000"/>
          <w:sz w:val="22"/>
          <w:lang w:val="en-GB"/>
        </w:rPr>
      </w:pPr>
      <w:r w:rsidRPr="00206606">
        <w:rPr>
          <w:i/>
          <w:color w:val="FFC000"/>
          <w:sz w:val="22"/>
          <w:lang w:val="en-GB"/>
        </w:rPr>
        <w:t>Question: how does follow-up length change</w:t>
      </w:r>
      <w:r w:rsidR="00A8516E">
        <w:rPr>
          <w:i/>
          <w:color w:val="FFC000"/>
          <w:sz w:val="22"/>
          <w:lang w:val="en-GB"/>
        </w:rPr>
        <w:t xml:space="preserve"> by year of start</w:t>
      </w:r>
      <w:r w:rsidRPr="00206606">
        <w:rPr>
          <w:i/>
          <w:color w:val="FFC000"/>
          <w:sz w:val="22"/>
          <w:lang w:val="en-GB"/>
        </w:rPr>
        <w:t>?</w:t>
      </w:r>
    </w:p>
    <w:p w14:paraId="19FDAEF4" w14:textId="77777777" w:rsidR="00206606" w:rsidRPr="00206606" w:rsidRDefault="00206606" w:rsidP="001519FC">
      <w:pPr>
        <w:contextualSpacing/>
        <w:jc w:val="both"/>
        <w:rPr>
          <w:i/>
          <w:color w:val="FFC000"/>
          <w:sz w:val="22"/>
          <w:lang w:val="en-GB"/>
        </w:rPr>
      </w:pPr>
    </w:p>
    <w:tbl>
      <w:tblPr>
        <w:tblStyle w:val="TableGrid"/>
        <w:tblW w:w="5000" w:type="pct"/>
        <w:tblLook w:val="04A0" w:firstRow="1" w:lastRow="0" w:firstColumn="1" w:lastColumn="0" w:noHBand="0" w:noVBand="1"/>
      </w:tblPr>
      <w:tblGrid>
        <w:gridCol w:w="972"/>
        <w:gridCol w:w="638"/>
        <w:gridCol w:w="1252"/>
        <w:gridCol w:w="828"/>
        <w:gridCol w:w="1279"/>
        <w:gridCol w:w="805"/>
        <w:gridCol w:w="828"/>
        <w:gridCol w:w="1116"/>
        <w:gridCol w:w="805"/>
        <w:gridCol w:w="827"/>
      </w:tblGrid>
      <w:tr w:rsidR="004E5ED0" w:rsidRPr="00EF703D" w14:paraId="1F4F9F4F" w14:textId="7AC84022" w:rsidTr="00A8516E">
        <w:tc>
          <w:tcPr>
            <w:tcW w:w="520" w:type="pct"/>
          </w:tcPr>
          <w:p w14:paraId="50628D62" w14:textId="77777777" w:rsidR="004E5ED0" w:rsidRPr="00EF703D" w:rsidRDefault="004E5ED0" w:rsidP="00CC7F3F">
            <w:pPr>
              <w:contextualSpacing/>
              <w:rPr>
                <w:b/>
                <w:sz w:val="20"/>
                <w:szCs w:val="20"/>
                <w:lang w:val="en-GB"/>
              </w:rPr>
            </w:pPr>
            <w:r w:rsidRPr="00EF703D">
              <w:rPr>
                <w:b/>
                <w:sz w:val="20"/>
                <w:szCs w:val="20"/>
                <w:lang w:val="en-GB"/>
              </w:rPr>
              <w:t>DAP</w:t>
            </w:r>
          </w:p>
        </w:tc>
        <w:tc>
          <w:tcPr>
            <w:tcW w:w="341" w:type="pct"/>
          </w:tcPr>
          <w:p w14:paraId="524F08E3" w14:textId="5CA8586D" w:rsidR="004E5ED0" w:rsidRPr="00EF703D" w:rsidRDefault="004E5ED0" w:rsidP="00CC7F3F">
            <w:pPr>
              <w:contextualSpacing/>
              <w:rPr>
                <w:b/>
                <w:sz w:val="20"/>
                <w:szCs w:val="20"/>
                <w:lang w:val="en-GB"/>
              </w:rPr>
            </w:pPr>
            <w:r w:rsidRPr="00EF703D">
              <w:rPr>
                <w:b/>
                <w:sz w:val="20"/>
                <w:szCs w:val="20"/>
                <w:lang w:val="en-GB"/>
              </w:rPr>
              <w:t>Year of start</w:t>
            </w:r>
          </w:p>
        </w:tc>
        <w:tc>
          <w:tcPr>
            <w:tcW w:w="670" w:type="pct"/>
          </w:tcPr>
          <w:p w14:paraId="6FD6D253" w14:textId="51DE2570" w:rsidR="004E5ED0" w:rsidRPr="00EF703D" w:rsidRDefault="004E5ED0" w:rsidP="00CC7F3F">
            <w:pPr>
              <w:contextualSpacing/>
              <w:rPr>
                <w:b/>
                <w:sz w:val="20"/>
                <w:szCs w:val="20"/>
                <w:lang w:val="en-GB"/>
              </w:rPr>
            </w:pPr>
            <w:r w:rsidRPr="00EF703D">
              <w:rPr>
                <w:b/>
                <w:sz w:val="20"/>
                <w:szCs w:val="20"/>
                <w:lang w:val="en-GB"/>
              </w:rPr>
              <w:t>Age</w:t>
            </w:r>
          </w:p>
        </w:tc>
        <w:tc>
          <w:tcPr>
            <w:tcW w:w="443" w:type="pct"/>
          </w:tcPr>
          <w:p w14:paraId="52B4CF04" w14:textId="44511B6C" w:rsidR="004E5ED0" w:rsidRPr="00EF703D" w:rsidRDefault="004E5ED0" w:rsidP="00CC7F3F">
            <w:pPr>
              <w:contextualSpacing/>
              <w:rPr>
                <w:b/>
                <w:sz w:val="20"/>
                <w:szCs w:val="20"/>
                <w:lang w:val="en-GB"/>
              </w:rPr>
            </w:pPr>
            <w:r w:rsidRPr="00EF703D">
              <w:rPr>
                <w:b/>
                <w:sz w:val="20"/>
                <w:szCs w:val="20"/>
                <w:lang w:val="en-GB"/>
              </w:rPr>
              <w:t>total</w:t>
            </w:r>
          </w:p>
        </w:tc>
        <w:tc>
          <w:tcPr>
            <w:tcW w:w="1557" w:type="pct"/>
            <w:gridSpan w:val="3"/>
          </w:tcPr>
          <w:p w14:paraId="19E25AFF" w14:textId="3BFA9634" w:rsidR="004E5ED0" w:rsidRPr="00EF703D" w:rsidRDefault="004E5ED0" w:rsidP="00CC7F3F">
            <w:pPr>
              <w:contextualSpacing/>
              <w:rPr>
                <w:b/>
                <w:sz w:val="20"/>
                <w:szCs w:val="20"/>
                <w:lang w:val="en-GB"/>
              </w:rPr>
            </w:pPr>
            <w:r w:rsidRPr="00EF703D">
              <w:rPr>
                <w:b/>
                <w:sz w:val="20"/>
                <w:szCs w:val="20"/>
                <w:lang w:val="en-GB"/>
              </w:rPr>
              <w:t>male</w:t>
            </w:r>
          </w:p>
        </w:tc>
        <w:tc>
          <w:tcPr>
            <w:tcW w:w="1470" w:type="pct"/>
            <w:gridSpan w:val="3"/>
          </w:tcPr>
          <w:p w14:paraId="3F434F63" w14:textId="6AD31D10" w:rsidR="004E5ED0" w:rsidRPr="00EF703D" w:rsidRDefault="004E5ED0" w:rsidP="00CC7F3F">
            <w:pPr>
              <w:contextualSpacing/>
              <w:rPr>
                <w:b/>
                <w:sz w:val="20"/>
                <w:szCs w:val="20"/>
                <w:lang w:val="en-GB"/>
              </w:rPr>
            </w:pPr>
            <w:r w:rsidRPr="00EF703D">
              <w:rPr>
                <w:b/>
                <w:sz w:val="20"/>
                <w:szCs w:val="20"/>
                <w:lang w:val="en-GB"/>
              </w:rPr>
              <w:t>Female</w:t>
            </w:r>
          </w:p>
        </w:tc>
      </w:tr>
      <w:tr w:rsidR="004E5ED0" w:rsidRPr="00EF703D" w14:paraId="57D6B943" w14:textId="77777777" w:rsidTr="00A8516E">
        <w:tc>
          <w:tcPr>
            <w:tcW w:w="520" w:type="pct"/>
          </w:tcPr>
          <w:p w14:paraId="4C9F5591" w14:textId="77777777" w:rsidR="004E5ED0" w:rsidRPr="00EF703D" w:rsidRDefault="004E5ED0" w:rsidP="004E5ED0">
            <w:pPr>
              <w:contextualSpacing/>
              <w:rPr>
                <w:sz w:val="20"/>
                <w:szCs w:val="20"/>
                <w:lang w:val="en-GB"/>
              </w:rPr>
            </w:pPr>
            <w:r w:rsidRPr="00EF703D">
              <w:rPr>
                <w:sz w:val="20"/>
                <w:szCs w:val="20"/>
                <w:lang w:val="en-GB"/>
              </w:rPr>
              <w:t>Acronym</w:t>
            </w:r>
          </w:p>
        </w:tc>
        <w:tc>
          <w:tcPr>
            <w:tcW w:w="341" w:type="pct"/>
          </w:tcPr>
          <w:p w14:paraId="60FFD065" w14:textId="77777777" w:rsidR="004E5ED0" w:rsidRPr="00EF703D" w:rsidRDefault="004E5ED0" w:rsidP="004E5ED0">
            <w:pPr>
              <w:contextualSpacing/>
              <w:rPr>
                <w:sz w:val="20"/>
                <w:szCs w:val="20"/>
                <w:lang w:val="en-GB"/>
              </w:rPr>
            </w:pPr>
          </w:p>
        </w:tc>
        <w:tc>
          <w:tcPr>
            <w:tcW w:w="670" w:type="pct"/>
          </w:tcPr>
          <w:p w14:paraId="17A27A8A" w14:textId="3D14C614" w:rsidR="004E5ED0" w:rsidRPr="00EF703D" w:rsidRDefault="004E5ED0" w:rsidP="004E5ED0">
            <w:pPr>
              <w:contextualSpacing/>
              <w:rPr>
                <w:sz w:val="20"/>
                <w:szCs w:val="20"/>
                <w:lang w:val="en-GB"/>
              </w:rPr>
            </w:pPr>
            <w:r w:rsidRPr="00EF703D">
              <w:rPr>
                <w:sz w:val="20"/>
                <w:szCs w:val="20"/>
                <w:lang w:val="en-GB"/>
              </w:rPr>
              <w:t>At start of follow-up (</w:t>
            </w:r>
            <w:proofErr w:type="spellStart"/>
            <w:r w:rsidRPr="00EF703D">
              <w:rPr>
                <w:sz w:val="20"/>
                <w:szCs w:val="20"/>
                <w:lang w:val="en-GB"/>
              </w:rPr>
              <w:t>yrs</w:t>
            </w:r>
            <w:proofErr w:type="spellEnd"/>
            <w:r w:rsidRPr="00EF703D">
              <w:rPr>
                <w:sz w:val="20"/>
                <w:szCs w:val="20"/>
                <w:lang w:val="en-GB"/>
              </w:rPr>
              <w:t>)</w:t>
            </w:r>
          </w:p>
        </w:tc>
        <w:tc>
          <w:tcPr>
            <w:tcW w:w="443" w:type="pct"/>
          </w:tcPr>
          <w:p w14:paraId="4C045AD9" w14:textId="0265E0E7" w:rsidR="004E5ED0" w:rsidRPr="00EF703D" w:rsidRDefault="004E5ED0" w:rsidP="004E5ED0">
            <w:pPr>
              <w:tabs>
                <w:tab w:val="left" w:pos="505"/>
              </w:tabs>
              <w:contextualSpacing/>
              <w:rPr>
                <w:sz w:val="20"/>
                <w:szCs w:val="20"/>
                <w:lang w:val="en-GB"/>
              </w:rPr>
            </w:pPr>
            <w:r w:rsidRPr="00EF703D">
              <w:rPr>
                <w:sz w:val="20"/>
                <w:szCs w:val="20"/>
                <w:lang w:val="en-GB"/>
              </w:rPr>
              <w:t>No. of persons</w:t>
            </w:r>
          </w:p>
        </w:tc>
        <w:tc>
          <w:tcPr>
            <w:tcW w:w="684" w:type="pct"/>
          </w:tcPr>
          <w:p w14:paraId="1DD0B81B" w14:textId="77777777" w:rsidR="004E5ED0" w:rsidRDefault="004E5ED0" w:rsidP="004E5ED0">
            <w:pPr>
              <w:tabs>
                <w:tab w:val="left" w:pos="505"/>
              </w:tabs>
              <w:contextualSpacing/>
              <w:rPr>
                <w:sz w:val="20"/>
                <w:szCs w:val="20"/>
                <w:lang w:val="en-GB"/>
              </w:rPr>
            </w:pPr>
            <w:r>
              <w:rPr>
                <w:sz w:val="20"/>
                <w:szCs w:val="20"/>
                <w:lang w:val="en-GB"/>
              </w:rPr>
              <w:t>No. of males</w:t>
            </w:r>
          </w:p>
          <w:p w14:paraId="50A39508" w14:textId="6B33A8E4" w:rsidR="004E5ED0" w:rsidRPr="00EF703D" w:rsidRDefault="004E5ED0" w:rsidP="004E5ED0">
            <w:pPr>
              <w:tabs>
                <w:tab w:val="left" w:pos="505"/>
              </w:tabs>
              <w:contextualSpacing/>
              <w:rPr>
                <w:sz w:val="20"/>
                <w:szCs w:val="20"/>
                <w:lang w:val="en-GB"/>
              </w:rPr>
            </w:pPr>
            <w:r>
              <w:rPr>
                <w:sz w:val="20"/>
                <w:szCs w:val="20"/>
                <w:lang w:val="en-GB"/>
              </w:rPr>
              <w:t>#</w:t>
            </w:r>
          </w:p>
        </w:tc>
        <w:tc>
          <w:tcPr>
            <w:tcW w:w="430" w:type="pct"/>
          </w:tcPr>
          <w:p w14:paraId="68DE3592" w14:textId="742B3321" w:rsidR="004E5ED0" w:rsidRPr="00EF703D" w:rsidRDefault="004E5ED0" w:rsidP="004E5ED0">
            <w:pPr>
              <w:tabs>
                <w:tab w:val="left" w:pos="505"/>
              </w:tabs>
              <w:contextualSpacing/>
              <w:rPr>
                <w:sz w:val="20"/>
                <w:szCs w:val="20"/>
                <w:lang w:val="en-GB"/>
              </w:rPr>
            </w:pPr>
            <w:r w:rsidRPr="00EF703D">
              <w:rPr>
                <w:sz w:val="20"/>
                <w:szCs w:val="20"/>
                <w:lang w:val="en-GB"/>
              </w:rPr>
              <w:t>Mean</w:t>
            </w:r>
            <w:r>
              <w:rPr>
                <w:sz w:val="20"/>
                <w:szCs w:val="20"/>
                <w:lang w:val="en-GB"/>
              </w:rPr>
              <w:t xml:space="preserve"> follow-up (</w:t>
            </w:r>
            <w:proofErr w:type="spellStart"/>
            <w:r>
              <w:rPr>
                <w:sz w:val="20"/>
                <w:szCs w:val="20"/>
                <w:lang w:val="en-GB"/>
              </w:rPr>
              <w:t>yrs</w:t>
            </w:r>
            <w:proofErr w:type="spellEnd"/>
            <w:r>
              <w:rPr>
                <w:sz w:val="20"/>
                <w:szCs w:val="20"/>
                <w:lang w:val="en-GB"/>
              </w:rPr>
              <w:t>)</w:t>
            </w:r>
          </w:p>
        </w:tc>
        <w:tc>
          <w:tcPr>
            <w:tcW w:w="442" w:type="pct"/>
          </w:tcPr>
          <w:p w14:paraId="22BB7C16" w14:textId="7D958134" w:rsidR="004E5ED0" w:rsidRPr="00EF703D" w:rsidRDefault="004E5ED0" w:rsidP="004E5ED0">
            <w:pPr>
              <w:tabs>
                <w:tab w:val="left" w:pos="505"/>
              </w:tabs>
              <w:contextualSpacing/>
              <w:rPr>
                <w:sz w:val="20"/>
                <w:szCs w:val="20"/>
                <w:lang w:val="en-GB"/>
              </w:rPr>
            </w:pPr>
            <w:r w:rsidRPr="00EF703D">
              <w:rPr>
                <w:sz w:val="20"/>
                <w:szCs w:val="20"/>
                <w:lang w:val="en-GB"/>
              </w:rPr>
              <w:t>Median</w:t>
            </w:r>
            <w:r>
              <w:rPr>
                <w:sz w:val="20"/>
                <w:szCs w:val="20"/>
                <w:lang w:val="en-GB"/>
              </w:rPr>
              <w:t xml:space="preserve"> follow-up (</w:t>
            </w:r>
            <w:proofErr w:type="spellStart"/>
            <w:r>
              <w:rPr>
                <w:sz w:val="20"/>
                <w:szCs w:val="20"/>
                <w:lang w:val="en-GB"/>
              </w:rPr>
              <w:t>yrs</w:t>
            </w:r>
            <w:proofErr w:type="spellEnd"/>
            <w:r>
              <w:rPr>
                <w:sz w:val="20"/>
                <w:szCs w:val="20"/>
                <w:lang w:val="en-GB"/>
              </w:rPr>
              <w:t>)</w:t>
            </w:r>
          </w:p>
        </w:tc>
        <w:tc>
          <w:tcPr>
            <w:tcW w:w="597" w:type="pct"/>
          </w:tcPr>
          <w:p w14:paraId="5AF565AA" w14:textId="1F216E93" w:rsidR="004E5ED0" w:rsidRPr="00EF703D" w:rsidRDefault="004E5ED0" w:rsidP="004E5ED0">
            <w:pPr>
              <w:tabs>
                <w:tab w:val="left" w:pos="505"/>
              </w:tabs>
              <w:contextualSpacing/>
              <w:rPr>
                <w:sz w:val="20"/>
                <w:szCs w:val="20"/>
                <w:lang w:val="en-GB"/>
              </w:rPr>
            </w:pPr>
            <w:r>
              <w:rPr>
                <w:sz w:val="20"/>
                <w:szCs w:val="20"/>
                <w:lang w:val="en-GB"/>
              </w:rPr>
              <w:t>No. of females #</w:t>
            </w:r>
          </w:p>
        </w:tc>
        <w:tc>
          <w:tcPr>
            <w:tcW w:w="430" w:type="pct"/>
          </w:tcPr>
          <w:p w14:paraId="7DFB92AE" w14:textId="30D4DAEA" w:rsidR="004E5ED0" w:rsidRPr="00EF703D" w:rsidRDefault="004E5ED0" w:rsidP="004E5ED0">
            <w:pPr>
              <w:tabs>
                <w:tab w:val="left" w:pos="505"/>
              </w:tabs>
              <w:contextualSpacing/>
              <w:rPr>
                <w:sz w:val="20"/>
                <w:szCs w:val="20"/>
                <w:lang w:val="en-GB"/>
              </w:rPr>
            </w:pPr>
            <w:r w:rsidRPr="00EF703D">
              <w:rPr>
                <w:sz w:val="20"/>
                <w:szCs w:val="20"/>
                <w:lang w:val="en-GB"/>
              </w:rPr>
              <w:t>Mean</w:t>
            </w:r>
            <w:r>
              <w:rPr>
                <w:sz w:val="20"/>
                <w:szCs w:val="20"/>
                <w:lang w:val="en-GB"/>
              </w:rPr>
              <w:t xml:space="preserve"> follow-up (</w:t>
            </w:r>
            <w:proofErr w:type="spellStart"/>
            <w:r>
              <w:rPr>
                <w:sz w:val="20"/>
                <w:szCs w:val="20"/>
                <w:lang w:val="en-GB"/>
              </w:rPr>
              <w:t>yrs</w:t>
            </w:r>
            <w:proofErr w:type="spellEnd"/>
            <w:r>
              <w:rPr>
                <w:sz w:val="20"/>
                <w:szCs w:val="20"/>
                <w:lang w:val="en-GB"/>
              </w:rPr>
              <w:t>)</w:t>
            </w:r>
          </w:p>
        </w:tc>
        <w:tc>
          <w:tcPr>
            <w:tcW w:w="442" w:type="pct"/>
          </w:tcPr>
          <w:p w14:paraId="5F7FBD93" w14:textId="76C5F27C" w:rsidR="004E5ED0" w:rsidRPr="00EF703D" w:rsidRDefault="004E5ED0" w:rsidP="004E5ED0">
            <w:pPr>
              <w:tabs>
                <w:tab w:val="left" w:pos="505"/>
              </w:tabs>
              <w:contextualSpacing/>
              <w:rPr>
                <w:sz w:val="20"/>
                <w:szCs w:val="20"/>
                <w:lang w:val="en-GB"/>
              </w:rPr>
            </w:pPr>
            <w:r w:rsidRPr="00EF703D">
              <w:rPr>
                <w:sz w:val="20"/>
                <w:szCs w:val="20"/>
                <w:lang w:val="en-GB"/>
              </w:rPr>
              <w:t>Median</w:t>
            </w:r>
            <w:r>
              <w:rPr>
                <w:sz w:val="20"/>
                <w:szCs w:val="20"/>
                <w:lang w:val="en-GB"/>
              </w:rPr>
              <w:t xml:space="preserve"> follow-up (</w:t>
            </w:r>
            <w:proofErr w:type="spellStart"/>
            <w:r>
              <w:rPr>
                <w:sz w:val="20"/>
                <w:szCs w:val="20"/>
                <w:lang w:val="en-GB"/>
              </w:rPr>
              <w:t>yrs</w:t>
            </w:r>
            <w:proofErr w:type="spellEnd"/>
            <w:r>
              <w:rPr>
                <w:sz w:val="20"/>
                <w:szCs w:val="20"/>
                <w:lang w:val="en-GB"/>
              </w:rPr>
              <w:t>)</w:t>
            </w:r>
          </w:p>
        </w:tc>
      </w:tr>
      <w:tr w:rsidR="004E5ED0" w:rsidRPr="00EF703D" w14:paraId="23B9B56A" w14:textId="77777777" w:rsidTr="00A8516E">
        <w:tc>
          <w:tcPr>
            <w:tcW w:w="520" w:type="pct"/>
          </w:tcPr>
          <w:p w14:paraId="638E12CF" w14:textId="0EEDEBA4" w:rsidR="004E5ED0" w:rsidRPr="00EF703D" w:rsidRDefault="004E5ED0" w:rsidP="00CC7F3F">
            <w:pPr>
              <w:contextualSpacing/>
              <w:rPr>
                <w:sz w:val="20"/>
                <w:szCs w:val="20"/>
                <w:lang w:val="en-GB"/>
              </w:rPr>
            </w:pPr>
          </w:p>
        </w:tc>
        <w:tc>
          <w:tcPr>
            <w:tcW w:w="341" w:type="pct"/>
          </w:tcPr>
          <w:p w14:paraId="52E71A84" w14:textId="4DB516B4" w:rsidR="004E5ED0" w:rsidRPr="00EF703D" w:rsidRDefault="004E5ED0" w:rsidP="00CC7F3F">
            <w:pPr>
              <w:contextualSpacing/>
              <w:rPr>
                <w:sz w:val="20"/>
                <w:szCs w:val="20"/>
                <w:lang w:val="en-GB"/>
              </w:rPr>
            </w:pPr>
            <w:r w:rsidRPr="00EF703D">
              <w:rPr>
                <w:sz w:val="20"/>
                <w:szCs w:val="20"/>
                <w:lang w:val="en-GB"/>
              </w:rPr>
              <w:t>1995</w:t>
            </w:r>
          </w:p>
        </w:tc>
        <w:tc>
          <w:tcPr>
            <w:tcW w:w="670" w:type="pct"/>
          </w:tcPr>
          <w:p w14:paraId="5C747660" w14:textId="475262CD" w:rsidR="004E5ED0" w:rsidRPr="00EF703D" w:rsidRDefault="004E5ED0" w:rsidP="00CC7F3F">
            <w:pPr>
              <w:contextualSpacing/>
              <w:rPr>
                <w:sz w:val="20"/>
                <w:szCs w:val="20"/>
                <w:lang w:val="en-GB"/>
              </w:rPr>
            </w:pPr>
            <w:r w:rsidRPr="00EF703D">
              <w:rPr>
                <w:sz w:val="20"/>
                <w:szCs w:val="20"/>
                <w:lang w:val="en-GB"/>
              </w:rPr>
              <w:t>0-11 years</w:t>
            </w:r>
          </w:p>
        </w:tc>
        <w:tc>
          <w:tcPr>
            <w:tcW w:w="443" w:type="pct"/>
          </w:tcPr>
          <w:p w14:paraId="4404D60D" w14:textId="77777777" w:rsidR="004E5ED0" w:rsidRPr="00EF703D" w:rsidRDefault="004E5ED0" w:rsidP="00CC7F3F">
            <w:pPr>
              <w:contextualSpacing/>
              <w:rPr>
                <w:sz w:val="20"/>
                <w:szCs w:val="20"/>
                <w:lang w:val="en-GB"/>
              </w:rPr>
            </w:pPr>
          </w:p>
        </w:tc>
        <w:tc>
          <w:tcPr>
            <w:tcW w:w="684" w:type="pct"/>
          </w:tcPr>
          <w:p w14:paraId="45040F7E" w14:textId="77777777" w:rsidR="004E5ED0" w:rsidRPr="00EF703D" w:rsidRDefault="004E5ED0" w:rsidP="00CC7F3F">
            <w:pPr>
              <w:contextualSpacing/>
              <w:rPr>
                <w:sz w:val="20"/>
                <w:szCs w:val="20"/>
                <w:lang w:val="en-GB"/>
              </w:rPr>
            </w:pPr>
          </w:p>
        </w:tc>
        <w:tc>
          <w:tcPr>
            <w:tcW w:w="430" w:type="pct"/>
          </w:tcPr>
          <w:p w14:paraId="0D5CB446" w14:textId="2E992A9A" w:rsidR="004E5ED0" w:rsidRPr="00EF703D" w:rsidRDefault="004E5ED0" w:rsidP="00CC7F3F">
            <w:pPr>
              <w:contextualSpacing/>
              <w:rPr>
                <w:sz w:val="20"/>
                <w:szCs w:val="20"/>
                <w:lang w:val="en-GB"/>
              </w:rPr>
            </w:pPr>
          </w:p>
        </w:tc>
        <w:tc>
          <w:tcPr>
            <w:tcW w:w="442" w:type="pct"/>
          </w:tcPr>
          <w:p w14:paraId="05323921" w14:textId="77777777" w:rsidR="004E5ED0" w:rsidRPr="00EF703D" w:rsidRDefault="004E5ED0" w:rsidP="00CC7F3F">
            <w:pPr>
              <w:contextualSpacing/>
              <w:rPr>
                <w:sz w:val="20"/>
                <w:szCs w:val="20"/>
                <w:lang w:val="en-GB"/>
              </w:rPr>
            </w:pPr>
          </w:p>
        </w:tc>
        <w:tc>
          <w:tcPr>
            <w:tcW w:w="597" w:type="pct"/>
          </w:tcPr>
          <w:p w14:paraId="1988344B" w14:textId="77777777" w:rsidR="004E5ED0" w:rsidRPr="00EF703D" w:rsidRDefault="004E5ED0" w:rsidP="00CC7F3F">
            <w:pPr>
              <w:contextualSpacing/>
              <w:rPr>
                <w:sz w:val="20"/>
                <w:szCs w:val="20"/>
                <w:lang w:val="en-GB"/>
              </w:rPr>
            </w:pPr>
          </w:p>
        </w:tc>
        <w:tc>
          <w:tcPr>
            <w:tcW w:w="430" w:type="pct"/>
          </w:tcPr>
          <w:p w14:paraId="5562606E" w14:textId="134A0400" w:rsidR="004E5ED0" w:rsidRPr="00EF703D" w:rsidRDefault="004E5ED0" w:rsidP="00CC7F3F">
            <w:pPr>
              <w:contextualSpacing/>
              <w:rPr>
                <w:sz w:val="20"/>
                <w:szCs w:val="20"/>
                <w:lang w:val="en-GB"/>
              </w:rPr>
            </w:pPr>
          </w:p>
        </w:tc>
        <w:tc>
          <w:tcPr>
            <w:tcW w:w="442" w:type="pct"/>
          </w:tcPr>
          <w:p w14:paraId="72666DE6" w14:textId="77777777" w:rsidR="004E5ED0" w:rsidRPr="00EF703D" w:rsidRDefault="004E5ED0" w:rsidP="00CC7F3F">
            <w:pPr>
              <w:contextualSpacing/>
              <w:rPr>
                <w:sz w:val="20"/>
                <w:szCs w:val="20"/>
                <w:lang w:val="en-GB"/>
              </w:rPr>
            </w:pPr>
          </w:p>
        </w:tc>
      </w:tr>
      <w:tr w:rsidR="004E5ED0" w:rsidRPr="00EF703D" w14:paraId="6996F3C4" w14:textId="77777777" w:rsidTr="00A8516E">
        <w:tc>
          <w:tcPr>
            <w:tcW w:w="520" w:type="pct"/>
          </w:tcPr>
          <w:p w14:paraId="26717AA7" w14:textId="5875A84D" w:rsidR="004E5ED0" w:rsidRPr="00EF703D" w:rsidRDefault="004E5ED0" w:rsidP="00CC7F3F">
            <w:pPr>
              <w:contextualSpacing/>
              <w:rPr>
                <w:sz w:val="20"/>
                <w:szCs w:val="20"/>
                <w:lang w:val="en-GB"/>
              </w:rPr>
            </w:pPr>
          </w:p>
        </w:tc>
        <w:tc>
          <w:tcPr>
            <w:tcW w:w="341" w:type="pct"/>
          </w:tcPr>
          <w:p w14:paraId="690A0A7E" w14:textId="77777777" w:rsidR="004E5ED0" w:rsidRPr="00EF703D" w:rsidRDefault="004E5ED0" w:rsidP="00CC7F3F">
            <w:pPr>
              <w:contextualSpacing/>
              <w:rPr>
                <w:sz w:val="20"/>
                <w:szCs w:val="20"/>
                <w:lang w:val="en-GB"/>
              </w:rPr>
            </w:pPr>
          </w:p>
        </w:tc>
        <w:tc>
          <w:tcPr>
            <w:tcW w:w="670" w:type="pct"/>
          </w:tcPr>
          <w:p w14:paraId="6A7B15A8" w14:textId="01E0830D" w:rsidR="004E5ED0" w:rsidRPr="00EF703D" w:rsidRDefault="004E5ED0" w:rsidP="00CC7F3F">
            <w:pPr>
              <w:contextualSpacing/>
              <w:rPr>
                <w:sz w:val="20"/>
                <w:szCs w:val="20"/>
                <w:lang w:val="en-GB"/>
              </w:rPr>
            </w:pPr>
            <w:r w:rsidRPr="00EF703D">
              <w:rPr>
                <w:sz w:val="20"/>
                <w:szCs w:val="20"/>
                <w:lang w:val="en-GB"/>
              </w:rPr>
              <w:t>12-55 years</w:t>
            </w:r>
          </w:p>
        </w:tc>
        <w:tc>
          <w:tcPr>
            <w:tcW w:w="443" w:type="pct"/>
          </w:tcPr>
          <w:p w14:paraId="4549CB59" w14:textId="77777777" w:rsidR="004E5ED0" w:rsidRPr="00EF703D" w:rsidRDefault="004E5ED0" w:rsidP="00CC7F3F">
            <w:pPr>
              <w:contextualSpacing/>
              <w:rPr>
                <w:sz w:val="20"/>
                <w:szCs w:val="20"/>
                <w:lang w:val="en-GB"/>
              </w:rPr>
            </w:pPr>
          </w:p>
        </w:tc>
        <w:tc>
          <w:tcPr>
            <w:tcW w:w="684" w:type="pct"/>
          </w:tcPr>
          <w:p w14:paraId="08D02FD1" w14:textId="77777777" w:rsidR="004E5ED0" w:rsidRPr="00EF703D" w:rsidRDefault="004E5ED0" w:rsidP="00CC7F3F">
            <w:pPr>
              <w:contextualSpacing/>
              <w:rPr>
                <w:sz w:val="20"/>
                <w:szCs w:val="20"/>
                <w:lang w:val="en-GB"/>
              </w:rPr>
            </w:pPr>
          </w:p>
        </w:tc>
        <w:tc>
          <w:tcPr>
            <w:tcW w:w="430" w:type="pct"/>
          </w:tcPr>
          <w:p w14:paraId="2193F57C" w14:textId="47D31B6E" w:rsidR="004E5ED0" w:rsidRPr="00EF703D" w:rsidRDefault="004E5ED0" w:rsidP="00CC7F3F">
            <w:pPr>
              <w:contextualSpacing/>
              <w:rPr>
                <w:sz w:val="20"/>
                <w:szCs w:val="20"/>
                <w:lang w:val="en-GB"/>
              </w:rPr>
            </w:pPr>
          </w:p>
        </w:tc>
        <w:tc>
          <w:tcPr>
            <w:tcW w:w="442" w:type="pct"/>
          </w:tcPr>
          <w:p w14:paraId="3F0D92F4" w14:textId="77777777" w:rsidR="004E5ED0" w:rsidRPr="00EF703D" w:rsidRDefault="004E5ED0" w:rsidP="00CC7F3F">
            <w:pPr>
              <w:contextualSpacing/>
              <w:rPr>
                <w:sz w:val="20"/>
                <w:szCs w:val="20"/>
                <w:lang w:val="en-GB"/>
              </w:rPr>
            </w:pPr>
          </w:p>
        </w:tc>
        <w:tc>
          <w:tcPr>
            <w:tcW w:w="597" w:type="pct"/>
          </w:tcPr>
          <w:p w14:paraId="65EF58F7" w14:textId="77777777" w:rsidR="004E5ED0" w:rsidRPr="00EF703D" w:rsidRDefault="004E5ED0" w:rsidP="00CC7F3F">
            <w:pPr>
              <w:contextualSpacing/>
              <w:rPr>
                <w:sz w:val="20"/>
                <w:szCs w:val="20"/>
                <w:lang w:val="en-GB"/>
              </w:rPr>
            </w:pPr>
          </w:p>
        </w:tc>
        <w:tc>
          <w:tcPr>
            <w:tcW w:w="430" w:type="pct"/>
          </w:tcPr>
          <w:p w14:paraId="1CCAD169" w14:textId="194ACEE1" w:rsidR="004E5ED0" w:rsidRPr="00EF703D" w:rsidRDefault="004E5ED0" w:rsidP="00CC7F3F">
            <w:pPr>
              <w:contextualSpacing/>
              <w:rPr>
                <w:sz w:val="20"/>
                <w:szCs w:val="20"/>
                <w:lang w:val="en-GB"/>
              </w:rPr>
            </w:pPr>
          </w:p>
        </w:tc>
        <w:tc>
          <w:tcPr>
            <w:tcW w:w="442" w:type="pct"/>
          </w:tcPr>
          <w:p w14:paraId="47D1D86F" w14:textId="77777777" w:rsidR="004E5ED0" w:rsidRPr="00EF703D" w:rsidRDefault="004E5ED0" w:rsidP="00CC7F3F">
            <w:pPr>
              <w:contextualSpacing/>
              <w:rPr>
                <w:sz w:val="20"/>
                <w:szCs w:val="20"/>
                <w:lang w:val="en-GB"/>
              </w:rPr>
            </w:pPr>
          </w:p>
        </w:tc>
      </w:tr>
      <w:tr w:rsidR="004E5ED0" w:rsidRPr="00EF703D" w14:paraId="058CF15C" w14:textId="77777777" w:rsidTr="00A8516E">
        <w:tc>
          <w:tcPr>
            <w:tcW w:w="520" w:type="pct"/>
          </w:tcPr>
          <w:p w14:paraId="7A181E98" w14:textId="77777777" w:rsidR="004E5ED0" w:rsidRPr="00EF703D" w:rsidRDefault="004E5ED0" w:rsidP="00CC7F3F">
            <w:pPr>
              <w:contextualSpacing/>
              <w:rPr>
                <w:sz w:val="20"/>
                <w:szCs w:val="20"/>
                <w:lang w:val="en-GB"/>
              </w:rPr>
            </w:pPr>
          </w:p>
        </w:tc>
        <w:tc>
          <w:tcPr>
            <w:tcW w:w="341" w:type="pct"/>
          </w:tcPr>
          <w:p w14:paraId="7174928A" w14:textId="77777777" w:rsidR="004E5ED0" w:rsidRPr="00EF703D" w:rsidRDefault="004E5ED0" w:rsidP="00CC7F3F">
            <w:pPr>
              <w:contextualSpacing/>
              <w:rPr>
                <w:sz w:val="20"/>
                <w:szCs w:val="20"/>
                <w:lang w:val="en-GB"/>
              </w:rPr>
            </w:pPr>
          </w:p>
        </w:tc>
        <w:tc>
          <w:tcPr>
            <w:tcW w:w="670" w:type="pct"/>
          </w:tcPr>
          <w:p w14:paraId="0A5AB01F" w14:textId="40CB2F2E" w:rsidR="004E5ED0" w:rsidRPr="00EF703D" w:rsidRDefault="004E5ED0" w:rsidP="00CC7F3F">
            <w:pPr>
              <w:contextualSpacing/>
              <w:rPr>
                <w:sz w:val="20"/>
                <w:szCs w:val="20"/>
                <w:lang w:val="en-GB"/>
              </w:rPr>
            </w:pPr>
            <w:r w:rsidRPr="00EF703D">
              <w:rPr>
                <w:sz w:val="20"/>
                <w:szCs w:val="20"/>
                <w:lang w:val="en-GB"/>
              </w:rPr>
              <w:t>Total</w:t>
            </w:r>
          </w:p>
        </w:tc>
        <w:tc>
          <w:tcPr>
            <w:tcW w:w="443" w:type="pct"/>
          </w:tcPr>
          <w:p w14:paraId="2C444B24" w14:textId="77777777" w:rsidR="004E5ED0" w:rsidRPr="00EF703D" w:rsidRDefault="004E5ED0" w:rsidP="00CC7F3F">
            <w:pPr>
              <w:contextualSpacing/>
              <w:rPr>
                <w:sz w:val="20"/>
                <w:szCs w:val="20"/>
                <w:lang w:val="en-GB"/>
              </w:rPr>
            </w:pPr>
          </w:p>
        </w:tc>
        <w:tc>
          <w:tcPr>
            <w:tcW w:w="684" w:type="pct"/>
          </w:tcPr>
          <w:p w14:paraId="34CE98C2" w14:textId="77777777" w:rsidR="004E5ED0" w:rsidRPr="00EF703D" w:rsidRDefault="004E5ED0" w:rsidP="00CC7F3F">
            <w:pPr>
              <w:contextualSpacing/>
              <w:rPr>
                <w:sz w:val="20"/>
                <w:szCs w:val="20"/>
                <w:lang w:val="en-GB"/>
              </w:rPr>
            </w:pPr>
          </w:p>
        </w:tc>
        <w:tc>
          <w:tcPr>
            <w:tcW w:w="430" w:type="pct"/>
          </w:tcPr>
          <w:p w14:paraId="0239BD51" w14:textId="35C72B22" w:rsidR="004E5ED0" w:rsidRPr="00EF703D" w:rsidRDefault="004E5ED0" w:rsidP="00CC7F3F">
            <w:pPr>
              <w:contextualSpacing/>
              <w:rPr>
                <w:sz w:val="20"/>
                <w:szCs w:val="20"/>
                <w:lang w:val="en-GB"/>
              </w:rPr>
            </w:pPr>
          </w:p>
        </w:tc>
        <w:tc>
          <w:tcPr>
            <w:tcW w:w="442" w:type="pct"/>
          </w:tcPr>
          <w:p w14:paraId="46856140" w14:textId="77777777" w:rsidR="004E5ED0" w:rsidRPr="00EF703D" w:rsidRDefault="004E5ED0" w:rsidP="00CC7F3F">
            <w:pPr>
              <w:contextualSpacing/>
              <w:rPr>
                <w:sz w:val="20"/>
                <w:szCs w:val="20"/>
                <w:lang w:val="en-GB"/>
              </w:rPr>
            </w:pPr>
          </w:p>
        </w:tc>
        <w:tc>
          <w:tcPr>
            <w:tcW w:w="597" w:type="pct"/>
          </w:tcPr>
          <w:p w14:paraId="4A0E7B66" w14:textId="77777777" w:rsidR="004E5ED0" w:rsidRPr="00EF703D" w:rsidRDefault="004E5ED0" w:rsidP="00CC7F3F">
            <w:pPr>
              <w:contextualSpacing/>
              <w:rPr>
                <w:sz w:val="20"/>
                <w:szCs w:val="20"/>
                <w:lang w:val="en-GB"/>
              </w:rPr>
            </w:pPr>
          </w:p>
        </w:tc>
        <w:tc>
          <w:tcPr>
            <w:tcW w:w="430" w:type="pct"/>
          </w:tcPr>
          <w:p w14:paraId="7701C8F4" w14:textId="2A34E3A8" w:rsidR="004E5ED0" w:rsidRPr="00EF703D" w:rsidRDefault="004E5ED0" w:rsidP="00CC7F3F">
            <w:pPr>
              <w:contextualSpacing/>
              <w:rPr>
                <w:sz w:val="20"/>
                <w:szCs w:val="20"/>
                <w:lang w:val="en-GB"/>
              </w:rPr>
            </w:pPr>
          </w:p>
        </w:tc>
        <w:tc>
          <w:tcPr>
            <w:tcW w:w="442" w:type="pct"/>
          </w:tcPr>
          <w:p w14:paraId="4ED8D081" w14:textId="77777777" w:rsidR="004E5ED0" w:rsidRPr="00EF703D" w:rsidRDefault="004E5ED0" w:rsidP="00CC7F3F">
            <w:pPr>
              <w:contextualSpacing/>
              <w:rPr>
                <w:sz w:val="20"/>
                <w:szCs w:val="20"/>
                <w:lang w:val="en-GB"/>
              </w:rPr>
            </w:pPr>
          </w:p>
        </w:tc>
      </w:tr>
      <w:tr w:rsidR="00A8516E" w:rsidRPr="00EF703D" w14:paraId="01A640D6" w14:textId="77777777" w:rsidTr="00A8516E">
        <w:tc>
          <w:tcPr>
            <w:tcW w:w="520" w:type="pct"/>
          </w:tcPr>
          <w:p w14:paraId="0B1411FE" w14:textId="6FAB050E" w:rsidR="00A8516E" w:rsidRPr="00EF703D" w:rsidRDefault="00A8516E" w:rsidP="00A8516E">
            <w:pPr>
              <w:contextualSpacing/>
              <w:rPr>
                <w:sz w:val="20"/>
                <w:szCs w:val="20"/>
                <w:lang w:val="en-GB"/>
              </w:rPr>
            </w:pPr>
          </w:p>
        </w:tc>
        <w:tc>
          <w:tcPr>
            <w:tcW w:w="341" w:type="pct"/>
          </w:tcPr>
          <w:p w14:paraId="08804CBC" w14:textId="798B4A36" w:rsidR="00A8516E" w:rsidRPr="00EF703D" w:rsidRDefault="00A8516E" w:rsidP="00A8516E">
            <w:pPr>
              <w:contextualSpacing/>
              <w:rPr>
                <w:sz w:val="20"/>
                <w:szCs w:val="20"/>
                <w:lang w:val="en-GB"/>
              </w:rPr>
            </w:pPr>
            <w:r w:rsidRPr="00EF703D">
              <w:rPr>
                <w:sz w:val="20"/>
                <w:szCs w:val="20"/>
                <w:lang w:val="en-GB"/>
              </w:rPr>
              <w:t>1996</w:t>
            </w:r>
          </w:p>
        </w:tc>
        <w:tc>
          <w:tcPr>
            <w:tcW w:w="670" w:type="pct"/>
          </w:tcPr>
          <w:p w14:paraId="1C030043" w14:textId="6C09D2A6" w:rsidR="00A8516E" w:rsidRPr="00EF703D" w:rsidRDefault="00A8516E" w:rsidP="00A8516E">
            <w:pPr>
              <w:contextualSpacing/>
              <w:rPr>
                <w:sz w:val="20"/>
                <w:szCs w:val="20"/>
                <w:lang w:val="en-GB"/>
              </w:rPr>
            </w:pPr>
            <w:r w:rsidRPr="00EF703D">
              <w:rPr>
                <w:sz w:val="20"/>
                <w:szCs w:val="20"/>
                <w:lang w:val="en-GB"/>
              </w:rPr>
              <w:t>0-11 years</w:t>
            </w:r>
          </w:p>
        </w:tc>
        <w:tc>
          <w:tcPr>
            <w:tcW w:w="443" w:type="pct"/>
          </w:tcPr>
          <w:p w14:paraId="481F30C0" w14:textId="77777777" w:rsidR="00A8516E" w:rsidRPr="00EF703D" w:rsidRDefault="00A8516E" w:rsidP="00A8516E">
            <w:pPr>
              <w:contextualSpacing/>
              <w:rPr>
                <w:sz w:val="20"/>
                <w:szCs w:val="20"/>
                <w:lang w:val="en-GB"/>
              </w:rPr>
            </w:pPr>
          </w:p>
        </w:tc>
        <w:tc>
          <w:tcPr>
            <w:tcW w:w="684" w:type="pct"/>
          </w:tcPr>
          <w:p w14:paraId="178C804E" w14:textId="77777777" w:rsidR="00A8516E" w:rsidRPr="00EF703D" w:rsidRDefault="00A8516E" w:rsidP="00A8516E">
            <w:pPr>
              <w:contextualSpacing/>
              <w:rPr>
                <w:sz w:val="20"/>
                <w:szCs w:val="20"/>
                <w:lang w:val="en-GB"/>
              </w:rPr>
            </w:pPr>
          </w:p>
        </w:tc>
        <w:tc>
          <w:tcPr>
            <w:tcW w:w="430" w:type="pct"/>
          </w:tcPr>
          <w:p w14:paraId="0461E369" w14:textId="74C72968" w:rsidR="00A8516E" w:rsidRPr="00EF703D" w:rsidRDefault="00A8516E" w:rsidP="00A8516E">
            <w:pPr>
              <w:contextualSpacing/>
              <w:rPr>
                <w:sz w:val="20"/>
                <w:szCs w:val="20"/>
                <w:lang w:val="en-GB"/>
              </w:rPr>
            </w:pPr>
          </w:p>
        </w:tc>
        <w:tc>
          <w:tcPr>
            <w:tcW w:w="442" w:type="pct"/>
          </w:tcPr>
          <w:p w14:paraId="7FAF1EDE" w14:textId="77777777" w:rsidR="00A8516E" w:rsidRPr="00EF703D" w:rsidRDefault="00A8516E" w:rsidP="00A8516E">
            <w:pPr>
              <w:contextualSpacing/>
              <w:rPr>
                <w:sz w:val="20"/>
                <w:szCs w:val="20"/>
                <w:lang w:val="en-GB"/>
              </w:rPr>
            </w:pPr>
          </w:p>
        </w:tc>
        <w:tc>
          <w:tcPr>
            <w:tcW w:w="597" w:type="pct"/>
          </w:tcPr>
          <w:p w14:paraId="3B705D93" w14:textId="77777777" w:rsidR="00A8516E" w:rsidRPr="00EF703D" w:rsidRDefault="00A8516E" w:rsidP="00A8516E">
            <w:pPr>
              <w:contextualSpacing/>
              <w:rPr>
                <w:sz w:val="20"/>
                <w:szCs w:val="20"/>
                <w:lang w:val="en-GB"/>
              </w:rPr>
            </w:pPr>
          </w:p>
        </w:tc>
        <w:tc>
          <w:tcPr>
            <w:tcW w:w="430" w:type="pct"/>
          </w:tcPr>
          <w:p w14:paraId="4CF65252" w14:textId="28A0C9F4" w:rsidR="00A8516E" w:rsidRPr="00EF703D" w:rsidRDefault="00A8516E" w:rsidP="00A8516E">
            <w:pPr>
              <w:contextualSpacing/>
              <w:rPr>
                <w:sz w:val="20"/>
                <w:szCs w:val="20"/>
                <w:lang w:val="en-GB"/>
              </w:rPr>
            </w:pPr>
          </w:p>
        </w:tc>
        <w:tc>
          <w:tcPr>
            <w:tcW w:w="442" w:type="pct"/>
          </w:tcPr>
          <w:p w14:paraId="68749A2B" w14:textId="77777777" w:rsidR="00A8516E" w:rsidRPr="00EF703D" w:rsidRDefault="00A8516E" w:rsidP="00A8516E">
            <w:pPr>
              <w:contextualSpacing/>
              <w:rPr>
                <w:sz w:val="20"/>
                <w:szCs w:val="20"/>
                <w:lang w:val="en-GB"/>
              </w:rPr>
            </w:pPr>
          </w:p>
        </w:tc>
      </w:tr>
      <w:tr w:rsidR="00A8516E" w:rsidRPr="00EF703D" w14:paraId="017F30E3" w14:textId="77777777" w:rsidTr="00A8516E">
        <w:tc>
          <w:tcPr>
            <w:tcW w:w="520" w:type="pct"/>
          </w:tcPr>
          <w:p w14:paraId="6211F063" w14:textId="77777777" w:rsidR="00A8516E" w:rsidRPr="00EF703D" w:rsidRDefault="00A8516E" w:rsidP="00A8516E">
            <w:pPr>
              <w:contextualSpacing/>
              <w:rPr>
                <w:sz w:val="20"/>
                <w:szCs w:val="20"/>
                <w:lang w:val="en-GB"/>
              </w:rPr>
            </w:pPr>
          </w:p>
        </w:tc>
        <w:tc>
          <w:tcPr>
            <w:tcW w:w="341" w:type="pct"/>
          </w:tcPr>
          <w:p w14:paraId="22B30F94" w14:textId="77777777" w:rsidR="00A8516E" w:rsidRPr="00EF703D" w:rsidRDefault="00A8516E" w:rsidP="00A8516E">
            <w:pPr>
              <w:contextualSpacing/>
              <w:rPr>
                <w:sz w:val="20"/>
                <w:szCs w:val="20"/>
                <w:lang w:val="en-GB"/>
              </w:rPr>
            </w:pPr>
          </w:p>
        </w:tc>
        <w:tc>
          <w:tcPr>
            <w:tcW w:w="670" w:type="pct"/>
          </w:tcPr>
          <w:p w14:paraId="653FEAF8" w14:textId="568CA9DF" w:rsidR="00A8516E" w:rsidRPr="00EF703D" w:rsidRDefault="00A8516E" w:rsidP="00A8516E">
            <w:pPr>
              <w:contextualSpacing/>
              <w:rPr>
                <w:sz w:val="20"/>
                <w:szCs w:val="20"/>
                <w:lang w:val="en-GB"/>
              </w:rPr>
            </w:pPr>
            <w:r w:rsidRPr="00EF703D">
              <w:rPr>
                <w:sz w:val="20"/>
                <w:szCs w:val="20"/>
                <w:lang w:val="en-GB"/>
              </w:rPr>
              <w:t>12-55 years</w:t>
            </w:r>
          </w:p>
        </w:tc>
        <w:tc>
          <w:tcPr>
            <w:tcW w:w="443" w:type="pct"/>
          </w:tcPr>
          <w:p w14:paraId="1D4A6B38" w14:textId="77777777" w:rsidR="00A8516E" w:rsidRPr="00EF703D" w:rsidRDefault="00A8516E" w:rsidP="00A8516E">
            <w:pPr>
              <w:contextualSpacing/>
              <w:rPr>
                <w:sz w:val="20"/>
                <w:szCs w:val="20"/>
                <w:lang w:val="en-GB"/>
              </w:rPr>
            </w:pPr>
          </w:p>
        </w:tc>
        <w:tc>
          <w:tcPr>
            <w:tcW w:w="684" w:type="pct"/>
          </w:tcPr>
          <w:p w14:paraId="4D7E46B6" w14:textId="77777777" w:rsidR="00A8516E" w:rsidRPr="00EF703D" w:rsidRDefault="00A8516E" w:rsidP="00A8516E">
            <w:pPr>
              <w:contextualSpacing/>
              <w:rPr>
                <w:sz w:val="20"/>
                <w:szCs w:val="20"/>
                <w:lang w:val="en-GB"/>
              </w:rPr>
            </w:pPr>
          </w:p>
        </w:tc>
        <w:tc>
          <w:tcPr>
            <w:tcW w:w="430" w:type="pct"/>
          </w:tcPr>
          <w:p w14:paraId="3CD5D0EC" w14:textId="0422FE31" w:rsidR="00A8516E" w:rsidRPr="00EF703D" w:rsidRDefault="00A8516E" w:rsidP="00A8516E">
            <w:pPr>
              <w:contextualSpacing/>
              <w:rPr>
                <w:sz w:val="20"/>
                <w:szCs w:val="20"/>
                <w:lang w:val="en-GB"/>
              </w:rPr>
            </w:pPr>
          </w:p>
        </w:tc>
        <w:tc>
          <w:tcPr>
            <w:tcW w:w="442" w:type="pct"/>
          </w:tcPr>
          <w:p w14:paraId="417164B5" w14:textId="77777777" w:rsidR="00A8516E" w:rsidRPr="00EF703D" w:rsidRDefault="00A8516E" w:rsidP="00A8516E">
            <w:pPr>
              <w:contextualSpacing/>
              <w:rPr>
                <w:sz w:val="20"/>
                <w:szCs w:val="20"/>
                <w:lang w:val="en-GB"/>
              </w:rPr>
            </w:pPr>
          </w:p>
        </w:tc>
        <w:tc>
          <w:tcPr>
            <w:tcW w:w="597" w:type="pct"/>
          </w:tcPr>
          <w:p w14:paraId="23720795" w14:textId="77777777" w:rsidR="00A8516E" w:rsidRPr="00EF703D" w:rsidRDefault="00A8516E" w:rsidP="00A8516E">
            <w:pPr>
              <w:contextualSpacing/>
              <w:rPr>
                <w:sz w:val="20"/>
                <w:szCs w:val="20"/>
                <w:lang w:val="en-GB"/>
              </w:rPr>
            </w:pPr>
          </w:p>
        </w:tc>
        <w:tc>
          <w:tcPr>
            <w:tcW w:w="430" w:type="pct"/>
          </w:tcPr>
          <w:p w14:paraId="25ED19B4" w14:textId="60C29243" w:rsidR="00A8516E" w:rsidRPr="00EF703D" w:rsidRDefault="00A8516E" w:rsidP="00A8516E">
            <w:pPr>
              <w:contextualSpacing/>
              <w:rPr>
                <w:sz w:val="20"/>
                <w:szCs w:val="20"/>
                <w:lang w:val="en-GB"/>
              </w:rPr>
            </w:pPr>
          </w:p>
        </w:tc>
        <w:tc>
          <w:tcPr>
            <w:tcW w:w="442" w:type="pct"/>
          </w:tcPr>
          <w:p w14:paraId="531EE8E0" w14:textId="77777777" w:rsidR="00A8516E" w:rsidRPr="00EF703D" w:rsidRDefault="00A8516E" w:rsidP="00A8516E">
            <w:pPr>
              <w:contextualSpacing/>
              <w:rPr>
                <w:sz w:val="20"/>
                <w:szCs w:val="20"/>
                <w:lang w:val="en-GB"/>
              </w:rPr>
            </w:pPr>
          </w:p>
        </w:tc>
      </w:tr>
      <w:tr w:rsidR="004E5ED0" w:rsidRPr="00EF703D" w14:paraId="6BF59C29" w14:textId="77777777" w:rsidTr="00A8516E">
        <w:tc>
          <w:tcPr>
            <w:tcW w:w="520" w:type="pct"/>
          </w:tcPr>
          <w:p w14:paraId="0783173C" w14:textId="77777777" w:rsidR="004E5ED0" w:rsidRPr="00EF703D" w:rsidRDefault="004E5ED0" w:rsidP="00CC7F3F">
            <w:pPr>
              <w:contextualSpacing/>
              <w:rPr>
                <w:sz w:val="20"/>
                <w:szCs w:val="20"/>
                <w:lang w:val="en-GB"/>
              </w:rPr>
            </w:pPr>
          </w:p>
        </w:tc>
        <w:tc>
          <w:tcPr>
            <w:tcW w:w="341" w:type="pct"/>
          </w:tcPr>
          <w:p w14:paraId="487521CE" w14:textId="77777777" w:rsidR="004E5ED0" w:rsidRPr="00EF703D" w:rsidRDefault="004E5ED0" w:rsidP="00CC7F3F">
            <w:pPr>
              <w:contextualSpacing/>
              <w:rPr>
                <w:sz w:val="20"/>
                <w:szCs w:val="20"/>
                <w:lang w:val="en-GB"/>
              </w:rPr>
            </w:pPr>
          </w:p>
        </w:tc>
        <w:tc>
          <w:tcPr>
            <w:tcW w:w="670" w:type="pct"/>
          </w:tcPr>
          <w:p w14:paraId="4B1F1710" w14:textId="6724F47A" w:rsidR="004E5ED0" w:rsidRPr="00EF703D" w:rsidRDefault="00A8516E" w:rsidP="00CC7F3F">
            <w:pPr>
              <w:contextualSpacing/>
              <w:rPr>
                <w:sz w:val="20"/>
                <w:szCs w:val="20"/>
                <w:lang w:val="en-GB"/>
              </w:rPr>
            </w:pPr>
            <w:r>
              <w:rPr>
                <w:sz w:val="20"/>
                <w:szCs w:val="20"/>
                <w:lang w:val="en-GB"/>
              </w:rPr>
              <w:t>Total</w:t>
            </w:r>
          </w:p>
        </w:tc>
        <w:tc>
          <w:tcPr>
            <w:tcW w:w="443" w:type="pct"/>
          </w:tcPr>
          <w:p w14:paraId="5CCE785E" w14:textId="77777777" w:rsidR="004E5ED0" w:rsidRPr="00EF703D" w:rsidRDefault="004E5ED0" w:rsidP="00CC7F3F">
            <w:pPr>
              <w:contextualSpacing/>
              <w:rPr>
                <w:sz w:val="20"/>
                <w:szCs w:val="20"/>
                <w:lang w:val="en-GB"/>
              </w:rPr>
            </w:pPr>
          </w:p>
        </w:tc>
        <w:tc>
          <w:tcPr>
            <w:tcW w:w="684" w:type="pct"/>
          </w:tcPr>
          <w:p w14:paraId="3A347609" w14:textId="77777777" w:rsidR="004E5ED0" w:rsidRPr="00EF703D" w:rsidRDefault="004E5ED0" w:rsidP="00CC7F3F">
            <w:pPr>
              <w:contextualSpacing/>
              <w:rPr>
                <w:sz w:val="20"/>
                <w:szCs w:val="20"/>
                <w:lang w:val="en-GB"/>
              </w:rPr>
            </w:pPr>
          </w:p>
        </w:tc>
        <w:tc>
          <w:tcPr>
            <w:tcW w:w="430" w:type="pct"/>
          </w:tcPr>
          <w:p w14:paraId="6F448679" w14:textId="006B94B4" w:rsidR="004E5ED0" w:rsidRPr="00EF703D" w:rsidRDefault="004E5ED0" w:rsidP="00CC7F3F">
            <w:pPr>
              <w:contextualSpacing/>
              <w:rPr>
                <w:sz w:val="20"/>
                <w:szCs w:val="20"/>
                <w:lang w:val="en-GB"/>
              </w:rPr>
            </w:pPr>
          </w:p>
        </w:tc>
        <w:tc>
          <w:tcPr>
            <w:tcW w:w="442" w:type="pct"/>
          </w:tcPr>
          <w:p w14:paraId="19D4306A" w14:textId="77777777" w:rsidR="004E5ED0" w:rsidRPr="00EF703D" w:rsidRDefault="004E5ED0" w:rsidP="00CC7F3F">
            <w:pPr>
              <w:contextualSpacing/>
              <w:rPr>
                <w:sz w:val="20"/>
                <w:szCs w:val="20"/>
                <w:lang w:val="en-GB"/>
              </w:rPr>
            </w:pPr>
          </w:p>
        </w:tc>
        <w:tc>
          <w:tcPr>
            <w:tcW w:w="597" w:type="pct"/>
          </w:tcPr>
          <w:p w14:paraId="68B0BDEC" w14:textId="77777777" w:rsidR="004E5ED0" w:rsidRPr="00EF703D" w:rsidRDefault="004E5ED0" w:rsidP="00CC7F3F">
            <w:pPr>
              <w:contextualSpacing/>
              <w:rPr>
                <w:sz w:val="20"/>
                <w:szCs w:val="20"/>
                <w:lang w:val="en-GB"/>
              </w:rPr>
            </w:pPr>
          </w:p>
        </w:tc>
        <w:tc>
          <w:tcPr>
            <w:tcW w:w="430" w:type="pct"/>
          </w:tcPr>
          <w:p w14:paraId="5888F31E" w14:textId="6899A08A" w:rsidR="004E5ED0" w:rsidRPr="00EF703D" w:rsidRDefault="004E5ED0" w:rsidP="00CC7F3F">
            <w:pPr>
              <w:contextualSpacing/>
              <w:rPr>
                <w:sz w:val="20"/>
                <w:szCs w:val="20"/>
                <w:lang w:val="en-GB"/>
              </w:rPr>
            </w:pPr>
          </w:p>
        </w:tc>
        <w:tc>
          <w:tcPr>
            <w:tcW w:w="442" w:type="pct"/>
          </w:tcPr>
          <w:p w14:paraId="0CF8444B" w14:textId="77777777" w:rsidR="004E5ED0" w:rsidRPr="00EF703D" w:rsidRDefault="004E5ED0" w:rsidP="00CC7F3F">
            <w:pPr>
              <w:contextualSpacing/>
              <w:rPr>
                <w:sz w:val="20"/>
                <w:szCs w:val="20"/>
                <w:lang w:val="en-GB"/>
              </w:rPr>
            </w:pPr>
          </w:p>
        </w:tc>
      </w:tr>
      <w:tr w:rsidR="004E5ED0" w:rsidRPr="00EF703D" w14:paraId="227E0834" w14:textId="77777777" w:rsidTr="00A8516E">
        <w:tc>
          <w:tcPr>
            <w:tcW w:w="520" w:type="pct"/>
          </w:tcPr>
          <w:p w14:paraId="4874CFBF" w14:textId="77777777" w:rsidR="004E5ED0" w:rsidRPr="00EF703D" w:rsidRDefault="004E5ED0" w:rsidP="00CC7F3F">
            <w:pPr>
              <w:contextualSpacing/>
              <w:rPr>
                <w:sz w:val="20"/>
                <w:szCs w:val="20"/>
                <w:lang w:val="en-GB"/>
              </w:rPr>
            </w:pPr>
          </w:p>
        </w:tc>
        <w:tc>
          <w:tcPr>
            <w:tcW w:w="341" w:type="pct"/>
          </w:tcPr>
          <w:p w14:paraId="7233F075" w14:textId="77777777" w:rsidR="004E5ED0" w:rsidRPr="00EF703D" w:rsidRDefault="004E5ED0" w:rsidP="00CC7F3F">
            <w:pPr>
              <w:contextualSpacing/>
              <w:rPr>
                <w:sz w:val="20"/>
                <w:szCs w:val="20"/>
                <w:lang w:val="en-GB"/>
              </w:rPr>
            </w:pPr>
          </w:p>
        </w:tc>
        <w:tc>
          <w:tcPr>
            <w:tcW w:w="670" w:type="pct"/>
          </w:tcPr>
          <w:p w14:paraId="4452C028" w14:textId="00E453E6" w:rsidR="004E5ED0" w:rsidRPr="00EF703D" w:rsidRDefault="004E5ED0" w:rsidP="00CC7F3F">
            <w:pPr>
              <w:contextualSpacing/>
              <w:rPr>
                <w:sz w:val="20"/>
                <w:szCs w:val="20"/>
                <w:lang w:val="en-GB"/>
              </w:rPr>
            </w:pPr>
          </w:p>
        </w:tc>
        <w:tc>
          <w:tcPr>
            <w:tcW w:w="443" w:type="pct"/>
          </w:tcPr>
          <w:p w14:paraId="4ACA6852" w14:textId="77777777" w:rsidR="004E5ED0" w:rsidRPr="00EF703D" w:rsidRDefault="004E5ED0" w:rsidP="00CC7F3F">
            <w:pPr>
              <w:contextualSpacing/>
              <w:rPr>
                <w:sz w:val="20"/>
                <w:szCs w:val="20"/>
                <w:lang w:val="en-GB"/>
              </w:rPr>
            </w:pPr>
          </w:p>
        </w:tc>
        <w:tc>
          <w:tcPr>
            <w:tcW w:w="684" w:type="pct"/>
          </w:tcPr>
          <w:p w14:paraId="04F1A71A" w14:textId="77777777" w:rsidR="004E5ED0" w:rsidRPr="00EF703D" w:rsidRDefault="004E5ED0" w:rsidP="00CC7F3F">
            <w:pPr>
              <w:contextualSpacing/>
              <w:rPr>
                <w:sz w:val="20"/>
                <w:szCs w:val="20"/>
                <w:lang w:val="en-GB"/>
              </w:rPr>
            </w:pPr>
          </w:p>
        </w:tc>
        <w:tc>
          <w:tcPr>
            <w:tcW w:w="430" w:type="pct"/>
          </w:tcPr>
          <w:p w14:paraId="7FA5A39B" w14:textId="09A11D67" w:rsidR="004E5ED0" w:rsidRPr="00EF703D" w:rsidRDefault="004E5ED0" w:rsidP="00CC7F3F">
            <w:pPr>
              <w:contextualSpacing/>
              <w:rPr>
                <w:sz w:val="20"/>
                <w:szCs w:val="20"/>
                <w:lang w:val="en-GB"/>
              </w:rPr>
            </w:pPr>
          </w:p>
        </w:tc>
        <w:tc>
          <w:tcPr>
            <w:tcW w:w="442" w:type="pct"/>
          </w:tcPr>
          <w:p w14:paraId="73B08FB7" w14:textId="77777777" w:rsidR="004E5ED0" w:rsidRPr="00EF703D" w:rsidRDefault="004E5ED0" w:rsidP="00CC7F3F">
            <w:pPr>
              <w:contextualSpacing/>
              <w:rPr>
                <w:sz w:val="20"/>
                <w:szCs w:val="20"/>
                <w:lang w:val="en-GB"/>
              </w:rPr>
            </w:pPr>
          </w:p>
        </w:tc>
        <w:tc>
          <w:tcPr>
            <w:tcW w:w="597" w:type="pct"/>
          </w:tcPr>
          <w:p w14:paraId="5AE97657" w14:textId="77777777" w:rsidR="004E5ED0" w:rsidRPr="00EF703D" w:rsidRDefault="004E5ED0" w:rsidP="00CC7F3F">
            <w:pPr>
              <w:contextualSpacing/>
              <w:rPr>
                <w:sz w:val="20"/>
                <w:szCs w:val="20"/>
                <w:lang w:val="en-GB"/>
              </w:rPr>
            </w:pPr>
          </w:p>
        </w:tc>
        <w:tc>
          <w:tcPr>
            <w:tcW w:w="430" w:type="pct"/>
          </w:tcPr>
          <w:p w14:paraId="70D5776C" w14:textId="5F73073C" w:rsidR="004E5ED0" w:rsidRPr="00EF703D" w:rsidRDefault="004E5ED0" w:rsidP="00CC7F3F">
            <w:pPr>
              <w:contextualSpacing/>
              <w:rPr>
                <w:sz w:val="20"/>
                <w:szCs w:val="20"/>
                <w:lang w:val="en-GB"/>
              </w:rPr>
            </w:pPr>
          </w:p>
        </w:tc>
        <w:tc>
          <w:tcPr>
            <w:tcW w:w="442" w:type="pct"/>
          </w:tcPr>
          <w:p w14:paraId="34153078" w14:textId="77777777" w:rsidR="004E5ED0" w:rsidRPr="00EF703D" w:rsidRDefault="004E5ED0" w:rsidP="00CC7F3F">
            <w:pPr>
              <w:contextualSpacing/>
              <w:rPr>
                <w:sz w:val="20"/>
                <w:szCs w:val="20"/>
                <w:lang w:val="en-GB"/>
              </w:rPr>
            </w:pPr>
          </w:p>
        </w:tc>
      </w:tr>
      <w:tr w:rsidR="004E5ED0" w:rsidRPr="00EF703D" w14:paraId="0FB5AF98" w14:textId="77777777" w:rsidTr="00A8516E">
        <w:tc>
          <w:tcPr>
            <w:tcW w:w="520" w:type="pct"/>
          </w:tcPr>
          <w:p w14:paraId="50064D14" w14:textId="77777777" w:rsidR="004E5ED0" w:rsidRPr="00EF703D" w:rsidRDefault="004E5ED0" w:rsidP="00CC7F3F">
            <w:pPr>
              <w:contextualSpacing/>
              <w:rPr>
                <w:sz w:val="20"/>
                <w:szCs w:val="20"/>
                <w:lang w:val="en-GB"/>
              </w:rPr>
            </w:pPr>
          </w:p>
        </w:tc>
        <w:tc>
          <w:tcPr>
            <w:tcW w:w="341" w:type="pct"/>
          </w:tcPr>
          <w:p w14:paraId="1CC7D0E9" w14:textId="62F5BAEF" w:rsidR="004E5ED0" w:rsidRPr="00EF703D" w:rsidRDefault="004E5ED0" w:rsidP="00CC7F3F">
            <w:pPr>
              <w:contextualSpacing/>
              <w:rPr>
                <w:sz w:val="20"/>
                <w:szCs w:val="20"/>
                <w:lang w:val="en-GB"/>
              </w:rPr>
            </w:pPr>
            <w:r w:rsidRPr="00EF703D">
              <w:rPr>
                <w:sz w:val="20"/>
                <w:szCs w:val="20"/>
                <w:lang w:val="en-GB"/>
              </w:rPr>
              <w:t>…</w:t>
            </w:r>
          </w:p>
        </w:tc>
        <w:tc>
          <w:tcPr>
            <w:tcW w:w="670" w:type="pct"/>
          </w:tcPr>
          <w:p w14:paraId="38A6298D" w14:textId="77777777" w:rsidR="004E5ED0" w:rsidRPr="00EF703D" w:rsidRDefault="004E5ED0" w:rsidP="00CC7F3F">
            <w:pPr>
              <w:contextualSpacing/>
              <w:rPr>
                <w:sz w:val="20"/>
                <w:szCs w:val="20"/>
                <w:lang w:val="en-GB"/>
              </w:rPr>
            </w:pPr>
          </w:p>
        </w:tc>
        <w:tc>
          <w:tcPr>
            <w:tcW w:w="443" w:type="pct"/>
          </w:tcPr>
          <w:p w14:paraId="5994D4D2" w14:textId="77777777" w:rsidR="004E5ED0" w:rsidRPr="00EF703D" w:rsidRDefault="004E5ED0" w:rsidP="00CC7F3F">
            <w:pPr>
              <w:contextualSpacing/>
              <w:rPr>
                <w:sz w:val="20"/>
                <w:szCs w:val="20"/>
                <w:lang w:val="en-GB"/>
              </w:rPr>
            </w:pPr>
          </w:p>
        </w:tc>
        <w:tc>
          <w:tcPr>
            <w:tcW w:w="684" w:type="pct"/>
          </w:tcPr>
          <w:p w14:paraId="4ABD1BAC" w14:textId="77777777" w:rsidR="004E5ED0" w:rsidRPr="00EF703D" w:rsidRDefault="004E5ED0" w:rsidP="00CC7F3F">
            <w:pPr>
              <w:contextualSpacing/>
              <w:rPr>
                <w:sz w:val="20"/>
                <w:szCs w:val="20"/>
                <w:lang w:val="en-GB"/>
              </w:rPr>
            </w:pPr>
          </w:p>
        </w:tc>
        <w:tc>
          <w:tcPr>
            <w:tcW w:w="430" w:type="pct"/>
          </w:tcPr>
          <w:p w14:paraId="3DB56AE2" w14:textId="45A44A24" w:rsidR="004E5ED0" w:rsidRPr="00EF703D" w:rsidRDefault="004E5ED0" w:rsidP="00CC7F3F">
            <w:pPr>
              <w:contextualSpacing/>
              <w:rPr>
                <w:sz w:val="20"/>
                <w:szCs w:val="20"/>
                <w:lang w:val="en-GB"/>
              </w:rPr>
            </w:pPr>
          </w:p>
        </w:tc>
        <w:tc>
          <w:tcPr>
            <w:tcW w:w="442" w:type="pct"/>
          </w:tcPr>
          <w:p w14:paraId="73D23DD6" w14:textId="77777777" w:rsidR="004E5ED0" w:rsidRPr="00EF703D" w:rsidRDefault="004E5ED0" w:rsidP="00CC7F3F">
            <w:pPr>
              <w:contextualSpacing/>
              <w:rPr>
                <w:sz w:val="20"/>
                <w:szCs w:val="20"/>
                <w:lang w:val="en-GB"/>
              </w:rPr>
            </w:pPr>
          </w:p>
        </w:tc>
        <w:tc>
          <w:tcPr>
            <w:tcW w:w="597" w:type="pct"/>
          </w:tcPr>
          <w:p w14:paraId="15D91F1A" w14:textId="77777777" w:rsidR="004E5ED0" w:rsidRPr="00EF703D" w:rsidRDefault="004E5ED0" w:rsidP="00CC7F3F">
            <w:pPr>
              <w:contextualSpacing/>
              <w:rPr>
                <w:sz w:val="20"/>
                <w:szCs w:val="20"/>
                <w:lang w:val="en-GB"/>
              </w:rPr>
            </w:pPr>
          </w:p>
        </w:tc>
        <w:tc>
          <w:tcPr>
            <w:tcW w:w="430" w:type="pct"/>
          </w:tcPr>
          <w:p w14:paraId="639B1D7F" w14:textId="496DD6E0" w:rsidR="004E5ED0" w:rsidRPr="00EF703D" w:rsidRDefault="004E5ED0" w:rsidP="00CC7F3F">
            <w:pPr>
              <w:contextualSpacing/>
              <w:rPr>
                <w:sz w:val="20"/>
                <w:szCs w:val="20"/>
                <w:lang w:val="en-GB"/>
              </w:rPr>
            </w:pPr>
          </w:p>
        </w:tc>
        <w:tc>
          <w:tcPr>
            <w:tcW w:w="442" w:type="pct"/>
          </w:tcPr>
          <w:p w14:paraId="50C77A8F" w14:textId="77777777" w:rsidR="004E5ED0" w:rsidRPr="00EF703D" w:rsidRDefault="004E5ED0" w:rsidP="00CC7F3F">
            <w:pPr>
              <w:contextualSpacing/>
              <w:rPr>
                <w:sz w:val="20"/>
                <w:szCs w:val="20"/>
                <w:lang w:val="en-GB"/>
              </w:rPr>
            </w:pPr>
          </w:p>
        </w:tc>
      </w:tr>
      <w:tr w:rsidR="004E5ED0" w:rsidRPr="00EF703D" w14:paraId="4FD17842" w14:textId="77777777" w:rsidTr="00A8516E">
        <w:tc>
          <w:tcPr>
            <w:tcW w:w="520" w:type="pct"/>
          </w:tcPr>
          <w:p w14:paraId="580D83D0" w14:textId="77777777" w:rsidR="004E5ED0" w:rsidRPr="00EF703D" w:rsidRDefault="004E5ED0" w:rsidP="00CC7F3F">
            <w:pPr>
              <w:contextualSpacing/>
              <w:rPr>
                <w:sz w:val="20"/>
                <w:szCs w:val="20"/>
                <w:lang w:val="en-GB"/>
              </w:rPr>
            </w:pPr>
          </w:p>
        </w:tc>
        <w:tc>
          <w:tcPr>
            <w:tcW w:w="341" w:type="pct"/>
          </w:tcPr>
          <w:p w14:paraId="10BFE592" w14:textId="6CC1C0D2" w:rsidR="004E5ED0" w:rsidRPr="00EF703D" w:rsidRDefault="004E5ED0" w:rsidP="00CC7F3F">
            <w:pPr>
              <w:contextualSpacing/>
              <w:rPr>
                <w:sz w:val="20"/>
                <w:szCs w:val="20"/>
                <w:lang w:val="en-GB"/>
              </w:rPr>
            </w:pPr>
            <w:r w:rsidRPr="00EF703D">
              <w:rPr>
                <w:sz w:val="20"/>
                <w:szCs w:val="20"/>
                <w:lang w:val="en-GB"/>
              </w:rPr>
              <w:t>All years</w:t>
            </w:r>
          </w:p>
        </w:tc>
        <w:tc>
          <w:tcPr>
            <w:tcW w:w="670" w:type="pct"/>
          </w:tcPr>
          <w:p w14:paraId="1986A2FF" w14:textId="4D9CBB07" w:rsidR="004E5ED0" w:rsidRPr="00EF703D" w:rsidRDefault="004E5ED0" w:rsidP="00CC7F3F">
            <w:pPr>
              <w:contextualSpacing/>
              <w:rPr>
                <w:sz w:val="20"/>
                <w:szCs w:val="20"/>
                <w:lang w:val="en-GB"/>
              </w:rPr>
            </w:pPr>
          </w:p>
        </w:tc>
        <w:tc>
          <w:tcPr>
            <w:tcW w:w="443" w:type="pct"/>
          </w:tcPr>
          <w:p w14:paraId="6D51DAFD" w14:textId="77777777" w:rsidR="004E5ED0" w:rsidRPr="00EF703D" w:rsidRDefault="004E5ED0" w:rsidP="00CC7F3F">
            <w:pPr>
              <w:contextualSpacing/>
              <w:rPr>
                <w:sz w:val="20"/>
                <w:szCs w:val="20"/>
                <w:lang w:val="en-GB"/>
              </w:rPr>
            </w:pPr>
          </w:p>
        </w:tc>
        <w:tc>
          <w:tcPr>
            <w:tcW w:w="684" w:type="pct"/>
          </w:tcPr>
          <w:p w14:paraId="24B4F00B" w14:textId="77777777" w:rsidR="004E5ED0" w:rsidRPr="00EF703D" w:rsidRDefault="004E5ED0" w:rsidP="00CC7F3F">
            <w:pPr>
              <w:contextualSpacing/>
              <w:rPr>
                <w:sz w:val="20"/>
                <w:szCs w:val="20"/>
                <w:lang w:val="en-GB"/>
              </w:rPr>
            </w:pPr>
          </w:p>
        </w:tc>
        <w:tc>
          <w:tcPr>
            <w:tcW w:w="430" w:type="pct"/>
          </w:tcPr>
          <w:p w14:paraId="789F9105" w14:textId="53DB7218" w:rsidR="004E5ED0" w:rsidRPr="00EF703D" w:rsidRDefault="004E5ED0" w:rsidP="00CC7F3F">
            <w:pPr>
              <w:contextualSpacing/>
              <w:rPr>
                <w:sz w:val="20"/>
                <w:szCs w:val="20"/>
                <w:lang w:val="en-GB"/>
              </w:rPr>
            </w:pPr>
          </w:p>
        </w:tc>
        <w:tc>
          <w:tcPr>
            <w:tcW w:w="442" w:type="pct"/>
          </w:tcPr>
          <w:p w14:paraId="5506BCE1" w14:textId="77777777" w:rsidR="004E5ED0" w:rsidRPr="00EF703D" w:rsidRDefault="004E5ED0" w:rsidP="00CC7F3F">
            <w:pPr>
              <w:contextualSpacing/>
              <w:rPr>
                <w:sz w:val="20"/>
                <w:szCs w:val="20"/>
                <w:lang w:val="en-GB"/>
              </w:rPr>
            </w:pPr>
          </w:p>
        </w:tc>
        <w:tc>
          <w:tcPr>
            <w:tcW w:w="597" w:type="pct"/>
          </w:tcPr>
          <w:p w14:paraId="7CAAACD1" w14:textId="77777777" w:rsidR="004E5ED0" w:rsidRPr="00EF703D" w:rsidRDefault="004E5ED0" w:rsidP="00CC7F3F">
            <w:pPr>
              <w:contextualSpacing/>
              <w:rPr>
                <w:sz w:val="20"/>
                <w:szCs w:val="20"/>
                <w:lang w:val="en-GB"/>
              </w:rPr>
            </w:pPr>
          </w:p>
        </w:tc>
        <w:tc>
          <w:tcPr>
            <w:tcW w:w="430" w:type="pct"/>
          </w:tcPr>
          <w:p w14:paraId="41DC8B3B" w14:textId="458AE61C" w:rsidR="004E5ED0" w:rsidRPr="00EF703D" w:rsidRDefault="004E5ED0" w:rsidP="00CC7F3F">
            <w:pPr>
              <w:contextualSpacing/>
              <w:rPr>
                <w:sz w:val="20"/>
                <w:szCs w:val="20"/>
                <w:lang w:val="en-GB"/>
              </w:rPr>
            </w:pPr>
          </w:p>
        </w:tc>
        <w:tc>
          <w:tcPr>
            <w:tcW w:w="442" w:type="pct"/>
          </w:tcPr>
          <w:p w14:paraId="5FB15FA3" w14:textId="77777777" w:rsidR="004E5ED0" w:rsidRPr="00EF703D" w:rsidRDefault="004E5ED0" w:rsidP="00CC7F3F">
            <w:pPr>
              <w:contextualSpacing/>
              <w:rPr>
                <w:sz w:val="20"/>
                <w:szCs w:val="20"/>
                <w:lang w:val="en-GB"/>
              </w:rPr>
            </w:pPr>
          </w:p>
        </w:tc>
      </w:tr>
    </w:tbl>
    <w:p w14:paraId="31FF6421" w14:textId="77777777" w:rsidR="001519FC" w:rsidRDefault="001519FC" w:rsidP="001519FC">
      <w:pPr>
        <w:contextualSpacing/>
        <w:rPr>
          <w:sz w:val="22"/>
          <w:szCs w:val="22"/>
          <w:lang w:val="en-GB"/>
        </w:rPr>
      </w:pPr>
    </w:p>
    <w:p w14:paraId="3C577DA5" w14:textId="77777777" w:rsidR="00896922" w:rsidRDefault="00896922" w:rsidP="00E52FCD">
      <w:pPr>
        <w:contextualSpacing/>
        <w:rPr>
          <w:color w:val="000000" w:themeColor="text1"/>
          <w:sz w:val="22"/>
          <w:szCs w:val="22"/>
        </w:rPr>
      </w:pPr>
    </w:p>
    <w:p w14:paraId="196C8F88" w14:textId="49E535B1" w:rsidR="00896922" w:rsidRPr="00EF703D" w:rsidRDefault="00E52FCD" w:rsidP="00EA030F">
      <w:pPr>
        <w:pStyle w:val="ListParagraph"/>
        <w:numPr>
          <w:ilvl w:val="0"/>
          <w:numId w:val="67"/>
        </w:numPr>
        <w:contextualSpacing/>
        <w:rPr>
          <w:rFonts w:ascii="Times New Roman" w:hAnsi="Times New Roman"/>
          <w:color w:val="000000" w:themeColor="text1"/>
          <w:sz w:val="22"/>
        </w:rPr>
      </w:pPr>
      <w:r w:rsidRPr="00EF703D">
        <w:rPr>
          <w:rFonts w:ascii="Times New Roman" w:hAnsi="Times New Roman"/>
          <w:color w:val="000000" w:themeColor="text1"/>
          <w:sz w:val="22"/>
        </w:rPr>
        <w:t>Count p</w:t>
      </w:r>
      <w:r w:rsidR="00E71401" w:rsidRPr="00EF703D">
        <w:rPr>
          <w:rFonts w:ascii="Times New Roman" w:hAnsi="Times New Roman"/>
          <w:color w:val="000000" w:themeColor="text1"/>
          <w:sz w:val="22"/>
        </w:rPr>
        <w:t>erson-years over calendar year</w:t>
      </w:r>
      <w:r w:rsidRPr="00EF703D">
        <w:rPr>
          <w:rFonts w:ascii="Times New Roman" w:hAnsi="Times New Roman"/>
          <w:color w:val="000000" w:themeColor="text1"/>
          <w:sz w:val="22"/>
        </w:rPr>
        <w:t>s</w:t>
      </w:r>
      <w:r w:rsidR="00E71401" w:rsidRPr="00EF703D">
        <w:rPr>
          <w:rFonts w:ascii="Times New Roman" w:hAnsi="Times New Roman"/>
          <w:color w:val="000000" w:themeColor="text1"/>
          <w:sz w:val="22"/>
        </w:rPr>
        <w:t xml:space="preserve"> and month </w:t>
      </w:r>
      <w:r w:rsidR="001519FC" w:rsidRPr="00EF703D">
        <w:rPr>
          <w:rFonts w:ascii="Times New Roman" w:hAnsi="Times New Roman"/>
          <w:color w:val="000000" w:themeColor="text1"/>
          <w:sz w:val="22"/>
        </w:rPr>
        <w:t>with age attributed to category in which they are</w:t>
      </w:r>
    </w:p>
    <w:p w14:paraId="64E29AA0" w14:textId="3D5BBE22" w:rsidR="00E52FCD" w:rsidRPr="00EF703D" w:rsidRDefault="00896922" w:rsidP="00EF703D">
      <w:pPr>
        <w:ind w:firstLine="360"/>
        <w:contextualSpacing/>
        <w:rPr>
          <w:sz w:val="22"/>
          <w:szCs w:val="22"/>
        </w:rPr>
      </w:pPr>
      <w:r w:rsidRPr="00206606">
        <w:rPr>
          <w:color w:val="92D050"/>
          <w:sz w:val="22"/>
          <w:szCs w:val="22"/>
        </w:rPr>
        <w:t xml:space="preserve">Note: </w:t>
      </w:r>
      <w:r w:rsidRPr="00206606">
        <w:rPr>
          <w:sz w:val="22"/>
          <w:szCs w:val="22"/>
        </w:rPr>
        <w:t>Use</w:t>
      </w:r>
      <w:r w:rsidR="00E52FCD" w:rsidRPr="00206606">
        <w:rPr>
          <w:sz w:val="22"/>
          <w:szCs w:val="22"/>
        </w:rPr>
        <w:t xml:space="preserve"> </w:t>
      </w:r>
      <w:proofErr w:type="spellStart"/>
      <w:r w:rsidR="00E52FCD" w:rsidRPr="00206606">
        <w:rPr>
          <w:sz w:val="22"/>
          <w:szCs w:val="22"/>
        </w:rPr>
        <w:t>CountPersontime</w:t>
      </w:r>
      <w:proofErr w:type="spellEnd"/>
      <w:r w:rsidR="00E52FCD" w:rsidRPr="00206606">
        <w:rPr>
          <w:sz w:val="22"/>
          <w:szCs w:val="22"/>
        </w:rPr>
        <w:t xml:space="preserve"> function, by calendar year and month)</w:t>
      </w:r>
      <w:r w:rsidRPr="00206606">
        <w:rPr>
          <w:sz w:val="22"/>
          <w:szCs w:val="22"/>
        </w:rPr>
        <w:t xml:space="preserve"> without any event for censoring</w:t>
      </w:r>
      <w:r w:rsidR="00A8516E">
        <w:rPr>
          <w:sz w:val="22"/>
          <w:szCs w:val="22"/>
        </w:rPr>
        <w:t>.</w:t>
      </w:r>
    </w:p>
    <w:p w14:paraId="45A76CE2" w14:textId="77777777" w:rsidR="00E52FCD" w:rsidRPr="00EF703D" w:rsidRDefault="00E52FCD" w:rsidP="00E52FCD">
      <w:pPr>
        <w:contextualSpacing/>
        <w:jc w:val="both"/>
        <w:rPr>
          <w:color w:val="92D050"/>
          <w:sz w:val="22"/>
          <w:szCs w:val="22"/>
          <w:lang w:val="en-GB"/>
        </w:rPr>
      </w:pPr>
    </w:p>
    <w:p w14:paraId="39A2AF15" w14:textId="6E83AD7E" w:rsidR="00291265" w:rsidRDefault="00291265" w:rsidP="00291265">
      <w:pPr>
        <w:contextualSpacing/>
        <w:rPr>
          <w:sz w:val="22"/>
          <w:szCs w:val="22"/>
          <w:lang w:val="en-GB"/>
        </w:rPr>
      </w:pPr>
    </w:p>
    <w:p w14:paraId="1CECDEE7" w14:textId="3DCD0EF3" w:rsidR="00EF703D" w:rsidRDefault="00EF703D" w:rsidP="005C4045">
      <w:pPr>
        <w:contextualSpacing/>
        <w:jc w:val="both"/>
        <w:rPr>
          <w:i/>
          <w:sz w:val="22"/>
          <w:lang w:val="en-GB"/>
        </w:rPr>
      </w:pPr>
      <w:r>
        <w:rPr>
          <w:i/>
          <w:sz w:val="22"/>
          <w:lang w:val="en-GB"/>
        </w:rPr>
        <w:t xml:space="preserve">D4 </w:t>
      </w:r>
      <w:r w:rsidR="005C4045" w:rsidRPr="005C4045">
        <w:rPr>
          <w:i/>
          <w:sz w:val="22"/>
          <w:lang w:val="en-GB"/>
        </w:rPr>
        <w:t xml:space="preserve">Output table </w:t>
      </w:r>
      <w:r w:rsidR="008503CD">
        <w:rPr>
          <w:i/>
          <w:sz w:val="22"/>
          <w:lang w:val="en-GB"/>
        </w:rPr>
        <w:t>3</w:t>
      </w:r>
      <w:r w:rsidR="00EE0A8B">
        <w:rPr>
          <w:i/>
          <w:sz w:val="22"/>
          <w:lang w:val="en-GB"/>
        </w:rPr>
        <w:t xml:space="preserve"> distribution of person-time by age and sex by calendar year</w:t>
      </w:r>
      <w:r w:rsidR="007E44BF">
        <w:rPr>
          <w:i/>
          <w:sz w:val="22"/>
          <w:lang w:val="en-GB"/>
        </w:rPr>
        <w:t xml:space="preserve">: </w:t>
      </w:r>
    </w:p>
    <w:p w14:paraId="58F57A09" w14:textId="77777777" w:rsidR="0093344C" w:rsidRDefault="0093344C" w:rsidP="005C4045">
      <w:pPr>
        <w:contextualSpacing/>
        <w:jc w:val="both"/>
        <w:rPr>
          <w:i/>
          <w:color w:val="FFC000"/>
          <w:sz w:val="22"/>
          <w:lang w:val="en-GB"/>
        </w:rPr>
      </w:pPr>
    </w:p>
    <w:p w14:paraId="4CA3A672" w14:textId="0155F06F" w:rsidR="00291265" w:rsidRDefault="00EF703D" w:rsidP="005C4045">
      <w:pPr>
        <w:contextualSpacing/>
        <w:jc w:val="both"/>
        <w:rPr>
          <w:i/>
          <w:color w:val="FFC000"/>
          <w:sz w:val="22"/>
          <w:lang w:val="en-GB"/>
        </w:rPr>
      </w:pPr>
      <w:r w:rsidRPr="00206606">
        <w:rPr>
          <w:i/>
          <w:color w:val="FFC000"/>
          <w:sz w:val="22"/>
          <w:lang w:val="en-GB"/>
        </w:rPr>
        <w:t xml:space="preserve">Question: do we see </w:t>
      </w:r>
      <w:r w:rsidR="007E44BF" w:rsidRPr="00206606">
        <w:rPr>
          <w:i/>
          <w:color w:val="FFC000"/>
          <w:sz w:val="22"/>
          <w:lang w:val="en-GB"/>
        </w:rPr>
        <w:t>patterns by age</w:t>
      </w:r>
      <w:r w:rsidRPr="00206606">
        <w:rPr>
          <w:i/>
          <w:color w:val="FFC000"/>
          <w:sz w:val="22"/>
          <w:lang w:val="en-GB"/>
        </w:rPr>
        <w:t>/sex</w:t>
      </w:r>
      <w:r w:rsidR="008503CD" w:rsidRPr="00206606">
        <w:rPr>
          <w:i/>
          <w:color w:val="FFC000"/>
          <w:sz w:val="22"/>
          <w:lang w:val="en-GB"/>
        </w:rPr>
        <w:t xml:space="preserve"> </w:t>
      </w:r>
      <w:r w:rsidR="007E44BF" w:rsidRPr="00206606">
        <w:rPr>
          <w:i/>
          <w:color w:val="FFC000"/>
          <w:sz w:val="22"/>
          <w:lang w:val="en-GB"/>
        </w:rPr>
        <w:t>(stability of population)</w:t>
      </w:r>
      <w:r w:rsidRPr="00206606">
        <w:rPr>
          <w:i/>
          <w:color w:val="FFC000"/>
          <w:sz w:val="22"/>
          <w:lang w:val="en-GB"/>
        </w:rPr>
        <w:t xml:space="preserve"> across calendar years?</w:t>
      </w:r>
    </w:p>
    <w:p w14:paraId="56B71732" w14:textId="77777777" w:rsidR="00206606" w:rsidRPr="00206606" w:rsidRDefault="00206606" w:rsidP="005C4045">
      <w:pPr>
        <w:contextualSpacing/>
        <w:jc w:val="both"/>
        <w:rPr>
          <w:i/>
          <w:color w:val="FFC000"/>
          <w:sz w:val="22"/>
          <w:lang w:val="en-GB"/>
        </w:rPr>
      </w:pPr>
    </w:p>
    <w:tbl>
      <w:tblPr>
        <w:tblStyle w:val="TableGrid"/>
        <w:tblW w:w="0" w:type="auto"/>
        <w:tblLook w:val="04A0" w:firstRow="1" w:lastRow="0" w:firstColumn="1" w:lastColumn="0" w:noHBand="0" w:noVBand="1"/>
      </w:tblPr>
      <w:tblGrid>
        <w:gridCol w:w="1223"/>
        <w:gridCol w:w="1086"/>
        <w:gridCol w:w="1296"/>
        <w:gridCol w:w="1050"/>
        <w:gridCol w:w="1199"/>
        <w:gridCol w:w="1110"/>
        <w:gridCol w:w="1197"/>
        <w:gridCol w:w="1189"/>
      </w:tblGrid>
      <w:tr w:rsidR="00EE0A8B" w:rsidRPr="00A55866" w14:paraId="5A6D8454" w14:textId="4555982E" w:rsidTr="00EE0A8B">
        <w:tc>
          <w:tcPr>
            <w:tcW w:w="1223" w:type="dxa"/>
          </w:tcPr>
          <w:p w14:paraId="4A42DF08" w14:textId="0A65B039" w:rsidR="00EE0A8B" w:rsidRPr="00A55866" w:rsidRDefault="00EE0A8B" w:rsidP="00291265">
            <w:pPr>
              <w:contextualSpacing/>
              <w:rPr>
                <w:b/>
                <w:sz w:val="20"/>
                <w:szCs w:val="20"/>
                <w:lang w:val="en-GB"/>
              </w:rPr>
            </w:pPr>
            <w:r w:rsidRPr="00A55866">
              <w:rPr>
                <w:b/>
                <w:sz w:val="20"/>
                <w:szCs w:val="20"/>
                <w:lang w:val="en-GB"/>
              </w:rPr>
              <w:t>DAP</w:t>
            </w:r>
          </w:p>
        </w:tc>
        <w:tc>
          <w:tcPr>
            <w:tcW w:w="1086" w:type="dxa"/>
          </w:tcPr>
          <w:p w14:paraId="2B810850" w14:textId="45C422D4" w:rsidR="00EE0A8B" w:rsidRPr="00A55866" w:rsidRDefault="00EE0A8B" w:rsidP="00291265">
            <w:pPr>
              <w:contextualSpacing/>
              <w:rPr>
                <w:b/>
                <w:sz w:val="20"/>
                <w:szCs w:val="20"/>
                <w:lang w:val="en-GB"/>
              </w:rPr>
            </w:pPr>
            <w:r w:rsidRPr="00A55866">
              <w:rPr>
                <w:b/>
                <w:sz w:val="20"/>
                <w:szCs w:val="20"/>
                <w:lang w:val="en-GB"/>
              </w:rPr>
              <w:t>Year</w:t>
            </w:r>
          </w:p>
        </w:tc>
        <w:tc>
          <w:tcPr>
            <w:tcW w:w="1296" w:type="dxa"/>
          </w:tcPr>
          <w:p w14:paraId="0C4DEA88" w14:textId="0B21D1FA" w:rsidR="00EE0A8B" w:rsidRPr="00A55866" w:rsidRDefault="00EE0A8B" w:rsidP="00291265">
            <w:pPr>
              <w:contextualSpacing/>
              <w:rPr>
                <w:b/>
                <w:sz w:val="20"/>
                <w:szCs w:val="20"/>
                <w:lang w:val="en-GB"/>
              </w:rPr>
            </w:pPr>
            <w:r w:rsidRPr="00A55866">
              <w:rPr>
                <w:b/>
                <w:sz w:val="20"/>
                <w:szCs w:val="20"/>
                <w:lang w:val="en-GB"/>
              </w:rPr>
              <w:t>Age</w:t>
            </w:r>
          </w:p>
        </w:tc>
        <w:tc>
          <w:tcPr>
            <w:tcW w:w="2249" w:type="dxa"/>
            <w:gridSpan w:val="2"/>
          </w:tcPr>
          <w:p w14:paraId="4B0405FF" w14:textId="5D87DFA7" w:rsidR="00EE0A8B" w:rsidRPr="00A55866" w:rsidRDefault="00EE0A8B" w:rsidP="00291265">
            <w:pPr>
              <w:contextualSpacing/>
              <w:rPr>
                <w:b/>
                <w:sz w:val="20"/>
                <w:szCs w:val="20"/>
                <w:lang w:val="en-GB"/>
              </w:rPr>
            </w:pPr>
            <w:r w:rsidRPr="00A55866">
              <w:rPr>
                <w:b/>
                <w:sz w:val="20"/>
                <w:szCs w:val="20"/>
                <w:lang w:val="en-GB"/>
              </w:rPr>
              <w:t>male</w:t>
            </w:r>
          </w:p>
        </w:tc>
        <w:tc>
          <w:tcPr>
            <w:tcW w:w="2307" w:type="dxa"/>
            <w:gridSpan w:val="2"/>
          </w:tcPr>
          <w:p w14:paraId="6C8C4CFC" w14:textId="67B3CCBB" w:rsidR="00EE0A8B" w:rsidRPr="00A55866" w:rsidRDefault="00EE0A8B" w:rsidP="00291265">
            <w:pPr>
              <w:contextualSpacing/>
              <w:rPr>
                <w:b/>
                <w:sz w:val="20"/>
                <w:szCs w:val="20"/>
                <w:lang w:val="en-GB"/>
              </w:rPr>
            </w:pPr>
            <w:r w:rsidRPr="00A55866">
              <w:rPr>
                <w:b/>
                <w:sz w:val="20"/>
                <w:szCs w:val="20"/>
                <w:lang w:val="en-GB"/>
              </w:rPr>
              <w:t>female</w:t>
            </w:r>
          </w:p>
        </w:tc>
        <w:tc>
          <w:tcPr>
            <w:tcW w:w="1189" w:type="dxa"/>
          </w:tcPr>
          <w:p w14:paraId="7FBC0768" w14:textId="18862028" w:rsidR="00EE0A8B" w:rsidRPr="00A55866" w:rsidRDefault="00EE0A8B" w:rsidP="00291265">
            <w:pPr>
              <w:contextualSpacing/>
              <w:rPr>
                <w:b/>
                <w:sz w:val="20"/>
                <w:szCs w:val="20"/>
                <w:lang w:val="en-GB"/>
              </w:rPr>
            </w:pPr>
            <w:r w:rsidRPr="00A55866">
              <w:rPr>
                <w:b/>
                <w:sz w:val="20"/>
                <w:szCs w:val="20"/>
                <w:lang w:val="en-GB"/>
              </w:rPr>
              <w:t>Total</w:t>
            </w:r>
          </w:p>
        </w:tc>
      </w:tr>
      <w:tr w:rsidR="00EE0A8B" w:rsidRPr="00A55866" w14:paraId="307D888C" w14:textId="6B7513CB" w:rsidTr="00EE0A8B">
        <w:tc>
          <w:tcPr>
            <w:tcW w:w="1223" w:type="dxa"/>
          </w:tcPr>
          <w:p w14:paraId="13274473" w14:textId="512F3AB9" w:rsidR="00EE0A8B" w:rsidRPr="00A55866" w:rsidRDefault="00EE0A8B" w:rsidP="00291265">
            <w:pPr>
              <w:contextualSpacing/>
              <w:rPr>
                <w:sz w:val="20"/>
                <w:szCs w:val="20"/>
                <w:lang w:val="en-GB"/>
              </w:rPr>
            </w:pPr>
            <w:r w:rsidRPr="00A55866">
              <w:rPr>
                <w:sz w:val="20"/>
                <w:szCs w:val="20"/>
                <w:lang w:val="en-GB"/>
              </w:rPr>
              <w:t>Acronym</w:t>
            </w:r>
          </w:p>
        </w:tc>
        <w:tc>
          <w:tcPr>
            <w:tcW w:w="1086" w:type="dxa"/>
          </w:tcPr>
          <w:p w14:paraId="0314396B" w14:textId="77777777" w:rsidR="00EE0A8B" w:rsidRPr="00A55866" w:rsidRDefault="00EE0A8B" w:rsidP="00291265">
            <w:pPr>
              <w:contextualSpacing/>
              <w:rPr>
                <w:sz w:val="20"/>
                <w:szCs w:val="20"/>
                <w:lang w:val="en-GB"/>
              </w:rPr>
            </w:pPr>
          </w:p>
        </w:tc>
        <w:tc>
          <w:tcPr>
            <w:tcW w:w="1296" w:type="dxa"/>
          </w:tcPr>
          <w:p w14:paraId="367A82BD" w14:textId="7B5E29A0" w:rsidR="00EE0A8B" w:rsidRPr="00A55866" w:rsidRDefault="00EE0A8B" w:rsidP="00291265">
            <w:pPr>
              <w:contextualSpacing/>
              <w:rPr>
                <w:sz w:val="20"/>
                <w:szCs w:val="20"/>
                <w:lang w:val="en-GB"/>
              </w:rPr>
            </w:pPr>
            <w:r w:rsidRPr="00A55866">
              <w:rPr>
                <w:sz w:val="20"/>
                <w:szCs w:val="20"/>
                <w:lang w:val="en-GB"/>
              </w:rPr>
              <w:t>Category</w:t>
            </w:r>
            <w:r w:rsidR="00396EB8" w:rsidRPr="00A55866">
              <w:rPr>
                <w:sz w:val="20"/>
                <w:szCs w:val="20"/>
                <w:lang w:val="en-GB"/>
              </w:rPr>
              <w:t xml:space="preserve"> of </w:t>
            </w:r>
            <w:proofErr w:type="spellStart"/>
            <w:r w:rsidR="00396EB8" w:rsidRPr="00A55866">
              <w:rPr>
                <w:sz w:val="20"/>
                <w:szCs w:val="20"/>
                <w:lang w:val="en-GB"/>
              </w:rPr>
              <w:t>persontime</w:t>
            </w:r>
            <w:proofErr w:type="spellEnd"/>
            <w:r w:rsidR="00396EB8" w:rsidRPr="00A55866">
              <w:rPr>
                <w:sz w:val="20"/>
                <w:szCs w:val="20"/>
                <w:lang w:val="en-GB"/>
              </w:rPr>
              <w:t xml:space="preserve"> contribution</w:t>
            </w:r>
            <w:r w:rsidRPr="00A55866">
              <w:rPr>
                <w:sz w:val="20"/>
                <w:szCs w:val="20"/>
                <w:lang w:val="en-GB"/>
              </w:rPr>
              <w:t xml:space="preserve"> (</w:t>
            </w:r>
            <w:proofErr w:type="spellStart"/>
            <w:r w:rsidRPr="00A55866">
              <w:rPr>
                <w:sz w:val="20"/>
                <w:szCs w:val="20"/>
                <w:lang w:val="en-GB"/>
              </w:rPr>
              <w:t>yrs</w:t>
            </w:r>
            <w:proofErr w:type="spellEnd"/>
            <w:r w:rsidRPr="00A55866">
              <w:rPr>
                <w:sz w:val="20"/>
                <w:szCs w:val="20"/>
                <w:lang w:val="en-GB"/>
              </w:rPr>
              <w:t>)</w:t>
            </w:r>
          </w:p>
        </w:tc>
        <w:tc>
          <w:tcPr>
            <w:tcW w:w="1050" w:type="dxa"/>
          </w:tcPr>
          <w:p w14:paraId="14F66454" w14:textId="3646D3E2" w:rsidR="00EE0A8B" w:rsidRPr="00A55866" w:rsidRDefault="00EE0A8B" w:rsidP="00291265">
            <w:pPr>
              <w:contextualSpacing/>
              <w:rPr>
                <w:sz w:val="20"/>
                <w:szCs w:val="20"/>
                <w:lang w:val="en-GB"/>
              </w:rPr>
            </w:pPr>
            <w:r w:rsidRPr="00A55866">
              <w:rPr>
                <w:sz w:val="20"/>
                <w:szCs w:val="20"/>
                <w:lang w:val="en-GB"/>
              </w:rPr>
              <w:t>#</w:t>
            </w:r>
            <w:r w:rsidR="007E44BF" w:rsidRPr="00A55866">
              <w:rPr>
                <w:sz w:val="20"/>
                <w:szCs w:val="20"/>
                <w:lang w:val="en-GB"/>
              </w:rPr>
              <w:t xml:space="preserve"> PY</w:t>
            </w:r>
          </w:p>
        </w:tc>
        <w:tc>
          <w:tcPr>
            <w:tcW w:w="1199" w:type="dxa"/>
          </w:tcPr>
          <w:p w14:paraId="28668832" w14:textId="0890F155" w:rsidR="00EE0A8B" w:rsidRPr="00A55866" w:rsidRDefault="00EE0A8B" w:rsidP="00291265">
            <w:pPr>
              <w:contextualSpacing/>
              <w:rPr>
                <w:sz w:val="20"/>
                <w:szCs w:val="20"/>
                <w:lang w:val="en-GB"/>
              </w:rPr>
            </w:pPr>
            <w:r w:rsidRPr="00A55866">
              <w:rPr>
                <w:sz w:val="20"/>
                <w:szCs w:val="20"/>
                <w:lang w:val="en-GB"/>
              </w:rPr>
              <w:t>% (of column total)</w:t>
            </w:r>
          </w:p>
        </w:tc>
        <w:tc>
          <w:tcPr>
            <w:tcW w:w="1110" w:type="dxa"/>
          </w:tcPr>
          <w:p w14:paraId="4B73B1EC" w14:textId="36F409BA" w:rsidR="00EE0A8B" w:rsidRPr="00A55866" w:rsidRDefault="00EE0A8B" w:rsidP="00291265">
            <w:pPr>
              <w:contextualSpacing/>
              <w:rPr>
                <w:sz w:val="20"/>
                <w:szCs w:val="20"/>
                <w:lang w:val="en-GB"/>
              </w:rPr>
            </w:pPr>
            <w:r w:rsidRPr="00A55866">
              <w:rPr>
                <w:sz w:val="20"/>
                <w:szCs w:val="20"/>
                <w:lang w:val="en-GB"/>
              </w:rPr>
              <w:t>#</w:t>
            </w:r>
            <w:r w:rsidR="007E44BF" w:rsidRPr="00A55866">
              <w:rPr>
                <w:sz w:val="20"/>
                <w:szCs w:val="20"/>
                <w:lang w:val="en-GB"/>
              </w:rPr>
              <w:t xml:space="preserve"> PY</w:t>
            </w:r>
          </w:p>
        </w:tc>
        <w:tc>
          <w:tcPr>
            <w:tcW w:w="1197" w:type="dxa"/>
          </w:tcPr>
          <w:p w14:paraId="059CB3D9" w14:textId="6AB34C45" w:rsidR="00EE0A8B" w:rsidRPr="00A55866" w:rsidRDefault="00EE0A8B" w:rsidP="00291265">
            <w:pPr>
              <w:contextualSpacing/>
              <w:rPr>
                <w:sz w:val="20"/>
                <w:szCs w:val="20"/>
                <w:lang w:val="en-GB"/>
              </w:rPr>
            </w:pPr>
            <w:r w:rsidRPr="00A55866">
              <w:rPr>
                <w:sz w:val="20"/>
                <w:szCs w:val="20"/>
                <w:lang w:val="en-GB"/>
              </w:rPr>
              <w:t>% (of column total)</w:t>
            </w:r>
          </w:p>
        </w:tc>
        <w:tc>
          <w:tcPr>
            <w:tcW w:w="1189" w:type="dxa"/>
          </w:tcPr>
          <w:p w14:paraId="05854C0F" w14:textId="6E650463" w:rsidR="00EE0A8B" w:rsidRPr="00A55866" w:rsidRDefault="00EE0A8B" w:rsidP="00291265">
            <w:pPr>
              <w:contextualSpacing/>
              <w:rPr>
                <w:sz w:val="20"/>
                <w:szCs w:val="20"/>
                <w:lang w:val="en-GB"/>
              </w:rPr>
            </w:pPr>
            <w:r w:rsidRPr="00A55866">
              <w:rPr>
                <w:sz w:val="20"/>
                <w:szCs w:val="20"/>
                <w:lang w:val="en-GB"/>
              </w:rPr>
              <w:t>#</w:t>
            </w:r>
            <w:r w:rsidR="007E44BF" w:rsidRPr="00A55866">
              <w:rPr>
                <w:sz w:val="20"/>
                <w:szCs w:val="20"/>
                <w:lang w:val="en-GB"/>
              </w:rPr>
              <w:t xml:space="preserve"> PY</w:t>
            </w:r>
          </w:p>
        </w:tc>
      </w:tr>
      <w:tr w:rsidR="00EE0A8B" w:rsidRPr="00A55866" w14:paraId="3A514644" w14:textId="65C391EC" w:rsidTr="00EE0A8B">
        <w:tc>
          <w:tcPr>
            <w:tcW w:w="1223" w:type="dxa"/>
          </w:tcPr>
          <w:p w14:paraId="2B41E8BA" w14:textId="77777777" w:rsidR="00EE0A8B" w:rsidRPr="00A55866" w:rsidRDefault="00EE0A8B" w:rsidP="00291265">
            <w:pPr>
              <w:contextualSpacing/>
              <w:rPr>
                <w:sz w:val="20"/>
                <w:szCs w:val="20"/>
                <w:lang w:val="en-GB"/>
              </w:rPr>
            </w:pPr>
          </w:p>
        </w:tc>
        <w:tc>
          <w:tcPr>
            <w:tcW w:w="1086" w:type="dxa"/>
          </w:tcPr>
          <w:p w14:paraId="16EFA5F3" w14:textId="02FCE7C1" w:rsidR="00EE0A8B" w:rsidRPr="00A55866" w:rsidRDefault="00EE0A8B" w:rsidP="00291265">
            <w:pPr>
              <w:contextualSpacing/>
              <w:rPr>
                <w:sz w:val="20"/>
                <w:szCs w:val="20"/>
                <w:lang w:val="en-GB"/>
              </w:rPr>
            </w:pPr>
            <w:r w:rsidRPr="00A55866">
              <w:rPr>
                <w:sz w:val="20"/>
                <w:szCs w:val="20"/>
                <w:lang w:val="en-GB"/>
              </w:rPr>
              <w:t>1995</w:t>
            </w:r>
          </w:p>
        </w:tc>
        <w:tc>
          <w:tcPr>
            <w:tcW w:w="1296" w:type="dxa"/>
          </w:tcPr>
          <w:p w14:paraId="5AEC2638" w14:textId="30855807" w:rsidR="00EE0A8B" w:rsidRPr="00A55866" w:rsidRDefault="00EE0A8B" w:rsidP="00291265">
            <w:pPr>
              <w:contextualSpacing/>
              <w:rPr>
                <w:sz w:val="20"/>
                <w:szCs w:val="20"/>
                <w:lang w:val="en-GB"/>
              </w:rPr>
            </w:pPr>
            <w:r w:rsidRPr="00A55866">
              <w:rPr>
                <w:sz w:val="20"/>
                <w:szCs w:val="20"/>
                <w:lang w:val="en-GB"/>
              </w:rPr>
              <w:t>0-</w:t>
            </w:r>
            <w:r w:rsidR="00396EB8" w:rsidRPr="00A55866">
              <w:rPr>
                <w:sz w:val="20"/>
                <w:szCs w:val="20"/>
                <w:lang w:val="en-GB"/>
              </w:rPr>
              <w:t>9</w:t>
            </w:r>
            <w:r w:rsidRPr="00A55866">
              <w:rPr>
                <w:sz w:val="20"/>
                <w:szCs w:val="20"/>
                <w:lang w:val="en-GB"/>
              </w:rPr>
              <w:t xml:space="preserve"> years</w:t>
            </w:r>
          </w:p>
        </w:tc>
        <w:tc>
          <w:tcPr>
            <w:tcW w:w="1050" w:type="dxa"/>
          </w:tcPr>
          <w:p w14:paraId="30831780" w14:textId="77777777" w:rsidR="00EE0A8B" w:rsidRPr="00A55866" w:rsidRDefault="00EE0A8B" w:rsidP="00291265">
            <w:pPr>
              <w:contextualSpacing/>
              <w:rPr>
                <w:sz w:val="20"/>
                <w:szCs w:val="20"/>
                <w:lang w:val="en-GB"/>
              </w:rPr>
            </w:pPr>
          </w:p>
        </w:tc>
        <w:tc>
          <w:tcPr>
            <w:tcW w:w="1199" w:type="dxa"/>
          </w:tcPr>
          <w:p w14:paraId="554227E2" w14:textId="77777777" w:rsidR="00EE0A8B" w:rsidRPr="00A55866" w:rsidRDefault="00EE0A8B" w:rsidP="00291265">
            <w:pPr>
              <w:contextualSpacing/>
              <w:rPr>
                <w:sz w:val="20"/>
                <w:szCs w:val="20"/>
                <w:lang w:val="en-GB"/>
              </w:rPr>
            </w:pPr>
          </w:p>
        </w:tc>
        <w:tc>
          <w:tcPr>
            <w:tcW w:w="1110" w:type="dxa"/>
          </w:tcPr>
          <w:p w14:paraId="30294538" w14:textId="0083A449" w:rsidR="00EE0A8B" w:rsidRPr="00A55866" w:rsidRDefault="00EE0A8B" w:rsidP="00291265">
            <w:pPr>
              <w:contextualSpacing/>
              <w:rPr>
                <w:sz w:val="20"/>
                <w:szCs w:val="20"/>
                <w:lang w:val="en-GB"/>
              </w:rPr>
            </w:pPr>
          </w:p>
        </w:tc>
        <w:tc>
          <w:tcPr>
            <w:tcW w:w="1197" w:type="dxa"/>
          </w:tcPr>
          <w:p w14:paraId="57501C7F" w14:textId="77777777" w:rsidR="00EE0A8B" w:rsidRPr="00A55866" w:rsidRDefault="00EE0A8B" w:rsidP="00291265">
            <w:pPr>
              <w:contextualSpacing/>
              <w:rPr>
                <w:sz w:val="20"/>
                <w:szCs w:val="20"/>
                <w:lang w:val="en-GB"/>
              </w:rPr>
            </w:pPr>
          </w:p>
        </w:tc>
        <w:tc>
          <w:tcPr>
            <w:tcW w:w="1189" w:type="dxa"/>
          </w:tcPr>
          <w:p w14:paraId="1AC1E699" w14:textId="67AC47EC" w:rsidR="00EE0A8B" w:rsidRPr="00A55866" w:rsidRDefault="00EE0A8B" w:rsidP="00291265">
            <w:pPr>
              <w:contextualSpacing/>
              <w:rPr>
                <w:sz w:val="20"/>
                <w:szCs w:val="20"/>
                <w:lang w:val="en-GB"/>
              </w:rPr>
            </w:pPr>
          </w:p>
        </w:tc>
      </w:tr>
      <w:tr w:rsidR="00EE0A8B" w:rsidRPr="00A55866" w14:paraId="442DC029" w14:textId="1BB84996" w:rsidTr="00EE0A8B">
        <w:tc>
          <w:tcPr>
            <w:tcW w:w="1223" w:type="dxa"/>
          </w:tcPr>
          <w:p w14:paraId="3982008B" w14:textId="77777777" w:rsidR="00EE0A8B" w:rsidRPr="00A55866" w:rsidRDefault="00EE0A8B" w:rsidP="00291265">
            <w:pPr>
              <w:contextualSpacing/>
              <w:rPr>
                <w:sz w:val="20"/>
                <w:szCs w:val="20"/>
                <w:lang w:val="en-GB"/>
              </w:rPr>
            </w:pPr>
          </w:p>
        </w:tc>
        <w:tc>
          <w:tcPr>
            <w:tcW w:w="1086" w:type="dxa"/>
          </w:tcPr>
          <w:p w14:paraId="54146812" w14:textId="77777777" w:rsidR="00EE0A8B" w:rsidRPr="00A55866" w:rsidRDefault="00EE0A8B" w:rsidP="00291265">
            <w:pPr>
              <w:contextualSpacing/>
              <w:rPr>
                <w:sz w:val="20"/>
                <w:szCs w:val="20"/>
                <w:lang w:val="en-GB"/>
              </w:rPr>
            </w:pPr>
          </w:p>
        </w:tc>
        <w:tc>
          <w:tcPr>
            <w:tcW w:w="1296" w:type="dxa"/>
          </w:tcPr>
          <w:p w14:paraId="5B017F22" w14:textId="54E4D423" w:rsidR="00EE0A8B" w:rsidRPr="00A55866" w:rsidRDefault="00396EB8" w:rsidP="00291265">
            <w:pPr>
              <w:contextualSpacing/>
              <w:rPr>
                <w:sz w:val="20"/>
                <w:szCs w:val="20"/>
                <w:lang w:val="en-GB"/>
              </w:rPr>
            </w:pPr>
            <w:r w:rsidRPr="00A55866">
              <w:rPr>
                <w:sz w:val="20"/>
                <w:szCs w:val="20"/>
                <w:lang w:val="en-GB"/>
              </w:rPr>
              <w:t>10-19</w:t>
            </w:r>
          </w:p>
        </w:tc>
        <w:tc>
          <w:tcPr>
            <w:tcW w:w="1050" w:type="dxa"/>
          </w:tcPr>
          <w:p w14:paraId="637732C9" w14:textId="77777777" w:rsidR="00EE0A8B" w:rsidRPr="00A55866" w:rsidRDefault="00EE0A8B" w:rsidP="00291265">
            <w:pPr>
              <w:contextualSpacing/>
              <w:rPr>
                <w:sz w:val="20"/>
                <w:szCs w:val="20"/>
                <w:lang w:val="en-GB"/>
              </w:rPr>
            </w:pPr>
          </w:p>
        </w:tc>
        <w:tc>
          <w:tcPr>
            <w:tcW w:w="1199" w:type="dxa"/>
          </w:tcPr>
          <w:p w14:paraId="4F47E40F" w14:textId="77777777" w:rsidR="00EE0A8B" w:rsidRPr="00A55866" w:rsidRDefault="00EE0A8B" w:rsidP="00291265">
            <w:pPr>
              <w:contextualSpacing/>
              <w:rPr>
                <w:sz w:val="20"/>
                <w:szCs w:val="20"/>
                <w:lang w:val="en-GB"/>
              </w:rPr>
            </w:pPr>
          </w:p>
        </w:tc>
        <w:tc>
          <w:tcPr>
            <w:tcW w:w="1110" w:type="dxa"/>
          </w:tcPr>
          <w:p w14:paraId="6EE43763" w14:textId="6600FF1D" w:rsidR="00EE0A8B" w:rsidRPr="00A55866" w:rsidRDefault="00EE0A8B" w:rsidP="00291265">
            <w:pPr>
              <w:contextualSpacing/>
              <w:rPr>
                <w:sz w:val="20"/>
                <w:szCs w:val="20"/>
                <w:lang w:val="en-GB"/>
              </w:rPr>
            </w:pPr>
          </w:p>
        </w:tc>
        <w:tc>
          <w:tcPr>
            <w:tcW w:w="1197" w:type="dxa"/>
          </w:tcPr>
          <w:p w14:paraId="4B653776" w14:textId="77777777" w:rsidR="00EE0A8B" w:rsidRPr="00A55866" w:rsidRDefault="00EE0A8B" w:rsidP="00291265">
            <w:pPr>
              <w:contextualSpacing/>
              <w:rPr>
                <w:sz w:val="20"/>
                <w:szCs w:val="20"/>
                <w:lang w:val="en-GB"/>
              </w:rPr>
            </w:pPr>
          </w:p>
        </w:tc>
        <w:tc>
          <w:tcPr>
            <w:tcW w:w="1189" w:type="dxa"/>
          </w:tcPr>
          <w:p w14:paraId="07EBB658" w14:textId="37622654" w:rsidR="00EE0A8B" w:rsidRPr="00A55866" w:rsidRDefault="00EE0A8B" w:rsidP="00291265">
            <w:pPr>
              <w:contextualSpacing/>
              <w:rPr>
                <w:sz w:val="20"/>
                <w:szCs w:val="20"/>
                <w:lang w:val="en-GB"/>
              </w:rPr>
            </w:pPr>
          </w:p>
        </w:tc>
      </w:tr>
      <w:tr w:rsidR="00396EB8" w:rsidRPr="00A55866" w14:paraId="3008BF81" w14:textId="77777777" w:rsidTr="00EE0A8B">
        <w:tc>
          <w:tcPr>
            <w:tcW w:w="1223" w:type="dxa"/>
          </w:tcPr>
          <w:p w14:paraId="7A026E5A" w14:textId="77777777" w:rsidR="00396EB8" w:rsidRPr="00A55866" w:rsidRDefault="00396EB8" w:rsidP="00291265">
            <w:pPr>
              <w:contextualSpacing/>
              <w:rPr>
                <w:sz w:val="20"/>
                <w:szCs w:val="20"/>
                <w:lang w:val="en-GB"/>
              </w:rPr>
            </w:pPr>
          </w:p>
        </w:tc>
        <w:tc>
          <w:tcPr>
            <w:tcW w:w="1086" w:type="dxa"/>
          </w:tcPr>
          <w:p w14:paraId="4A506DF4" w14:textId="77777777" w:rsidR="00396EB8" w:rsidRPr="00A55866" w:rsidRDefault="00396EB8" w:rsidP="00291265">
            <w:pPr>
              <w:contextualSpacing/>
              <w:rPr>
                <w:sz w:val="20"/>
                <w:szCs w:val="20"/>
                <w:lang w:val="en-GB"/>
              </w:rPr>
            </w:pPr>
          </w:p>
        </w:tc>
        <w:tc>
          <w:tcPr>
            <w:tcW w:w="1296" w:type="dxa"/>
          </w:tcPr>
          <w:p w14:paraId="0A96FBD7" w14:textId="597A00ED" w:rsidR="00396EB8" w:rsidRPr="00A55866" w:rsidRDefault="00396EB8" w:rsidP="00291265">
            <w:pPr>
              <w:contextualSpacing/>
              <w:rPr>
                <w:sz w:val="20"/>
                <w:szCs w:val="20"/>
                <w:lang w:val="en-GB"/>
              </w:rPr>
            </w:pPr>
            <w:r w:rsidRPr="00A55866">
              <w:rPr>
                <w:sz w:val="20"/>
                <w:szCs w:val="20"/>
                <w:lang w:val="en-GB"/>
              </w:rPr>
              <w:t>20-29</w:t>
            </w:r>
          </w:p>
        </w:tc>
        <w:tc>
          <w:tcPr>
            <w:tcW w:w="1050" w:type="dxa"/>
          </w:tcPr>
          <w:p w14:paraId="5D48248C" w14:textId="77777777" w:rsidR="00396EB8" w:rsidRPr="00A55866" w:rsidRDefault="00396EB8" w:rsidP="00291265">
            <w:pPr>
              <w:contextualSpacing/>
              <w:rPr>
                <w:sz w:val="20"/>
                <w:szCs w:val="20"/>
                <w:lang w:val="en-GB"/>
              </w:rPr>
            </w:pPr>
          </w:p>
        </w:tc>
        <w:tc>
          <w:tcPr>
            <w:tcW w:w="1199" w:type="dxa"/>
          </w:tcPr>
          <w:p w14:paraId="33AEE69A" w14:textId="77777777" w:rsidR="00396EB8" w:rsidRPr="00A55866" w:rsidRDefault="00396EB8" w:rsidP="00291265">
            <w:pPr>
              <w:contextualSpacing/>
              <w:rPr>
                <w:sz w:val="20"/>
                <w:szCs w:val="20"/>
                <w:lang w:val="en-GB"/>
              </w:rPr>
            </w:pPr>
          </w:p>
        </w:tc>
        <w:tc>
          <w:tcPr>
            <w:tcW w:w="1110" w:type="dxa"/>
          </w:tcPr>
          <w:p w14:paraId="57D17052" w14:textId="77777777" w:rsidR="00396EB8" w:rsidRPr="00A55866" w:rsidRDefault="00396EB8" w:rsidP="00291265">
            <w:pPr>
              <w:contextualSpacing/>
              <w:rPr>
                <w:sz w:val="20"/>
                <w:szCs w:val="20"/>
                <w:lang w:val="en-GB"/>
              </w:rPr>
            </w:pPr>
          </w:p>
        </w:tc>
        <w:tc>
          <w:tcPr>
            <w:tcW w:w="1197" w:type="dxa"/>
          </w:tcPr>
          <w:p w14:paraId="18CED37B" w14:textId="77777777" w:rsidR="00396EB8" w:rsidRPr="00A55866" w:rsidRDefault="00396EB8" w:rsidP="00291265">
            <w:pPr>
              <w:contextualSpacing/>
              <w:rPr>
                <w:sz w:val="20"/>
                <w:szCs w:val="20"/>
                <w:lang w:val="en-GB"/>
              </w:rPr>
            </w:pPr>
          </w:p>
        </w:tc>
        <w:tc>
          <w:tcPr>
            <w:tcW w:w="1189" w:type="dxa"/>
          </w:tcPr>
          <w:p w14:paraId="5193D96B" w14:textId="77777777" w:rsidR="00396EB8" w:rsidRPr="00A55866" w:rsidRDefault="00396EB8" w:rsidP="00291265">
            <w:pPr>
              <w:contextualSpacing/>
              <w:rPr>
                <w:sz w:val="20"/>
                <w:szCs w:val="20"/>
                <w:lang w:val="en-GB"/>
              </w:rPr>
            </w:pPr>
          </w:p>
        </w:tc>
      </w:tr>
      <w:tr w:rsidR="00396EB8" w:rsidRPr="00A55866" w14:paraId="08AEEF6E" w14:textId="77777777" w:rsidTr="00EE0A8B">
        <w:tc>
          <w:tcPr>
            <w:tcW w:w="1223" w:type="dxa"/>
          </w:tcPr>
          <w:p w14:paraId="6368AA49" w14:textId="77777777" w:rsidR="00396EB8" w:rsidRPr="00A55866" w:rsidRDefault="00396EB8" w:rsidP="00291265">
            <w:pPr>
              <w:contextualSpacing/>
              <w:rPr>
                <w:sz w:val="20"/>
                <w:szCs w:val="20"/>
                <w:lang w:val="en-GB"/>
              </w:rPr>
            </w:pPr>
          </w:p>
        </w:tc>
        <w:tc>
          <w:tcPr>
            <w:tcW w:w="1086" w:type="dxa"/>
          </w:tcPr>
          <w:p w14:paraId="4159AFF3" w14:textId="77777777" w:rsidR="00396EB8" w:rsidRPr="00A55866" w:rsidRDefault="00396EB8" w:rsidP="00291265">
            <w:pPr>
              <w:contextualSpacing/>
              <w:rPr>
                <w:sz w:val="20"/>
                <w:szCs w:val="20"/>
                <w:lang w:val="en-GB"/>
              </w:rPr>
            </w:pPr>
          </w:p>
        </w:tc>
        <w:tc>
          <w:tcPr>
            <w:tcW w:w="1296" w:type="dxa"/>
          </w:tcPr>
          <w:p w14:paraId="28BFD9AA" w14:textId="6FC5C060" w:rsidR="00396EB8" w:rsidRPr="00A55866" w:rsidRDefault="00396EB8" w:rsidP="00291265">
            <w:pPr>
              <w:contextualSpacing/>
              <w:rPr>
                <w:sz w:val="20"/>
                <w:szCs w:val="20"/>
                <w:lang w:val="en-GB"/>
              </w:rPr>
            </w:pPr>
            <w:r w:rsidRPr="00A55866">
              <w:rPr>
                <w:sz w:val="20"/>
                <w:szCs w:val="20"/>
                <w:lang w:val="en-GB"/>
              </w:rPr>
              <w:t>etc</w:t>
            </w:r>
          </w:p>
        </w:tc>
        <w:tc>
          <w:tcPr>
            <w:tcW w:w="1050" w:type="dxa"/>
          </w:tcPr>
          <w:p w14:paraId="630E272C" w14:textId="77777777" w:rsidR="00396EB8" w:rsidRPr="00A55866" w:rsidRDefault="00396EB8" w:rsidP="00291265">
            <w:pPr>
              <w:contextualSpacing/>
              <w:rPr>
                <w:sz w:val="20"/>
                <w:szCs w:val="20"/>
                <w:lang w:val="en-GB"/>
              </w:rPr>
            </w:pPr>
          </w:p>
        </w:tc>
        <w:tc>
          <w:tcPr>
            <w:tcW w:w="1199" w:type="dxa"/>
          </w:tcPr>
          <w:p w14:paraId="3101A9B6" w14:textId="77777777" w:rsidR="00396EB8" w:rsidRPr="00A55866" w:rsidRDefault="00396EB8" w:rsidP="00291265">
            <w:pPr>
              <w:contextualSpacing/>
              <w:rPr>
                <w:sz w:val="20"/>
                <w:szCs w:val="20"/>
                <w:lang w:val="en-GB"/>
              </w:rPr>
            </w:pPr>
          </w:p>
        </w:tc>
        <w:tc>
          <w:tcPr>
            <w:tcW w:w="1110" w:type="dxa"/>
          </w:tcPr>
          <w:p w14:paraId="27D88615" w14:textId="77777777" w:rsidR="00396EB8" w:rsidRPr="00A55866" w:rsidRDefault="00396EB8" w:rsidP="00291265">
            <w:pPr>
              <w:contextualSpacing/>
              <w:rPr>
                <w:sz w:val="20"/>
                <w:szCs w:val="20"/>
                <w:lang w:val="en-GB"/>
              </w:rPr>
            </w:pPr>
          </w:p>
        </w:tc>
        <w:tc>
          <w:tcPr>
            <w:tcW w:w="1197" w:type="dxa"/>
          </w:tcPr>
          <w:p w14:paraId="389C9ABD" w14:textId="77777777" w:rsidR="00396EB8" w:rsidRPr="00A55866" w:rsidRDefault="00396EB8" w:rsidP="00291265">
            <w:pPr>
              <w:contextualSpacing/>
              <w:rPr>
                <w:sz w:val="20"/>
                <w:szCs w:val="20"/>
                <w:lang w:val="en-GB"/>
              </w:rPr>
            </w:pPr>
          </w:p>
        </w:tc>
        <w:tc>
          <w:tcPr>
            <w:tcW w:w="1189" w:type="dxa"/>
          </w:tcPr>
          <w:p w14:paraId="6AE90698" w14:textId="77777777" w:rsidR="00396EB8" w:rsidRPr="00A55866" w:rsidRDefault="00396EB8" w:rsidP="00291265">
            <w:pPr>
              <w:contextualSpacing/>
              <w:rPr>
                <w:sz w:val="20"/>
                <w:szCs w:val="20"/>
                <w:lang w:val="en-GB"/>
              </w:rPr>
            </w:pPr>
          </w:p>
        </w:tc>
      </w:tr>
      <w:tr w:rsidR="00EE0A8B" w:rsidRPr="00A55866" w14:paraId="49EAD45C" w14:textId="586B93B8" w:rsidTr="00EE0A8B">
        <w:tc>
          <w:tcPr>
            <w:tcW w:w="1223" w:type="dxa"/>
          </w:tcPr>
          <w:p w14:paraId="636A76EE" w14:textId="77777777" w:rsidR="00EE0A8B" w:rsidRPr="00A55866" w:rsidRDefault="00EE0A8B" w:rsidP="00291265">
            <w:pPr>
              <w:contextualSpacing/>
              <w:rPr>
                <w:sz w:val="20"/>
                <w:szCs w:val="20"/>
                <w:lang w:val="en-GB"/>
              </w:rPr>
            </w:pPr>
          </w:p>
        </w:tc>
        <w:tc>
          <w:tcPr>
            <w:tcW w:w="1086" w:type="dxa"/>
          </w:tcPr>
          <w:p w14:paraId="57C8AC7D" w14:textId="77777777" w:rsidR="00EE0A8B" w:rsidRPr="00A55866" w:rsidRDefault="00EE0A8B" w:rsidP="00291265">
            <w:pPr>
              <w:contextualSpacing/>
              <w:rPr>
                <w:sz w:val="20"/>
                <w:szCs w:val="20"/>
                <w:lang w:val="en-GB"/>
              </w:rPr>
            </w:pPr>
          </w:p>
        </w:tc>
        <w:tc>
          <w:tcPr>
            <w:tcW w:w="1296" w:type="dxa"/>
          </w:tcPr>
          <w:p w14:paraId="04EEDA0E" w14:textId="40A18B5E" w:rsidR="00EE0A8B" w:rsidRPr="00A55866" w:rsidRDefault="00396EB8" w:rsidP="00291265">
            <w:pPr>
              <w:contextualSpacing/>
              <w:rPr>
                <w:sz w:val="20"/>
                <w:szCs w:val="20"/>
                <w:lang w:val="en-GB"/>
              </w:rPr>
            </w:pPr>
            <w:r w:rsidRPr="00A55866">
              <w:rPr>
                <w:sz w:val="20"/>
                <w:szCs w:val="20"/>
                <w:lang w:val="en-GB"/>
              </w:rPr>
              <w:t>Total</w:t>
            </w:r>
          </w:p>
        </w:tc>
        <w:tc>
          <w:tcPr>
            <w:tcW w:w="1050" w:type="dxa"/>
          </w:tcPr>
          <w:p w14:paraId="5A300262" w14:textId="77777777" w:rsidR="00EE0A8B" w:rsidRPr="00A55866" w:rsidRDefault="00EE0A8B" w:rsidP="00291265">
            <w:pPr>
              <w:contextualSpacing/>
              <w:rPr>
                <w:sz w:val="20"/>
                <w:szCs w:val="20"/>
                <w:lang w:val="en-GB"/>
              </w:rPr>
            </w:pPr>
          </w:p>
        </w:tc>
        <w:tc>
          <w:tcPr>
            <w:tcW w:w="1199" w:type="dxa"/>
          </w:tcPr>
          <w:p w14:paraId="2FF80666" w14:textId="77777777" w:rsidR="00EE0A8B" w:rsidRPr="00A55866" w:rsidRDefault="00EE0A8B" w:rsidP="00291265">
            <w:pPr>
              <w:contextualSpacing/>
              <w:rPr>
                <w:sz w:val="20"/>
                <w:szCs w:val="20"/>
                <w:lang w:val="en-GB"/>
              </w:rPr>
            </w:pPr>
          </w:p>
        </w:tc>
        <w:tc>
          <w:tcPr>
            <w:tcW w:w="1110" w:type="dxa"/>
          </w:tcPr>
          <w:p w14:paraId="7ED84563" w14:textId="65D4CE37" w:rsidR="00EE0A8B" w:rsidRPr="00A55866" w:rsidRDefault="00EE0A8B" w:rsidP="00291265">
            <w:pPr>
              <w:contextualSpacing/>
              <w:rPr>
                <w:sz w:val="20"/>
                <w:szCs w:val="20"/>
                <w:lang w:val="en-GB"/>
              </w:rPr>
            </w:pPr>
          </w:p>
        </w:tc>
        <w:tc>
          <w:tcPr>
            <w:tcW w:w="1197" w:type="dxa"/>
          </w:tcPr>
          <w:p w14:paraId="09256E0C" w14:textId="77777777" w:rsidR="00EE0A8B" w:rsidRPr="00A55866" w:rsidRDefault="00EE0A8B" w:rsidP="00291265">
            <w:pPr>
              <w:contextualSpacing/>
              <w:rPr>
                <w:sz w:val="20"/>
                <w:szCs w:val="20"/>
                <w:lang w:val="en-GB"/>
              </w:rPr>
            </w:pPr>
          </w:p>
        </w:tc>
        <w:tc>
          <w:tcPr>
            <w:tcW w:w="1189" w:type="dxa"/>
          </w:tcPr>
          <w:p w14:paraId="320ECE84" w14:textId="6172B8B9" w:rsidR="00EE0A8B" w:rsidRPr="00A55866" w:rsidRDefault="00EE0A8B" w:rsidP="00291265">
            <w:pPr>
              <w:contextualSpacing/>
              <w:rPr>
                <w:sz w:val="20"/>
                <w:szCs w:val="20"/>
                <w:lang w:val="en-GB"/>
              </w:rPr>
            </w:pPr>
          </w:p>
        </w:tc>
      </w:tr>
      <w:tr w:rsidR="00396EB8" w:rsidRPr="00A55866" w14:paraId="7F4A2C42" w14:textId="7D155B2B" w:rsidTr="00EE0A8B">
        <w:tc>
          <w:tcPr>
            <w:tcW w:w="1223" w:type="dxa"/>
          </w:tcPr>
          <w:p w14:paraId="60E836F0" w14:textId="77777777" w:rsidR="00396EB8" w:rsidRPr="00A55866" w:rsidRDefault="00396EB8" w:rsidP="00396EB8">
            <w:pPr>
              <w:contextualSpacing/>
              <w:rPr>
                <w:sz w:val="20"/>
                <w:szCs w:val="20"/>
                <w:lang w:val="en-GB"/>
              </w:rPr>
            </w:pPr>
          </w:p>
        </w:tc>
        <w:tc>
          <w:tcPr>
            <w:tcW w:w="1086" w:type="dxa"/>
          </w:tcPr>
          <w:p w14:paraId="11298888" w14:textId="285142D2" w:rsidR="00396EB8" w:rsidRPr="00A55866" w:rsidRDefault="00396EB8" w:rsidP="00396EB8">
            <w:pPr>
              <w:contextualSpacing/>
              <w:rPr>
                <w:sz w:val="20"/>
                <w:szCs w:val="20"/>
                <w:lang w:val="en-GB"/>
              </w:rPr>
            </w:pPr>
            <w:r w:rsidRPr="00A55866">
              <w:rPr>
                <w:sz w:val="20"/>
                <w:szCs w:val="20"/>
                <w:lang w:val="en-GB"/>
              </w:rPr>
              <w:t>1996</w:t>
            </w:r>
          </w:p>
        </w:tc>
        <w:tc>
          <w:tcPr>
            <w:tcW w:w="1296" w:type="dxa"/>
          </w:tcPr>
          <w:p w14:paraId="50E1AEC1" w14:textId="083C2806" w:rsidR="00396EB8" w:rsidRPr="00A55866" w:rsidRDefault="00396EB8" w:rsidP="00396EB8">
            <w:pPr>
              <w:contextualSpacing/>
              <w:rPr>
                <w:sz w:val="20"/>
                <w:szCs w:val="20"/>
                <w:lang w:val="en-GB"/>
              </w:rPr>
            </w:pPr>
            <w:r w:rsidRPr="00A55866">
              <w:rPr>
                <w:sz w:val="20"/>
                <w:szCs w:val="20"/>
                <w:lang w:val="en-GB"/>
              </w:rPr>
              <w:t>0-9 years</w:t>
            </w:r>
          </w:p>
        </w:tc>
        <w:tc>
          <w:tcPr>
            <w:tcW w:w="1050" w:type="dxa"/>
          </w:tcPr>
          <w:p w14:paraId="7CF9FA13" w14:textId="77777777" w:rsidR="00396EB8" w:rsidRPr="00A55866" w:rsidRDefault="00396EB8" w:rsidP="00396EB8">
            <w:pPr>
              <w:contextualSpacing/>
              <w:rPr>
                <w:sz w:val="20"/>
                <w:szCs w:val="20"/>
                <w:lang w:val="en-GB"/>
              </w:rPr>
            </w:pPr>
          </w:p>
        </w:tc>
        <w:tc>
          <w:tcPr>
            <w:tcW w:w="1199" w:type="dxa"/>
          </w:tcPr>
          <w:p w14:paraId="5DF7FCE5" w14:textId="77777777" w:rsidR="00396EB8" w:rsidRPr="00A55866" w:rsidRDefault="00396EB8" w:rsidP="00396EB8">
            <w:pPr>
              <w:contextualSpacing/>
              <w:rPr>
                <w:sz w:val="20"/>
                <w:szCs w:val="20"/>
                <w:lang w:val="en-GB"/>
              </w:rPr>
            </w:pPr>
          </w:p>
        </w:tc>
        <w:tc>
          <w:tcPr>
            <w:tcW w:w="1110" w:type="dxa"/>
          </w:tcPr>
          <w:p w14:paraId="1CFBB48C" w14:textId="591A388A" w:rsidR="00396EB8" w:rsidRPr="00A55866" w:rsidRDefault="00396EB8" w:rsidP="00396EB8">
            <w:pPr>
              <w:contextualSpacing/>
              <w:rPr>
                <w:sz w:val="20"/>
                <w:szCs w:val="20"/>
                <w:lang w:val="en-GB"/>
              </w:rPr>
            </w:pPr>
          </w:p>
        </w:tc>
        <w:tc>
          <w:tcPr>
            <w:tcW w:w="1197" w:type="dxa"/>
          </w:tcPr>
          <w:p w14:paraId="793200EB" w14:textId="77777777" w:rsidR="00396EB8" w:rsidRPr="00A55866" w:rsidRDefault="00396EB8" w:rsidP="00396EB8">
            <w:pPr>
              <w:contextualSpacing/>
              <w:rPr>
                <w:sz w:val="20"/>
                <w:szCs w:val="20"/>
                <w:lang w:val="en-GB"/>
              </w:rPr>
            </w:pPr>
          </w:p>
        </w:tc>
        <w:tc>
          <w:tcPr>
            <w:tcW w:w="1189" w:type="dxa"/>
          </w:tcPr>
          <w:p w14:paraId="375769D2" w14:textId="7BFB77DB" w:rsidR="00396EB8" w:rsidRPr="00A55866" w:rsidRDefault="00396EB8" w:rsidP="00396EB8">
            <w:pPr>
              <w:contextualSpacing/>
              <w:rPr>
                <w:sz w:val="20"/>
                <w:szCs w:val="20"/>
                <w:lang w:val="en-GB"/>
              </w:rPr>
            </w:pPr>
          </w:p>
        </w:tc>
      </w:tr>
      <w:tr w:rsidR="00396EB8" w:rsidRPr="00A55866" w14:paraId="5450F695" w14:textId="2F837807" w:rsidTr="00EE0A8B">
        <w:tc>
          <w:tcPr>
            <w:tcW w:w="1223" w:type="dxa"/>
          </w:tcPr>
          <w:p w14:paraId="0B5C2D14" w14:textId="77777777" w:rsidR="00396EB8" w:rsidRPr="00A55866" w:rsidRDefault="00396EB8" w:rsidP="00396EB8">
            <w:pPr>
              <w:contextualSpacing/>
              <w:rPr>
                <w:sz w:val="20"/>
                <w:szCs w:val="20"/>
                <w:lang w:val="en-GB"/>
              </w:rPr>
            </w:pPr>
          </w:p>
        </w:tc>
        <w:tc>
          <w:tcPr>
            <w:tcW w:w="1086" w:type="dxa"/>
          </w:tcPr>
          <w:p w14:paraId="7BCF8905" w14:textId="77777777" w:rsidR="00396EB8" w:rsidRPr="00A55866" w:rsidRDefault="00396EB8" w:rsidP="00396EB8">
            <w:pPr>
              <w:contextualSpacing/>
              <w:rPr>
                <w:sz w:val="20"/>
                <w:szCs w:val="20"/>
                <w:lang w:val="en-GB"/>
              </w:rPr>
            </w:pPr>
          </w:p>
        </w:tc>
        <w:tc>
          <w:tcPr>
            <w:tcW w:w="1296" w:type="dxa"/>
          </w:tcPr>
          <w:p w14:paraId="5B90D22A" w14:textId="2DE05AF3" w:rsidR="00396EB8" w:rsidRPr="00A55866" w:rsidRDefault="00396EB8" w:rsidP="00396EB8">
            <w:pPr>
              <w:contextualSpacing/>
              <w:rPr>
                <w:sz w:val="20"/>
                <w:szCs w:val="20"/>
                <w:lang w:val="en-GB"/>
              </w:rPr>
            </w:pPr>
            <w:r w:rsidRPr="00A55866">
              <w:rPr>
                <w:sz w:val="20"/>
                <w:szCs w:val="20"/>
                <w:lang w:val="en-GB"/>
              </w:rPr>
              <w:t>10-19</w:t>
            </w:r>
          </w:p>
        </w:tc>
        <w:tc>
          <w:tcPr>
            <w:tcW w:w="1050" w:type="dxa"/>
          </w:tcPr>
          <w:p w14:paraId="5DDB8E91" w14:textId="77777777" w:rsidR="00396EB8" w:rsidRPr="00A55866" w:rsidRDefault="00396EB8" w:rsidP="00396EB8">
            <w:pPr>
              <w:contextualSpacing/>
              <w:rPr>
                <w:sz w:val="20"/>
                <w:szCs w:val="20"/>
                <w:lang w:val="en-GB"/>
              </w:rPr>
            </w:pPr>
          </w:p>
        </w:tc>
        <w:tc>
          <w:tcPr>
            <w:tcW w:w="1199" w:type="dxa"/>
          </w:tcPr>
          <w:p w14:paraId="5BC0E62C" w14:textId="77777777" w:rsidR="00396EB8" w:rsidRPr="00A55866" w:rsidRDefault="00396EB8" w:rsidP="00396EB8">
            <w:pPr>
              <w:contextualSpacing/>
              <w:rPr>
                <w:sz w:val="20"/>
                <w:szCs w:val="20"/>
                <w:lang w:val="en-GB"/>
              </w:rPr>
            </w:pPr>
          </w:p>
        </w:tc>
        <w:tc>
          <w:tcPr>
            <w:tcW w:w="1110" w:type="dxa"/>
          </w:tcPr>
          <w:p w14:paraId="4AF92D70" w14:textId="0DADB336" w:rsidR="00396EB8" w:rsidRPr="00A55866" w:rsidRDefault="00396EB8" w:rsidP="00396EB8">
            <w:pPr>
              <w:contextualSpacing/>
              <w:rPr>
                <w:sz w:val="20"/>
                <w:szCs w:val="20"/>
                <w:lang w:val="en-GB"/>
              </w:rPr>
            </w:pPr>
          </w:p>
        </w:tc>
        <w:tc>
          <w:tcPr>
            <w:tcW w:w="1197" w:type="dxa"/>
          </w:tcPr>
          <w:p w14:paraId="36970E33" w14:textId="77777777" w:rsidR="00396EB8" w:rsidRPr="00A55866" w:rsidRDefault="00396EB8" w:rsidP="00396EB8">
            <w:pPr>
              <w:contextualSpacing/>
              <w:rPr>
                <w:sz w:val="20"/>
                <w:szCs w:val="20"/>
                <w:lang w:val="en-GB"/>
              </w:rPr>
            </w:pPr>
          </w:p>
        </w:tc>
        <w:tc>
          <w:tcPr>
            <w:tcW w:w="1189" w:type="dxa"/>
          </w:tcPr>
          <w:p w14:paraId="61A07D1B" w14:textId="0E5A3B06" w:rsidR="00396EB8" w:rsidRPr="00A55866" w:rsidRDefault="00396EB8" w:rsidP="00396EB8">
            <w:pPr>
              <w:contextualSpacing/>
              <w:rPr>
                <w:sz w:val="20"/>
                <w:szCs w:val="20"/>
                <w:lang w:val="en-GB"/>
              </w:rPr>
            </w:pPr>
          </w:p>
        </w:tc>
      </w:tr>
      <w:tr w:rsidR="00396EB8" w:rsidRPr="00A55866" w14:paraId="5A04D50B" w14:textId="77777777" w:rsidTr="00EE0A8B">
        <w:tc>
          <w:tcPr>
            <w:tcW w:w="1223" w:type="dxa"/>
          </w:tcPr>
          <w:p w14:paraId="4378D444" w14:textId="77777777" w:rsidR="00396EB8" w:rsidRPr="00A55866" w:rsidRDefault="00396EB8" w:rsidP="00396EB8">
            <w:pPr>
              <w:contextualSpacing/>
              <w:rPr>
                <w:sz w:val="20"/>
                <w:szCs w:val="20"/>
                <w:lang w:val="en-GB"/>
              </w:rPr>
            </w:pPr>
          </w:p>
        </w:tc>
        <w:tc>
          <w:tcPr>
            <w:tcW w:w="1086" w:type="dxa"/>
          </w:tcPr>
          <w:p w14:paraId="0D741909" w14:textId="77777777" w:rsidR="00396EB8" w:rsidRPr="00A55866" w:rsidRDefault="00396EB8" w:rsidP="00396EB8">
            <w:pPr>
              <w:contextualSpacing/>
              <w:rPr>
                <w:sz w:val="20"/>
                <w:szCs w:val="20"/>
                <w:lang w:val="en-GB"/>
              </w:rPr>
            </w:pPr>
          </w:p>
        </w:tc>
        <w:tc>
          <w:tcPr>
            <w:tcW w:w="1296" w:type="dxa"/>
          </w:tcPr>
          <w:p w14:paraId="39F12A10" w14:textId="0319936D" w:rsidR="00396EB8" w:rsidRPr="00A55866" w:rsidRDefault="00396EB8" w:rsidP="00396EB8">
            <w:pPr>
              <w:contextualSpacing/>
              <w:rPr>
                <w:sz w:val="20"/>
                <w:szCs w:val="20"/>
                <w:lang w:val="en-GB"/>
              </w:rPr>
            </w:pPr>
            <w:r w:rsidRPr="00A55866">
              <w:rPr>
                <w:sz w:val="20"/>
                <w:szCs w:val="20"/>
                <w:lang w:val="en-GB"/>
              </w:rPr>
              <w:t>20-29</w:t>
            </w:r>
          </w:p>
        </w:tc>
        <w:tc>
          <w:tcPr>
            <w:tcW w:w="1050" w:type="dxa"/>
          </w:tcPr>
          <w:p w14:paraId="73E77FB3" w14:textId="77777777" w:rsidR="00396EB8" w:rsidRPr="00A55866" w:rsidRDefault="00396EB8" w:rsidP="00396EB8">
            <w:pPr>
              <w:contextualSpacing/>
              <w:rPr>
                <w:sz w:val="20"/>
                <w:szCs w:val="20"/>
                <w:lang w:val="en-GB"/>
              </w:rPr>
            </w:pPr>
          </w:p>
        </w:tc>
        <w:tc>
          <w:tcPr>
            <w:tcW w:w="1199" w:type="dxa"/>
          </w:tcPr>
          <w:p w14:paraId="131AF8B5" w14:textId="77777777" w:rsidR="00396EB8" w:rsidRPr="00A55866" w:rsidRDefault="00396EB8" w:rsidP="00396EB8">
            <w:pPr>
              <w:contextualSpacing/>
              <w:rPr>
                <w:sz w:val="20"/>
                <w:szCs w:val="20"/>
                <w:lang w:val="en-GB"/>
              </w:rPr>
            </w:pPr>
          </w:p>
        </w:tc>
        <w:tc>
          <w:tcPr>
            <w:tcW w:w="1110" w:type="dxa"/>
          </w:tcPr>
          <w:p w14:paraId="0CC3E2D7" w14:textId="77777777" w:rsidR="00396EB8" w:rsidRPr="00A55866" w:rsidRDefault="00396EB8" w:rsidP="00396EB8">
            <w:pPr>
              <w:contextualSpacing/>
              <w:rPr>
                <w:sz w:val="20"/>
                <w:szCs w:val="20"/>
                <w:lang w:val="en-GB"/>
              </w:rPr>
            </w:pPr>
          </w:p>
        </w:tc>
        <w:tc>
          <w:tcPr>
            <w:tcW w:w="1197" w:type="dxa"/>
          </w:tcPr>
          <w:p w14:paraId="51E21697" w14:textId="77777777" w:rsidR="00396EB8" w:rsidRPr="00A55866" w:rsidRDefault="00396EB8" w:rsidP="00396EB8">
            <w:pPr>
              <w:contextualSpacing/>
              <w:rPr>
                <w:sz w:val="20"/>
                <w:szCs w:val="20"/>
                <w:lang w:val="en-GB"/>
              </w:rPr>
            </w:pPr>
          </w:p>
        </w:tc>
        <w:tc>
          <w:tcPr>
            <w:tcW w:w="1189" w:type="dxa"/>
          </w:tcPr>
          <w:p w14:paraId="69897971" w14:textId="77777777" w:rsidR="00396EB8" w:rsidRPr="00A55866" w:rsidRDefault="00396EB8" w:rsidP="00396EB8">
            <w:pPr>
              <w:contextualSpacing/>
              <w:rPr>
                <w:sz w:val="20"/>
                <w:szCs w:val="20"/>
                <w:lang w:val="en-GB"/>
              </w:rPr>
            </w:pPr>
          </w:p>
        </w:tc>
      </w:tr>
    </w:tbl>
    <w:p w14:paraId="593A089F" w14:textId="746376A5" w:rsidR="00A55866" w:rsidRPr="00206606" w:rsidRDefault="00A55866" w:rsidP="00A55866">
      <w:pPr>
        <w:contextualSpacing/>
        <w:rPr>
          <w:i/>
          <w:color w:val="0070C0"/>
          <w:sz w:val="22"/>
          <w:szCs w:val="22"/>
          <w:lang w:val="en-GB"/>
        </w:rPr>
      </w:pPr>
      <w:r w:rsidRPr="00206606">
        <w:rPr>
          <w:i/>
          <w:color w:val="0070C0"/>
          <w:sz w:val="22"/>
          <w:szCs w:val="22"/>
          <w:lang w:val="en-GB"/>
        </w:rPr>
        <w:t>Question to statisticians: can we do a test to pick up changes</w:t>
      </w:r>
      <w:r w:rsidR="00206606">
        <w:rPr>
          <w:i/>
          <w:color w:val="0070C0"/>
          <w:sz w:val="22"/>
          <w:szCs w:val="22"/>
          <w:lang w:val="en-GB"/>
        </w:rPr>
        <w:t xml:space="preserve"> in age distribution</w:t>
      </w:r>
      <w:r w:rsidRPr="00206606">
        <w:rPr>
          <w:i/>
          <w:color w:val="0070C0"/>
          <w:sz w:val="22"/>
          <w:szCs w:val="22"/>
          <w:lang w:val="en-GB"/>
        </w:rPr>
        <w:t xml:space="preserve"> over </w:t>
      </w:r>
      <w:r w:rsidR="00206606">
        <w:rPr>
          <w:i/>
          <w:color w:val="0070C0"/>
          <w:sz w:val="22"/>
          <w:szCs w:val="22"/>
          <w:lang w:val="en-GB"/>
        </w:rPr>
        <w:t>calendar years (based on one reference year)</w:t>
      </w:r>
      <w:r w:rsidRPr="00206606">
        <w:rPr>
          <w:i/>
          <w:color w:val="0070C0"/>
          <w:sz w:val="22"/>
          <w:szCs w:val="22"/>
          <w:lang w:val="en-GB"/>
        </w:rPr>
        <w:t>?</w:t>
      </w:r>
    </w:p>
    <w:p w14:paraId="03F65B5B" w14:textId="5978F337" w:rsidR="00291265" w:rsidRDefault="00291265" w:rsidP="00291265">
      <w:pPr>
        <w:contextualSpacing/>
        <w:rPr>
          <w:sz w:val="22"/>
          <w:szCs w:val="22"/>
          <w:lang w:val="en-GB"/>
        </w:rPr>
      </w:pPr>
    </w:p>
    <w:p w14:paraId="6B6F7207" w14:textId="77777777" w:rsidR="007167A6" w:rsidRPr="00901F5B" w:rsidRDefault="007167A6" w:rsidP="007167A6">
      <w:pPr>
        <w:contextualSpacing/>
        <w:jc w:val="both"/>
        <w:rPr>
          <w:i/>
          <w:color w:val="E36C0A" w:themeColor="accent6" w:themeShade="BF"/>
          <w:sz w:val="22"/>
          <w:lang w:val="en-GB"/>
        </w:rPr>
      </w:pPr>
      <w:r w:rsidRPr="00901F5B">
        <w:rPr>
          <w:i/>
          <w:color w:val="E36C0A" w:themeColor="accent6" w:themeShade="BF"/>
          <w:sz w:val="22"/>
          <w:lang w:val="en-GB"/>
        </w:rPr>
        <w:t>Question: do we see patterns in person-time contributions across calendar years/months?</w:t>
      </w:r>
    </w:p>
    <w:p w14:paraId="53456310" w14:textId="2D195023" w:rsidR="0081369A" w:rsidRDefault="0081369A" w:rsidP="00742139">
      <w:pPr>
        <w:contextualSpacing/>
        <w:rPr>
          <w:rFonts w:cs="Tahoma"/>
          <w:lang w:val="en-GB"/>
        </w:rPr>
      </w:pPr>
    </w:p>
    <w:p w14:paraId="5B73E972" w14:textId="2D766B82" w:rsidR="00A55866" w:rsidRPr="005C4045" w:rsidRDefault="00A55866" w:rsidP="00844BED">
      <w:pPr>
        <w:contextualSpacing/>
        <w:jc w:val="both"/>
        <w:rPr>
          <w:i/>
          <w:sz w:val="22"/>
          <w:lang w:val="en-GB"/>
        </w:rPr>
      </w:pPr>
      <w:r>
        <w:rPr>
          <w:i/>
          <w:sz w:val="22"/>
          <w:lang w:val="en-GB"/>
        </w:rPr>
        <w:t xml:space="preserve">D4 </w:t>
      </w:r>
      <w:r w:rsidR="00844BED" w:rsidRPr="005C4045">
        <w:rPr>
          <w:i/>
          <w:sz w:val="22"/>
          <w:lang w:val="en-GB"/>
        </w:rPr>
        <w:t xml:space="preserve">Output table </w:t>
      </w:r>
      <w:r w:rsidR="00844BED">
        <w:rPr>
          <w:i/>
          <w:sz w:val="22"/>
          <w:lang w:val="en-GB"/>
        </w:rPr>
        <w:t>4</w:t>
      </w:r>
      <w:r w:rsidR="007E44BF">
        <w:rPr>
          <w:i/>
          <w:sz w:val="22"/>
          <w:lang w:val="en-GB"/>
        </w:rPr>
        <w:t xml:space="preserve">: stability of person-time by month </w:t>
      </w:r>
      <w:r w:rsidR="0009510F">
        <w:rPr>
          <w:i/>
          <w:sz w:val="22"/>
          <w:lang w:val="en-GB"/>
        </w:rPr>
        <w:t xml:space="preserve">and calendar year </w:t>
      </w:r>
      <w:r w:rsidR="007E44BF">
        <w:rPr>
          <w:i/>
          <w:sz w:val="22"/>
          <w:lang w:val="en-GB"/>
        </w:rPr>
        <w:t>of the study period</w:t>
      </w:r>
    </w:p>
    <w:tbl>
      <w:tblPr>
        <w:tblStyle w:val="TableGrid"/>
        <w:tblW w:w="0" w:type="auto"/>
        <w:tblLook w:val="04A0" w:firstRow="1" w:lastRow="0" w:firstColumn="1" w:lastColumn="0" w:noHBand="0" w:noVBand="1"/>
      </w:tblPr>
      <w:tblGrid>
        <w:gridCol w:w="1140"/>
        <w:gridCol w:w="1212"/>
        <w:gridCol w:w="1516"/>
        <w:gridCol w:w="769"/>
        <w:gridCol w:w="1051"/>
        <w:gridCol w:w="802"/>
        <w:gridCol w:w="1050"/>
        <w:gridCol w:w="964"/>
        <w:gridCol w:w="846"/>
      </w:tblGrid>
      <w:tr w:rsidR="00844BED" w:rsidRPr="00A55866" w14:paraId="514B161E" w14:textId="1F69FC3F" w:rsidTr="00365425">
        <w:tc>
          <w:tcPr>
            <w:tcW w:w="1149" w:type="dxa"/>
          </w:tcPr>
          <w:p w14:paraId="4F41FCCD" w14:textId="77777777" w:rsidR="00844BED" w:rsidRPr="00A55866" w:rsidRDefault="00844BED" w:rsidP="00365425">
            <w:pPr>
              <w:contextualSpacing/>
              <w:rPr>
                <w:b/>
                <w:sz w:val="20"/>
                <w:szCs w:val="20"/>
                <w:lang w:val="en-GB"/>
              </w:rPr>
            </w:pPr>
            <w:r w:rsidRPr="00A55866">
              <w:rPr>
                <w:b/>
                <w:sz w:val="20"/>
                <w:szCs w:val="20"/>
                <w:lang w:val="en-GB"/>
              </w:rPr>
              <w:t>DAP</w:t>
            </w:r>
          </w:p>
        </w:tc>
        <w:tc>
          <w:tcPr>
            <w:tcW w:w="1222" w:type="dxa"/>
          </w:tcPr>
          <w:p w14:paraId="318C2C8D" w14:textId="5FDA4435" w:rsidR="00844BED" w:rsidRPr="00A55866" w:rsidRDefault="00844BED" w:rsidP="00365425">
            <w:pPr>
              <w:contextualSpacing/>
              <w:rPr>
                <w:b/>
                <w:sz w:val="20"/>
                <w:szCs w:val="20"/>
                <w:lang w:val="en-GB"/>
              </w:rPr>
            </w:pPr>
            <w:r w:rsidRPr="00A55866">
              <w:rPr>
                <w:b/>
                <w:sz w:val="20"/>
                <w:szCs w:val="20"/>
                <w:lang w:val="en-GB"/>
              </w:rPr>
              <w:t>Calendar year</w:t>
            </w:r>
          </w:p>
        </w:tc>
        <w:tc>
          <w:tcPr>
            <w:tcW w:w="1416" w:type="dxa"/>
          </w:tcPr>
          <w:p w14:paraId="114F91FD" w14:textId="372B736D" w:rsidR="00844BED" w:rsidRPr="00A55866" w:rsidRDefault="00901F5B" w:rsidP="00365425">
            <w:pPr>
              <w:contextualSpacing/>
              <w:rPr>
                <w:b/>
                <w:sz w:val="20"/>
                <w:szCs w:val="20"/>
                <w:lang w:val="en-GB"/>
              </w:rPr>
            </w:pPr>
            <w:proofErr w:type="spellStart"/>
            <w:r>
              <w:rPr>
                <w:b/>
                <w:sz w:val="20"/>
                <w:szCs w:val="20"/>
                <w:lang w:val="en-GB"/>
              </w:rPr>
              <w:t>calendar</w:t>
            </w:r>
            <w:r w:rsidR="00844BED" w:rsidRPr="00A55866">
              <w:rPr>
                <w:b/>
                <w:sz w:val="20"/>
                <w:szCs w:val="20"/>
                <w:lang w:val="en-GB"/>
              </w:rPr>
              <w:t>month</w:t>
            </w:r>
            <w:proofErr w:type="spellEnd"/>
          </w:p>
        </w:tc>
        <w:tc>
          <w:tcPr>
            <w:tcW w:w="1847" w:type="dxa"/>
            <w:gridSpan w:val="2"/>
          </w:tcPr>
          <w:p w14:paraId="6995DC29" w14:textId="68A4B20D" w:rsidR="00844BED" w:rsidRPr="00A55866" w:rsidRDefault="00844BED" w:rsidP="00365425">
            <w:pPr>
              <w:contextualSpacing/>
              <w:rPr>
                <w:b/>
                <w:sz w:val="20"/>
                <w:szCs w:val="20"/>
                <w:lang w:val="en-GB"/>
              </w:rPr>
            </w:pPr>
            <w:r w:rsidRPr="00A55866">
              <w:rPr>
                <w:b/>
                <w:sz w:val="20"/>
                <w:szCs w:val="20"/>
                <w:lang w:val="en-GB"/>
              </w:rPr>
              <w:t>male</w:t>
            </w:r>
          </w:p>
        </w:tc>
        <w:tc>
          <w:tcPr>
            <w:tcW w:w="1880" w:type="dxa"/>
            <w:gridSpan w:val="2"/>
          </w:tcPr>
          <w:p w14:paraId="352C00EA" w14:textId="77777777" w:rsidR="00844BED" w:rsidRPr="00A55866" w:rsidRDefault="00844BED" w:rsidP="00365425">
            <w:pPr>
              <w:contextualSpacing/>
              <w:rPr>
                <w:b/>
                <w:sz w:val="20"/>
                <w:szCs w:val="20"/>
                <w:lang w:val="en-GB"/>
              </w:rPr>
            </w:pPr>
            <w:r w:rsidRPr="00A55866">
              <w:rPr>
                <w:b/>
                <w:sz w:val="20"/>
                <w:szCs w:val="20"/>
                <w:lang w:val="en-GB"/>
              </w:rPr>
              <w:t>female</w:t>
            </w:r>
          </w:p>
        </w:tc>
        <w:tc>
          <w:tcPr>
            <w:tcW w:w="1836" w:type="dxa"/>
            <w:gridSpan w:val="2"/>
          </w:tcPr>
          <w:p w14:paraId="3FFEBF33" w14:textId="2415E420" w:rsidR="00844BED" w:rsidRPr="00A55866" w:rsidRDefault="00844BED" w:rsidP="00365425">
            <w:pPr>
              <w:contextualSpacing/>
              <w:rPr>
                <w:b/>
                <w:sz w:val="20"/>
                <w:szCs w:val="20"/>
                <w:lang w:val="en-GB"/>
              </w:rPr>
            </w:pPr>
            <w:r w:rsidRPr="00A55866">
              <w:rPr>
                <w:b/>
                <w:sz w:val="20"/>
                <w:szCs w:val="20"/>
                <w:lang w:val="en-GB"/>
              </w:rPr>
              <w:t>Total</w:t>
            </w:r>
          </w:p>
        </w:tc>
      </w:tr>
      <w:tr w:rsidR="00844BED" w:rsidRPr="00A55866" w14:paraId="3D859CB0" w14:textId="2AF9D7DA" w:rsidTr="00844BED">
        <w:tc>
          <w:tcPr>
            <w:tcW w:w="1149" w:type="dxa"/>
          </w:tcPr>
          <w:p w14:paraId="489C6D5E" w14:textId="77777777" w:rsidR="00844BED" w:rsidRPr="00A55866" w:rsidRDefault="00844BED" w:rsidP="00365425">
            <w:pPr>
              <w:contextualSpacing/>
              <w:rPr>
                <w:sz w:val="20"/>
                <w:szCs w:val="20"/>
                <w:lang w:val="en-GB"/>
              </w:rPr>
            </w:pPr>
            <w:r w:rsidRPr="00A55866">
              <w:rPr>
                <w:sz w:val="20"/>
                <w:szCs w:val="20"/>
                <w:lang w:val="en-GB"/>
              </w:rPr>
              <w:t>Acronym</w:t>
            </w:r>
          </w:p>
        </w:tc>
        <w:tc>
          <w:tcPr>
            <w:tcW w:w="1222" w:type="dxa"/>
          </w:tcPr>
          <w:p w14:paraId="341C7B47" w14:textId="1D461D06" w:rsidR="00844BED" w:rsidRPr="00A55866" w:rsidRDefault="00844BED" w:rsidP="00365425">
            <w:pPr>
              <w:contextualSpacing/>
              <w:rPr>
                <w:sz w:val="20"/>
                <w:szCs w:val="20"/>
                <w:lang w:val="en-GB"/>
              </w:rPr>
            </w:pPr>
            <w:r w:rsidRPr="00A55866">
              <w:rPr>
                <w:sz w:val="20"/>
                <w:szCs w:val="20"/>
                <w:lang w:val="en-GB"/>
              </w:rPr>
              <w:t>year</w:t>
            </w:r>
          </w:p>
        </w:tc>
        <w:tc>
          <w:tcPr>
            <w:tcW w:w="1416" w:type="dxa"/>
          </w:tcPr>
          <w:p w14:paraId="05DC57EC" w14:textId="77777777" w:rsidR="00844BED" w:rsidRPr="00A55866" w:rsidRDefault="00844BED" w:rsidP="00365425">
            <w:pPr>
              <w:contextualSpacing/>
              <w:rPr>
                <w:sz w:val="20"/>
                <w:szCs w:val="20"/>
                <w:lang w:val="en-GB"/>
              </w:rPr>
            </w:pPr>
          </w:p>
        </w:tc>
        <w:tc>
          <w:tcPr>
            <w:tcW w:w="785" w:type="dxa"/>
          </w:tcPr>
          <w:p w14:paraId="43B21B40" w14:textId="029CDCB4" w:rsidR="00844BED" w:rsidRPr="00A55866" w:rsidRDefault="00844BED" w:rsidP="00365425">
            <w:pPr>
              <w:contextualSpacing/>
              <w:rPr>
                <w:sz w:val="20"/>
                <w:szCs w:val="20"/>
                <w:lang w:val="en-GB"/>
              </w:rPr>
            </w:pPr>
            <w:r w:rsidRPr="00A55866">
              <w:rPr>
                <w:sz w:val="20"/>
                <w:szCs w:val="20"/>
                <w:lang w:val="en-GB"/>
              </w:rPr>
              <w:t># PT</w:t>
            </w:r>
          </w:p>
        </w:tc>
        <w:tc>
          <w:tcPr>
            <w:tcW w:w="1062" w:type="dxa"/>
          </w:tcPr>
          <w:p w14:paraId="22CC3287" w14:textId="77777777" w:rsidR="00844BED" w:rsidRPr="00A55866" w:rsidRDefault="00844BED" w:rsidP="00365425">
            <w:pPr>
              <w:contextualSpacing/>
              <w:rPr>
                <w:sz w:val="20"/>
                <w:szCs w:val="20"/>
                <w:lang w:val="en-GB"/>
              </w:rPr>
            </w:pPr>
            <w:r w:rsidRPr="00A55866">
              <w:rPr>
                <w:sz w:val="20"/>
                <w:szCs w:val="20"/>
                <w:lang w:val="en-GB"/>
              </w:rPr>
              <w:t>% (of column total)</w:t>
            </w:r>
          </w:p>
        </w:tc>
        <w:tc>
          <w:tcPr>
            <w:tcW w:w="819" w:type="dxa"/>
          </w:tcPr>
          <w:p w14:paraId="0EBB3B70" w14:textId="27B11D09" w:rsidR="00844BED" w:rsidRPr="00A55866" w:rsidRDefault="00844BED" w:rsidP="00365425">
            <w:pPr>
              <w:contextualSpacing/>
              <w:rPr>
                <w:sz w:val="20"/>
                <w:szCs w:val="20"/>
                <w:lang w:val="en-GB"/>
              </w:rPr>
            </w:pPr>
            <w:r w:rsidRPr="00A55866">
              <w:rPr>
                <w:sz w:val="20"/>
                <w:szCs w:val="20"/>
                <w:lang w:val="en-GB"/>
              </w:rPr>
              <w:t># PT</w:t>
            </w:r>
          </w:p>
        </w:tc>
        <w:tc>
          <w:tcPr>
            <w:tcW w:w="1061" w:type="dxa"/>
          </w:tcPr>
          <w:p w14:paraId="3FE3FBB9" w14:textId="77777777" w:rsidR="00844BED" w:rsidRPr="00A55866" w:rsidRDefault="00844BED" w:rsidP="00365425">
            <w:pPr>
              <w:contextualSpacing/>
              <w:rPr>
                <w:sz w:val="20"/>
                <w:szCs w:val="20"/>
                <w:lang w:val="en-GB"/>
              </w:rPr>
            </w:pPr>
            <w:r w:rsidRPr="00A55866">
              <w:rPr>
                <w:sz w:val="20"/>
                <w:szCs w:val="20"/>
                <w:lang w:val="en-GB"/>
              </w:rPr>
              <w:t>% (of column total)</w:t>
            </w:r>
          </w:p>
        </w:tc>
        <w:tc>
          <w:tcPr>
            <w:tcW w:w="989" w:type="dxa"/>
          </w:tcPr>
          <w:p w14:paraId="283CBF5A" w14:textId="5A071154" w:rsidR="00844BED" w:rsidRPr="00A55866" w:rsidRDefault="00844BED" w:rsidP="00365425">
            <w:pPr>
              <w:contextualSpacing/>
              <w:rPr>
                <w:sz w:val="20"/>
                <w:szCs w:val="20"/>
                <w:lang w:val="en-GB"/>
              </w:rPr>
            </w:pPr>
            <w:r w:rsidRPr="00A55866">
              <w:rPr>
                <w:sz w:val="20"/>
                <w:szCs w:val="20"/>
                <w:lang w:val="en-GB"/>
              </w:rPr>
              <w:t># PT</w:t>
            </w:r>
          </w:p>
        </w:tc>
        <w:tc>
          <w:tcPr>
            <w:tcW w:w="847" w:type="dxa"/>
          </w:tcPr>
          <w:p w14:paraId="4DDA953F" w14:textId="4FCFE21C" w:rsidR="00844BED" w:rsidRPr="00A55866" w:rsidRDefault="00844BED" w:rsidP="00365425">
            <w:pPr>
              <w:contextualSpacing/>
              <w:rPr>
                <w:sz w:val="20"/>
                <w:szCs w:val="20"/>
                <w:lang w:val="en-GB"/>
              </w:rPr>
            </w:pPr>
            <w:r w:rsidRPr="00A55866">
              <w:rPr>
                <w:sz w:val="20"/>
                <w:szCs w:val="20"/>
                <w:lang w:val="en-GB"/>
              </w:rPr>
              <w:t>% (of column total)</w:t>
            </w:r>
          </w:p>
        </w:tc>
      </w:tr>
      <w:tr w:rsidR="00844BED" w:rsidRPr="00A55866" w14:paraId="55E1DD4F" w14:textId="559C5D90" w:rsidTr="00844BED">
        <w:tc>
          <w:tcPr>
            <w:tcW w:w="1149" w:type="dxa"/>
          </w:tcPr>
          <w:p w14:paraId="49D8E03B" w14:textId="77777777" w:rsidR="00844BED" w:rsidRPr="00A55866" w:rsidRDefault="00844BED" w:rsidP="00365425">
            <w:pPr>
              <w:contextualSpacing/>
              <w:rPr>
                <w:sz w:val="20"/>
                <w:szCs w:val="20"/>
                <w:lang w:val="en-GB"/>
              </w:rPr>
            </w:pPr>
          </w:p>
        </w:tc>
        <w:tc>
          <w:tcPr>
            <w:tcW w:w="1222" w:type="dxa"/>
          </w:tcPr>
          <w:p w14:paraId="201F1E8A" w14:textId="0F64FEBD" w:rsidR="00844BED" w:rsidRPr="00A55866" w:rsidRDefault="00844BED" w:rsidP="00365425">
            <w:pPr>
              <w:contextualSpacing/>
              <w:rPr>
                <w:sz w:val="20"/>
                <w:szCs w:val="20"/>
                <w:lang w:val="en-GB"/>
              </w:rPr>
            </w:pPr>
            <w:r w:rsidRPr="00A55866">
              <w:rPr>
                <w:sz w:val="20"/>
                <w:szCs w:val="20"/>
                <w:lang w:val="en-GB"/>
              </w:rPr>
              <w:t>1995</w:t>
            </w:r>
          </w:p>
        </w:tc>
        <w:tc>
          <w:tcPr>
            <w:tcW w:w="1416" w:type="dxa"/>
          </w:tcPr>
          <w:p w14:paraId="4EDBF350" w14:textId="3473A4A6" w:rsidR="00844BED" w:rsidRPr="00A55866" w:rsidRDefault="00844BED" w:rsidP="00365425">
            <w:pPr>
              <w:contextualSpacing/>
              <w:rPr>
                <w:sz w:val="20"/>
                <w:szCs w:val="20"/>
                <w:lang w:val="en-GB"/>
              </w:rPr>
            </w:pPr>
            <w:r w:rsidRPr="00A55866">
              <w:rPr>
                <w:sz w:val="20"/>
                <w:szCs w:val="20"/>
                <w:lang w:val="en-GB"/>
              </w:rPr>
              <w:t>1</w:t>
            </w:r>
          </w:p>
        </w:tc>
        <w:tc>
          <w:tcPr>
            <w:tcW w:w="785" w:type="dxa"/>
          </w:tcPr>
          <w:p w14:paraId="64E34535" w14:textId="7125B69F" w:rsidR="00844BED" w:rsidRPr="00A55866" w:rsidRDefault="00844BED" w:rsidP="00365425">
            <w:pPr>
              <w:contextualSpacing/>
              <w:rPr>
                <w:sz w:val="20"/>
                <w:szCs w:val="20"/>
                <w:lang w:val="en-GB"/>
              </w:rPr>
            </w:pPr>
          </w:p>
        </w:tc>
        <w:tc>
          <w:tcPr>
            <w:tcW w:w="1062" w:type="dxa"/>
          </w:tcPr>
          <w:p w14:paraId="7DE3017B" w14:textId="77777777" w:rsidR="00844BED" w:rsidRPr="00A55866" w:rsidRDefault="00844BED" w:rsidP="00365425">
            <w:pPr>
              <w:contextualSpacing/>
              <w:rPr>
                <w:sz w:val="20"/>
                <w:szCs w:val="20"/>
                <w:lang w:val="en-GB"/>
              </w:rPr>
            </w:pPr>
          </w:p>
        </w:tc>
        <w:tc>
          <w:tcPr>
            <w:tcW w:w="819" w:type="dxa"/>
          </w:tcPr>
          <w:p w14:paraId="08BCB5DC" w14:textId="77777777" w:rsidR="00844BED" w:rsidRPr="00A55866" w:rsidRDefault="00844BED" w:rsidP="00365425">
            <w:pPr>
              <w:contextualSpacing/>
              <w:rPr>
                <w:sz w:val="20"/>
                <w:szCs w:val="20"/>
                <w:lang w:val="en-GB"/>
              </w:rPr>
            </w:pPr>
          </w:p>
        </w:tc>
        <w:tc>
          <w:tcPr>
            <w:tcW w:w="1061" w:type="dxa"/>
          </w:tcPr>
          <w:p w14:paraId="4A997B3C" w14:textId="77777777" w:rsidR="00844BED" w:rsidRPr="00A55866" w:rsidRDefault="00844BED" w:rsidP="00365425">
            <w:pPr>
              <w:contextualSpacing/>
              <w:rPr>
                <w:sz w:val="20"/>
                <w:szCs w:val="20"/>
                <w:lang w:val="en-GB"/>
              </w:rPr>
            </w:pPr>
          </w:p>
        </w:tc>
        <w:tc>
          <w:tcPr>
            <w:tcW w:w="989" w:type="dxa"/>
          </w:tcPr>
          <w:p w14:paraId="7D197D1E" w14:textId="77777777" w:rsidR="00844BED" w:rsidRPr="00A55866" w:rsidRDefault="00844BED" w:rsidP="00365425">
            <w:pPr>
              <w:contextualSpacing/>
              <w:rPr>
                <w:sz w:val="20"/>
                <w:szCs w:val="20"/>
                <w:lang w:val="en-GB"/>
              </w:rPr>
            </w:pPr>
          </w:p>
        </w:tc>
        <w:tc>
          <w:tcPr>
            <w:tcW w:w="847" w:type="dxa"/>
          </w:tcPr>
          <w:p w14:paraId="6ABE48AF" w14:textId="77777777" w:rsidR="00844BED" w:rsidRPr="00A55866" w:rsidRDefault="00844BED" w:rsidP="00365425">
            <w:pPr>
              <w:contextualSpacing/>
              <w:rPr>
                <w:sz w:val="20"/>
                <w:szCs w:val="20"/>
                <w:lang w:val="en-GB"/>
              </w:rPr>
            </w:pPr>
          </w:p>
        </w:tc>
      </w:tr>
      <w:tr w:rsidR="00844BED" w:rsidRPr="00A55866" w14:paraId="691560A5" w14:textId="20F74694" w:rsidTr="00844BED">
        <w:tc>
          <w:tcPr>
            <w:tcW w:w="1149" w:type="dxa"/>
          </w:tcPr>
          <w:p w14:paraId="54F411D0" w14:textId="77777777" w:rsidR="00844BED" w:rsidRPr="00A55866" w:rsidRDefault="00844BED" w:rsidP="00365425">
            <w:pPr>
              <w:contextualSpacing/>
              <w:rPr>
                <w:sz w:val="20"/>
                <w:szCs w:val="20"/>
                <w:lang w:val="en-GB"/>
              </w:rPr>
            </w:pPr>
          </w:p>
        </w:tc>
        <w:tc>
          <w:tcPr>
            <w:tcW w:w="1222" w:type="dxa"/>
          </w:tcPr>
          <w:p w14:paraId="325C4AE7" w14:textId="175D4720" w:rsidR="00844BED" w:rsidRPr="00A55866" w:rsidRDefault="00844BED" w:rsidP="00365425">
            <w:pPr>
              <w:contextualSpacing/>
              <w:rPr>
                <w:sz w:val="20"/>
                <w:szCs w:val="20"/>
                <w:lang w:val="en-GB"/>
              </w:rPr>
            </w:pPr>
            <w:r w:rsidRPr="00A55866">
              <w:rPr>
                <w:sz w:val="20"/>
                <w:szCs w:val="20"/>
                <w:lang w:val="en-GB"/>
              </w:rPr>
              <w:t>1995</w:t>
            </w:r>
          </w:p>
        </w:tc>
        <w:tc>
          <w:tcPr>
            <w:tcW w:w="1416" w:type="dxa"/>
          </w:tcPr>
          <w:p w14:paraId="3D6834B6" w14:textId="538046BA" w:rsidR="00844BED" w:rsidRPr="00A55866" w:rsidRDefault="00844BED" w:rsidP="00365425">
            <w:pPr>
              <w:contextualSpacing/>
              <w:rPr>
                <w:sz w:val="20"/>
                <w:szCs w:val="20"/>
                <w:lang w:val="en-GB"/>
              </w:rPr>
            </w:pPr>
            <w:r w:rsidRPr="00A55866">
              <w:rPr>
                <w:sz w:val="20"/>
                <w:szCs w:val="20"/>
                <w:lang w:val="en-GB"/>
              </w:rPr>
              <w:t>2</w:t>
            </w:r>
          </w:p>
        </w:tc>
        <w:tc>
          <w:tcPr>
            <w:tcW w:w="785" w:type="dxa"/>
          </w:tcPr>
          <w:p w14:paraId="19B260CE" w14:textId="67122026" w:rsidR="00844BED" w:rsidRPr="00A55866" w:rsidRDefault="00844BED" w:rsidP="00365425">
            <w:pPr>
              <w:contextualSpacing/>
              <w:rPr>
                <w:sz w:val="20"/>
                <w:szCs w:val="20"/>
                <w:lang w:val="en-GB"/>
              </w:rPr>
            </w:pPr>
          </w:p>
        </w:tc>
        <w:tc>
          <w:tcPr>
            <w:tcW w:w="1062" w:type="dxa"/>
          </w:tcPr>
          <w:p w14:paraId="6B386CFD" w14:textId="77777777" w:rsidR="00844BED" w:rsidRPr="00A55866" w:rsidRDefault="00844BED" w:rsidP="00365425">
            <w:pPr>
              <w:contextualSpacing/>
              <w:rPr>
                <w:sz w:val="20"/>
                <w:szCs w:val="20"/>
                <w:lang w:val="en-GB"/>
              </w:rPr>
            </w:pPr>
          </w:p>
        </w:tc>
        <w:tc>
          <w:tcPr>
            <w:tcW w:w="819" w:type="dxa"/>
          </w:tcPr>
          <w:p w14:paraId="6EBA21EA" w14:textId="77777777" w:rsidR="00844BED" w:rsidRPr="00A55866" w:rsidRDefault="00844BED" w:rsidP="00365425">
            <w:pPr>
              <w:contextualSpacing/>
              <w:rPr>
                <w:sz w:val="20"/>
                <w:szCs w:val="20"/>
                <w:lang w:val="en-GB"/>
              </w:rPr>
            </w:pPr>
          </w:p>
        </w:tc>
        <w:tc>
          <w:tcPr>
            <w:tcW w:w="1061" w:type="dxa"/>
          </w:tcPr>
          <w:p w14:paraId="75B3FF85" w14:textId="77777777" w:rsidR="00844BED" w:rsidRPr="00A55866" w:rsidRDefault="00844BED" w:rsidP="00365425">
            <w:pPr>
              <w:contextualSpacing/>
              <w:rPr>
                <w:sz w:val="20"/>
                <w:szCs w:val="20"/>
                <w:lang w:val="en-GB"/>
              </w:rPr>
            </w:pPr>
          </w:p>
        </w:tc>
        <w:tc>
          <w:tcPr>
            <w:tcW w:w="989" w:type="dxa"/>
          </w:tcPr>
          <w:p w14:paraId="155E98B7" w14:textId="77777777" w:rsidR="00844BED" w:rsidRPr="00A55866" w:rsidRDefault="00844BED" w:rsidP="00365425">
            <w:pPr>
              <w:contextualSpacing/>
              <w:rPr>
                <w:sz w:val="20"/>
                <w:szCs w:val="20"/>
                <w:lang w:val="en-GB"/>
              </w:rPr>
            </w:pPr>
          </w:p>
        </w:tc>
        <w:tc>
          <w:tcPr>
            <w:tcW w:w="847" w:type="dxa"/>
          </w:tcPr>
          <w:p w14:paraId="495B6FE9" w14:textId="77777777" w:rsidR="00844BED" w:rsidRPr="00A55866" w:rsidRDefault="00844BED" w:rsidP="00365425">
            <w:pPr>
              <w:contextualSpacing/>
              <w:rPr>
                <w:sz w:val="20"/>
                <w:szCs w:val="20"/>
                <w:lang w:val="en-GB"/>
              </w:rPr>
            </w:pPr>
          </w:p>
        </w:tc>
      </w:tr>
      <w:tr w:rsidR="00844BED" w:rsidRPr="00A55866" w14:paraId="1EFA087B" w14:textId="53E116CF" w:rsidTr="00844BED">
        <w:tc>
          <w:tcPr>
            <w:tcW w:w="1149" w:type="dxa"/>
          </w:tcPr>
          <w:p w14:paraId="742994AC" w14:textId="77777777" w:rsidR="00844BED" w:rsidRPr="00A55866" w:rsidRDefault="00844BED" w:rsidP="00365425">
            <w:pPr>
              <w:contextualSpacing/>
              <w:rPr>
                <w:sz w:val="20"/>
                <w:szCs w:val="20"/>
                <w:lang w:val="en-GB"/>
              </w:rPr>
            </w:pPr>
          </w:p>
        </w:tc>
        <w:tc>
          <w:tcPr>
            <w:tcW w:w="1222" w:type="dxa"/>
          </w:tcPr>
          <w:p w14:paraId="7A39788D" w14:textId="4BF7C37F" w:rsidR="00844BED" w:rsidRPr="00A55866" w:rsidRDefault="00844BED" w:rsidP="00365425">
            <w:pPr>
              <w:contextualSpacing/>
              <w:rPr>
                <w:sz w:val="20"/>
                <w:szCs w:val="20"/>
                <w:lang w:val="en-GB"/>
              </w:rPr>
            </w:pPr>
            <w:r w:rsidRPr="00A55866">
              <w:rPr>
                <w:sz w:val="20"/>
                <w:szCs w:val="20"/>
                <w:lang w:val="en-GB"/>
              </w:rPr>
              <w:t>1995</w:t>
            </w:r>
          </w:p>
        </w:tc>
        <w:tc>
          <w:tcPr>
            <w:tcW w:w="1416" w:type="dxa"/>
          </w:tcPr>
          <w:p w14:paraId="5D3AAF32" w14:textId="7B261FEA" w:rsidR="00844BED" w:rsidRPr="00A55866" w:rsidRDefault="00844BED" w:rsidP="00365425">
            <w:pPr>
              <w:contextualSpacing/>
              <w:rPr>
                <w:sz w:val="20"/>
                <w:szCs w:val="20"/>
                <w:lang w:val="en-GB"/>
              </w:rPr>
            </w:pPr>
            <w:r w:rsidRPr="00A55866">
              <w:rPr>
                <w:sz w:val="20"/>
                <w:szCs w:val="20"/>
                <w:lang w:val="en-GB"/>
              </w:rPr>
              <w:t>3</w:t>
            </w:r>
          </w:p>
        </w:tc>
        <w:tc>
          <w:tcPr>
            <w:tcW w:w="785" w:type="dxa"/>
          </w:tcPr>
          <w:p w14:paraId="09D2B2FC" w14:textId="61BAFAF7" w:rsidR="00844BED" w:rsidRPr="00A55866" w:rsidRDefault="00844BED" w:rsidP="00365425">
            <w:pPr>
              <w:contextualSpacing/>
              <w:rPr>
                <w:sz w:val="20"/>
                <w:szCs w:val="20"/>
                <w:lang w:val="en-GB"/>
              </w:rPr>
            </w:pPr>
          </w:p>
        </w:tc>
        <w:tc>
          <w:tcPr>
            <w:tcW w:w="1062" w:type="dxa"/>
          </w:tcPr>
          <w:p w14:paraId="73292777" w14:textId="77777777" w:rsidR="00844BED" w:rsidRPr="00A55866" w:rsidRDefault="00844BED" w:rsidP="00365425">
            <w:pPr>
              <w:contextualSpacing/>
              <w:rPr>
                <w:sz w:val="20"/>
                <w:szCs w:val="20"/>
                <w:lang w:val="en-GB"/>
              </w:rPr>
            </w:pPr>
          </w:p>
        </w:tc>
        <w:tc>
          <w:tcPr>
            <w:tcW w:w="819" w:type="dxa"/>
          </w:tcPr>
          <w:p w14:paraId="0CDBE9BC" w14:textId="77777777" w:rsidR="00844BED" w:rsidRPr="00A55866" w:rsidRDefault="00844BED" w:rsidP="00365425">
            <w:pPr>
              <w:contextualSpacing/>
              <w:rPr>
                <w:sz w:val="20"/>
                <w:szCs w:val="20"/>
                <w:lang w:val="en-GB"/>
              </w:rPr>
            </w:pPr>
          </w:p>
        </w:tc>
        <w:tc>
          <w:tcPr>
            <w:tcW w:w="1061" w:type="dxa"/>
          </w:tcPr>
          <w:p w14:paraId="6BA27B2E" w14:textId="77777777" w:rsidR="00844BED" w:rsidRPr="00A55866" w:rsidRDefault="00844BED" w:rsidP="00365425">
            <w:pPr>
              <w:contextualSpacing/>
              <w:rPr>
                <w:sz w:val="20"/>
                <w:szCs w:val="20"/>
                <w:lang w:val="en-GB"/>
              </w:rPr>
            </w:pPr>
          </w:p>
        </w:tc>
        <w:tc>
          <w:tcPr>
            <w:tcW w:w="989" w:type="dxa"/>
          </w:tcPr>
          <w:p w14:paraId="535C8228" w14:textId="77777777" w:rsidR="00844BED" w:rsidRPr="00A55866" w:rsidRDefault="00844BED" w:rsidP="00365425">
            <w:pPr>
              <w:contextualSpacing/>
              <w:rPr>
                <w:sz w:val="20"/>
                <w:szCs w:val="20"/>
                <w:lang w:val="en-GB"/>
              </w:rPr>
            </w:pPr>
          </w:p>
        </w:tc>
        <w:tc>
          <w:tcPr>
            <w:tcW w:w="847" w:type="dxa"/>
          </w:tcPr>
          <w:p w14:paraId="7D34E2E1" w14:textId="77777777" w:rsidR="00844BED" w:rsidRPr="00A55866" w:rsidRDefault="00844BED" w:rsidP="00365425">
            <w:pPr>
              <w:contextualSpacing/>
              <w:rPr>
                <w:sz w:val="20"/>
                <w:szCs w:val="20"/>
                <w:lang w:val="en-GB"/>
              </w:rPr>
            </w:pPr>
          </w:p>
        </w:tc>
      </w:tr>
      <w:tr w:rsidR="00844BED" w:rsidRPr="00A55866" w14:paraId="0E1FFE4E" w14:textId="70F0D037" w:rsidTr="00844BED">
        <w:tc>
          <w:tcPr>
            <w:tcW w:w="1149" w:type="dxa"/>
          </w:tcPr>
          <w:p w14:paraId="79242940" w14:textId="77777777" w:rsidR="00844BED" w:rsidRPr="00A55866" w:rsidRDefault="00844BED" w:rsidP="00365425">
            <w:pPr>
              <w:contextualSpacing/>
              <w:rPr>
                <w:sz w:val="20"/>
                <w:szCs w:val="20"/>
                <w:lang w:val="en-GB"/>
              </w:rPr>
            </w:pPr>
          </w:p>
        </w:tc>
        <w:tc>
          <w:tcPr>
            <w:tcW w:w="1222" w:type="dxa"/>
          </w:tcPr>
          <w:p w14:paraId="7B4F82E5" w14:textId="3FC01414" w:rsidR="00844BED" w:rsidRPr="00A55866" w:rsidRDefault="00844BED" w:rsidP="00365425">
            <w:pPr>
              <w:contextualSpacing/>
              <w:rPr>
                <w:sz w:val="20"/>
                <w:szCs w:val="20"/>
                <w:lang w:val="en-GB"/>
              </w:rPr>
            </w:pPr>
            <w:r w:rsidRPr="00A55866">
              <w:rPr>
                <w:sz w:val="20"/>
                <w:szCs w:val="20"/>
                <w:lang w:val="en-GB"/>
              </w:rPr>
              <w:t>1995</w:t>
            </w:r>
          </w:p>
        </w:tc>
        <w:tc>
          <w:tcPr>
            <w:tcW w:w="1416" w:type="dxa"/>
          </w:tcPr>
          <w:p w14:paraId="0D151F0F" w14:textId="00A345C1" w:rsidR="00844BED" w:rsidRPr="00A55866" w:rsidRDefault="00844BED" w:rsidP="00365425">
            <w:pPr>
              <w:contextualSpacing/>
              <w:rPr>
                <w:sz w:val="20"/>
                <w:szCs w:val="20"/>
                <w:lang w:val="en-GB"/>
              </w:rPr>
            </w:pPr>
            <w:r w:rsidRPr="00A55866">
              <w:rPr>
                <w:sz w:val="20"/>
                <w:szCs w:val="20"/>
                <w:lang w:val="en-GB"/>
              </w:rPr>
              <w:t>4</w:t>
            </w:r>
          </w:p>
        </w:tc>
        <w:tc>
          <w:tcPr>
            <w:tcW w:w="785" w:type="dxa"/>
          </w:tcPr>
          <w:p w14:paraId="345D74C4" w14:textId="2F5FE65C" w:rsidR="00844BED" w:rsidRPr="00A55866" w:rsidRDefault="00844BED" w:rsidP="00365425">
            <w:pPr>
              <w:contextualSpacing/>
              <w:rPr>
                <w:sz w:val="20"/>
                <w:szCs w:val="20"/>
                <w:lang w:val="en-GB"/>
              </w:rPr>
            </w:pPr>
          </w:p>
        </w:tc>
        <w:tc>
          <w:tcPr>
            <w:tcW w:w="1062" w:type="dxa"/>
          </w:tcPr>
          <w:p w14:paraId="00555A80" w14:textId="77777777" w:rsidR="00844BED" w:rsidRPr="00A55866" w:rsidRDefault="00844BED" w:rsidP="00365425">
            <w:pPr>
              <w:contextualSpacing/>
              <w:rPr>
                <w:sz w:val="20"/>
                <w:szCs w:val="20"/>
                <w:lang w:val="en-GB"/>
              </w:rPr>
            </w:pPr>
          </w:p>
        </w:tc>
        <w:tc>
          <w:tcPr>
            <w:tcW w:w="819" w:type="dxa"/>
          </w:tcPr>
          <w:p w14:paraId="657D8510" w14:textId="77777777" w:rsidR="00844BED" w:rsidRPr="00A55866" w:rsidRDefault="00844BED" w:rsidP="00365425">
            <w:pPr>
              <w:contextualSpacing/>
              <w:rPr>
                <w:sz w:val="20"/>
                <w:szCs w:val="20"/>
                <w:lang w:val="en-GB"/>
              </w:rPr>
            </w:pPr>
          </w:p>
        </w:tc>
        <w:tc>
          <w:tcPr>
            <w:tcW w:w="1061" w:type="dxa"/>
          </w:tcPr>
          <w:p w14:paraId="1B66A93B" w14:textId="77777777" w:rsidR="00844BED" w:rsidRPr="00A55866" w:rsidRDefault="00844BED" w:rsidP="00365425">
            <w:pPr>
              <w:contextualSpacing/>
              <w:rPr>
                <w:sz w:val="20"/>
                <w:szCs w:val="20"/>
                <w:lang w:val="en-GB"/>
              </w:rPr>
            </w:pPr>
          </w:p>
        </w:tc>
        <w:tc>
          <w:tcPr>
            <w:tcW w:w="989" w:type="dxa"/>
          </w:tcPr>
          <w:p w14:paraId="4C770C4F" w14:textId="77777777" w:rsidR="00844BED" w:rsidRPr="00A55866" w:rsidRDefault="00844BED" w:rsidP="00365425">
            <w:pPr>
              <w:contextualSpacing/>
              <w:rPr>
                <w:sz w:val="20"/>
                <w:szCs w:val="20"/>
                <w:lang w:val="en-GB"/>
              </w:rPr>
            </w:pPr>
          </w:p>
        </w:tc>
        <w:tc>
          <w:tcPr>
            <w:tcW w:w="847" w:type="dxa"/>
          </w:tcPr>
          <w:p w14:paraId="6170BF32" w14:textId="77777777" w:rsidR="00844BED" w:rsidRPr="00A55866" w:rsidRDefault="00844BED" w:rsidP="00365425">
            <w:pPr>
              <w:contextualSpacing/>
              <w:rPr>
                <w:sz w:val="20"/>
                <w:szCs w:val="20"/>
                <w:lang w:val="en-GB"/>
              </w:rPr>
            </w:pPr>
          </w:p>
        </w:tc>
      </w:tr>
      <w:tr w:rsidR="00844BED" w:rsidRPr="00A55866" w14:paraId="5EA5C8F7" w14:textId="3D63CCB0" w:rsidTr="00844BED">
        <w:tc>
          <w:tcPr>
            <w:tcW w:w="1149" w:type="dxa"/>
          </w:tcPr>
          <w:p w14:paraId="7C6BB460" w14:textId="77777777" w:rsidR="00844BED" w:rsidRPr="00A55866" w:rsidRDefault="00844BED" w:rsidP="00365425">
            <w:pPr>
              <w:contextualSpacing/>
              <w:rPr>
                <w:sz w:val="20"/>
                <w:szCs w:val="20"/>
                <w:lang w:val="en-GB"/>
              </w:rPr>
            </w:pPr>
          </w:p>
        </w:tc>
        <w:tc>
          <w:tcPr>
            <w:tcW w:w="1222" w:type="dxa"/>
          </w:tcPr>
          <w:p w14:paraId="4AF3B000" w14:textId="5BC11814" w:rsidR="00844BED" w:rsidRPr="00A55866" w:rsidRDefault="00844BED" w:rsidP="00365425">
            <w:pPr>
              <w:contextualSpacing/>
              <w:rPr>
                <w:sz w:val="20"/>
                <w:szCs w:val="20"/>
                <w:lang w:val="en-GB"/>
              </w:rPr>
            </w:pPr>
            <w:r w:rsidRPr="00A55866">
              <w:rPr>
                <w:sz w:val="20"/>
                <w:szCs w:val="20"/>
                <w:lang w:val="en-GB"/>
              </w:rPr>
              <w:t>Etc.</w:t>
            </w:r>
          </w:p>
        </w:tc>
        <w:tc>
          <w:tcPr>
            <w:tcW w:w="1416" w:type="dxa"/>
          </w:tcPr>
          <w:p w14:paraId="23FD2E0D" w14:textId="77777777" w:rsidR="00844BED" w:rsidRPr="00A55866" w:rsidRDefault="00844BED" w:rsidP="00365425">
            <w:pPr>
              <w:contextualSpacing/>
              <w:rPr>
                <w:sz w:val="20"/>
                <w:szCs w:val="20"/>
                <w:lang w:val="en-GB"/>
              </w:rPr>
            </w:pPr>
          </w:p>
        </w:tc>
        <w:tc>
          <w:tcPr>
            <w:tcW w:w="785" w:type="dxa"/>
          </w:tcPr>
          <w:p w14:paraId="01B3C3D9" w14:textId="7E55286F" w:rsidR="00844BED" w:rsidRPr="00A55866" w:rsidRDefault="00844BED" w:rsidP="00365425">
            <w:pPr>
              <w:contextualSpacing/>
              <w:rPr>
                <w:sz w:val="20"/>
                <w:szCs w:val="20"/>
                <w:lang w:val="en-GB"/>
              </w:rPr>
            </w:pPr>
          </w:p>
        </w:tc>
        <w:tc>
          <w:tcPr>
            <w:tcW w:w="1062" w:type="dxa"/>
          </w:tcPr>
          <w:p w14:paraId="686D191F" w14:textId="77777777" w:rsidR="00844BED" w:rsidRPr="00A55866" w:rsidRDefault="00844BED" w:rsidP="00365425">
            <w:pPr>
              <w:contextualSpacing/>
              <w:rPr>
                <w:sz w:val="20"/>
                <w:szCs w:val="20"/>
                <w:lang w:val="en-GB"/>
              </w:rPr>
            </w:pPr>
          </w:p>
        </w:tc>
        <w:tc>
          <w:tcPr>
            <w:tcW w:w="819" w:type="dxa"/>
          </w:tcPr>
          <w:p w14:paraId="3C69AA6F" w14:textId="77777777" w:rsidR="00844BED" w:rsidRPr="00A55866" w:rsidRDefault="00844BED" w:rsidP="00365425">
            <w:pPr>
              <w:contextualSpacing/>
              <w:rPr>
                <w:sz w:val="20"/>
                <w:szCs w:val="20"/>
                <w:lang w:val="en-GB"/>
              </w:rPr>
            </w:pPr>
          </w:p>
        </w:tc>
        <w:tc>
          <w:tcPr>
            <w:tcW w:w="1061" w:type="dxa"/>
          </w:tcPr>
          <w:p w14:paraId="3CBC2B95" w14:textId="77777777" w:rsidR="00844BED" w:rsidRPr="00A55866" w:rsidRDefault="00844BED" w:rsidP="00365425">
            <w:pPr>
              <w:contextualSpacing/>
              <w:rPr>
                <w:sz w:val="20"/>
                <w:szCs w:val="20"/>
                <w:lang w:val="en-GB"/>
              </w:rPr>
            </w:pPr>
          </w:p>
        </w:tc>
        <w:tc>
          <w:tcPr>
            <w:tcW w:w="989" w:type="dxa"/>
          </w:tcPr>
          <w:p w14:paraId="19E0C301" w14:textId="77777777" w:rsidR="00844BED" w:rsidRPr="00A55866" w:rsidRDefault="00844BED" w:rsidP="00365425">
            <w:pPr>
              <w:contextualSpacing/>
              <w:rPr>
                <w:sz w:val="20"/>
                <w:szCs w:val="20"/>
                <w:lang w:val="en-GB"/>
              </w:rPr>
            </w:pPr>
          </w:p>
        </w:tc>
        <w:tc>
          <w:tcPr>
            <w:tcW w:w="847" w:type="dxa"/>
          </w:tcPr>
          <w:p w14:paraId="38B04884" w14:textId="77777777" w:rsidR="00844BED" w:rsidRPr="00A55866" w:rsidRDefault="00844BED" w:rsidP="00365425">
            <w:pPr>
              <w:contextualSpacing/>
              <w:rPr>
                <w:sz w:val="20"/>
                <w:szCs w:val="20"/>
                <w:lang w:val="en-GB"/>
              </w:rPr>
            </w:pPr>
          </w:p>
        </w:tc>
      </w:tr>
      <w:tr w:rsidR="00844BED" w:rsidRPr="00A55866" w14:paraId="6A0C6E8A" w14:textId="5DDABBDB" w:rsidTr="00844BED">
        <w:tc>
          <w:tcPr>
            <w:tcW w:w="1149" w:type="dxa"/>
          </w:tcPr>
          <w:p w14:paraId="191B9023" w14:textId="77777777" w:rsidR="00844BED" w:rsidRPr="00A55866" w:rsidRDefault="00844BED" w:rsidP="00365425">
            <w:pPr>
              <w:contextualSpacing/>
              <w:rPr>
                <w:sz w:val="20"/>
                <w:szCs w:val="20"/>
                <w:lang w:val="en-GB"/>
              </w:rPr>
            </w:pPr>
          </w:p>
        </w:tc>
        <w:tc>
          <w:tcPr>
            <w:tcW w:w="1222" w:type="dxa"/>
          </w:tcPr>
          <w:p w14:paraId="5175517A" w14:textId="2B5383E0" w:rsidR="00844BED" w:rsidRPr="00A55866" w:rsidRDefault="00844BED" w:rsidP="00365425">
            <w:pPr>
              <w:contextualSpacing/>
              <w:rPr>
                <w:sz w:val="20"/>
                <w:szCs w:val="20"/>
                <w:lang w:val="en-GB"/>
              </w:rPr>
            </w:pPr>
            <w:r w:rsidRPr="00A55866">
              <w:rPr>
                <w:sz w:val="20"/>
                <w:szCs w:val="20"/>
                <w:lang w:val="en-GB"/>
              </w:rPr>
              <w:t>1996</w:t>
            </w:r>
          </w:p>
        </w:tc>
        <w:tc>
          <w:tcPr>
            <w:tcW w:w="1416" w:type="dxa"/>
          </w:tcPr>
          <w:p w14:paraId="1CACCC7A" w14:textId="3DF6F63A" w:rsidR="00844BED" w:rsidRPr="00A55866" w:rsidRDefault="00844BED" w:rsidP="00365425">
            <w:pPr>
              <w:contextualSpacing/>
              <w:rPr>
                <w:sz w:val="20"/>
                <w:szCs w:val="20"/>
                <w:lang w:val="en-GB"/>
              </w:rPr>
            </w:pPr>
            <w:r w:rsidRPr="00A55866">
              <w:rPr>
                <w:sz w:val="20"/>
                <w:szCs w:val="20"/>
                <w:lang w:val="en-GB"/>
              </w:rPr>
              <w:t>1</w:t>
            </w:r>
          </w:p>
        </w:tc>
        <w:tc>
          <w:tcPr>
            <w:tcW w:w="785" w:type="dxa"/>
          </w:tcPr>
          <w:p w14:paraId="1CC38918" w14:textId="42DC68C9" w:rsidR="00844BED" w:rsidRPr="00A55866" w:rsidRDefault="00844BED" w:rsidP="00365425">
            <w:pPr>
              <w:contextualSpacing/>
              <w:rPr>
                <w:sz w:val="20"/>
                <w:szCs w:val="20"/>
                <w:lang w:val="en-GB"/>
              </w:rPr>
            </w:pPr>
          </w:p>
        </w:tc>
        <w:tc>
          <w:tcPr>
            <w:tcW w:w="1062" w:type="dxa"/>
          </w:tcPr>
          <w:p w14:paraId="146F140B" w14:textId="77777777" w:rsidR="00844BED" w:rsidRPr="00A55866" w:rsidRDefault="00844BED" w:rsidP="00365425">
            <w:pPr>
              <w:contextualSpacing/>
              <w:rPr>
                <w:sz w:val="20"/>
                <w:szCs w:val="20"/>
                <w:lang w:val="en-GB"/>
              </w:rPr>
            </w:pPr>
          </w:p>
        </w:tc>
        <w:tc>
          <w:tcPr>
            <w:tcW w:w="819" w:type="dxa"/>
          </w:tcPr>
          <w:p w14:paraId="0460B7ED" w14:textId="77777777" w:rsidR="00844BED" w:rsidRPr="00A55866" w:rsidRDefault="00844BED" w:rsidP="00365425">
            <w:pPr>
              <w:contextualSpacing/>
              <w:rPr>
                <w:sz w:val="20"/>
                <w:szCs w:val="20"/>
                <w:lang w:val="en-GB"/>
              </w:rPr>
            </w:pPr>
          </w:p>
        </w:tc>
        <w:tc>
          <w:tcPr>
            <w:tcW w:w="1061" w:type="dxa"/>
          </w:tcPr>
          <w:p w14:paraId="0D7CAEFB" w14:textId="77777777" w:rsidR="00844BED" w:rsidRPr="00A55866" w:rsidRDefault="00844BED" w:rsidP="00365425">
            <w:pPr>
              <w:contextualSpacing/>
              <w:rPr>
                <w:sz w:val="20"/>
                <w:szCs w:val="20"/>
                <w:lang w:val="en-GB"/>
              </w:rPr>
            </w:pPr>
          </w:p>
        </w:tc>
        <w:tc>
          <w:tcPr>
            <w:tcW w:w="989" w:type="dxa"/>
          </w:tcPr>
          <w:p w14:paraId="03518949" w14:textId="77777777" w:rsidR="00844BED" w:rsidRPr="00A55866" w:rsidRDefault="00844BED" w:rsidP="00365425">
            <w:pPr>
              <w:contextualSpacing/>
              <w:rPr>
                <w:sz w:val="20"/>
                <w:szCs w:val="20"/>
                <w:lang w:val="en-GB"/>
              </w:rPr>
            </w:pPr>
          </w:p>
        </w:tc>
        <w:tc>
          <w:tcPr>
            <w:tcW w:w="847" w:type="dxa"/>
          </w:tcPr>
          <w:p w14:paraId="2B659A79" w14:textId="77777777" w:rsidR="00844BED" w:rsidRPr="00A55866" w:rsidRDefault="00844BED" w:rsidP="00365425">
            <w:pPr>
              <w:contextualSpacing/>
              <w:rPr>
                <w:sz w:val="20"/>
                <w:szCs w:val="20"/>
                <w:lang w:val="en-GB"/>
              </w:rPr>
            </w:pPr>
          </w:p>
        </w:tc>
      </w:tr>
    </w:tbl>
    <w:p w14:paraId="79F986BD" w14:textId="52C4F487" w:rsidR="00844BED" w:rsidRDefault="00844BED" w:rsidP="00844BED">
      <w:pPr>
        <w:contextualSpacing/>
        <w:rPr>
          <w:sz w:val="22"/>
          <w:szCs w:val="22"/>
          <w:lang w:val="en-GB"/>
        </w:rPr>
      </w:pPr>
    </w:p>
    <w:p w14:paraId="68E5CCF6" w14:textId="39182261" w:rsidR="007E44BF" w:rsidRPr="00901F5B" w:rsidRDefault="007E44BF" w:rsidP="00844BED">
      <w:pPr>
        <w:contextualSpacing/>
        <w:rPr>
          <w:i/>
          <w:color w:val="0070C0"/>
          <w:sz w:val="22"/>
          <w:szCs w:val="22"/>
          <w:lang w:val="en-GB"/>
        </w:rPr>
      </w:pPr>
      <w:r w:rsidRPr="00901F5B">
        <w:rPr>
          <w:i/>
          <w:color w:val="0070C0"/>
          <w:sz w:val="22"/>
          <w:szCs w:val="22"/>
          <w:lang w:val="en-GB"/>
        </w:rPr>
        <w:t>Question</w:t>
      </w:r>
      <w:r w:rsidR="00A55866" w:rsidRPr="00901F5B">
        <w:rPr>
          <w:i/>
          <w:color w:val="0070C0"/>
          <w:sz w:val="22"/>
          <w:szCs w:val="22"/>
          <w:lang w:val="en-GB"/>
        </w:rPr>
        <w:t xml:space="preserve"> to statisticians</w:t>
      </w:r>
      <w:r w:rsidRPr="00901F5B">
        <w:rPr>
          <w:i/>
          <w:color w:val="0070C0"/>
          <w:sz w:val="22"/>
          <w:szCs w:val="22"/>
          <w:lang w:val="en-GB"/>
        </w:rPr>
        <w:t xml:space="preserve">: can we do a test to </w:t>
      </w:r>
      <w:r w:rsidR="00A55866" w:rsidRPr="00901F5B">
        <w:rPr>
          <w:i/>
          <w:color w:val="0070C0"/>
          <w:sz w:val="22"/>
          <w:szCs w:val="22"/>
          <w:lang w:val="en-GB"/>
        </w:rPr>
        <w:t>pick up</w:t>
      </w:r>
      <w:r w:rsidRPr="00901F5B">
        <w:rPr>
          <w:i/>
          <w:color w:val="0070C0"/>
          <w:sz w:val="22"/>
          <w:szCs w:val="22"/>
          <w:lang w:val="en-GB"/>
        </w:rPr>
        <w:t xml:space="preserve"> changes</w:t>
      </w:r>
      <w:r w:rsidR="00901F5B" w:rsidRPr="00901F5B">
        <w:rPr>
          <w:i/>
          <w:color w:val="0070C0"/>
          <w:sz w:val="22"/>
          <w:szCs w:val="22"/>
          <w:lang w:val="en-GB"/>
        </w:rPr>
        <w:t xml:space="preserve"> in distribution</w:t>
      </w:r>
      <w:r w:rsidRPr="00901F5B">
        <w:rPr>
          <w:i/>
          <w:color w:val="0070C0"/>
          <w:sz w:val="22"/>
          <w:szCs w:val="22"/>
          <w:lang w:val="en-GB"/>
        </w:rPr>
        <w:t xml:space="preserve"> over</w:t>
      </w:r>
      <w:r w:rsidR="00901F5B" w:rsidRPr="00901F5B">
        <w:rPr>
          <w:i/>
          <w:color w:val="0070C0"/>
          <w:sz w:val="22"/>
          <w:szCs w:val="22"/>
          <w:lang w:val="en-GB"/>
        </w:rPr>
        <w:t xml:space="preserve"> calendar</w:t>
      </w:r>
      <w:r w:rsidRPr="00901F5B">
        <w:rPr>
          <w:i/>
          <w:color w:val="0070C0"/>
          <w:sz w:val="22"/>
          <w:szCs w:val="22"/>
          <w:lang w:val="en-GB"/>
        </w:rPr>
        <w:t xml:space="preserve"> time?</w:t>
      </w:r>
    </w:p>
    <w:p w14:paraId="3F24075C" w14:textId="77777777" w:rsidR="00844BED" w:rsidRDefault="00844BED" w:rsidP="00742139">
      <w:pPr>
        <w:contextualSpacing/>
        <w:rPr>
          <w:rFonts w:cs="Tahoma"/>
          <w:lang w:val="en-GB"/>
        </w:rPr>
      </w:pPr>
    </w:p>
    <w:p w14:paraId="5409060C" w14:textId="37129C1D" w:rsidR="00E71401" w:rsidRDefault="00E71401" w:rsidP="00E71401">
      <w:pPr>
        <w:contextualSpacing/>
        <w:jc w:val="both"/>
        <w:rPr>
          <w:rFonts w:cs="Tahoma"/>
          <w:lang w:val="en-GB"/>
        </w:rPr>
      </w:pPr>
    </w:p>
    <w:p w14:paraId="05D3102F" w14:textId="77777777" w:rsidR="00901F5B" w:rsidRDefault="00901F5B" w:rsidP="00166121">
      <w:pPr>
        <w:contextualSpacing/>
        <w:rPr>
          <w:rFonts w:cs="Tahoma"/>
          <w:i/>
          <w:color w:val="E36C0A" w:themeColor="accent6" w:themeShade="BF"/>
          <w:sz w:val="22"/>
          <w:szCs w:val="22"/>
          <w:lang w:val="en-GB"/>
        </w:rPr>
      </w:pPr>
    </w:p>
    <w:p w14:paraId="0FA0E10E" w14:textId="5C578F73" w:rsidR="00166121" w:rsidRDefault="00A55866" w:rsidP="00166121">
      <w:pPr>
        <w:contextualSpacing/>
        <w:rPr>
          <w:rFonts w:cs="Tahoma"/>
          <w:i/>
          <w:color w:val="E36C0A" w:themeColor="accent6" w:themeShade="BF"/>
          <w:sz w:val="22"/>
          <w:szCs w:val="22"/>
          <w:lang w:val="en-GB"/>
        </w:rPr>
      </w:pPr>
      <w:r w:rsidRPr="00901F5B">
        <w:rPr>
          <w:rFonts w:cs="Tahoma"/>
          <w:i/>
          <w:color w:val="E36C0A" w:themeColor="accent6" w:themeShade="BF"/>
          <w:sz w:val="22"/>
          <w:szCs w:val="22"/>
          <w:lang w:val="en-GB"/>
        </w:rPr>
        <w:t>Question: do we see patterns in starting dates that may point to irregularities in the data/person migration</w:t>
      </w:r>
      <w:r w:rsidR="0093344C">
        <w:rPr>
          <w:rFonts w:cs="Tahoma"/>
          <w:i/>
          <w:color w:val="E36C0A" w:themeColor="accent6" w:themeShade="BF"/>
          <w:sz w:val="22"/>
          <w:szCs w:val="22"/>
          <w:lang w:val="en-GB"/>
        </w:rPr>
        <w:t>?</w:t>
      </w:r>
    </w:p>
    <w:p w14:paraId="6C587CA2" w14:textId="77777777" w:rsidR="007167A6" w:rsidRDefault="007167A6" w:rsidP="007167A6">
      <w:pPr>
        <w:contextualSpacing/>
        <w:rPr>
          <w:i/>
          <w:sz w:val="22"/>
          <w:szCs w:val="22"/>
          <w:lang w:val="en-GB"/>
        </w:rPr>
      </w:pPr>
    </w:p>
    <w:p w14:paraId="2840387D" w14:textId="42C3CB3B" w:rsidR="007167A6" w:rsidRPr="00A55866" w:rsidRDefault="007167A6" w:rsidP="007167A6">
      <w:pPr>
        <w:contextualSpacing/>
        <w:rPr>
          <w:i/>
          <w:sz w:val="22"/>
          <w:szCs w:val="22"/>
        </w:rPr>
      </w:pPr>
      <w:r>
        <w:rPr>
          <w:i/>
          <w:sz w:val="22"/>
          <w:szCs w:val="22"/>
          <w:lang w:val="en-GB"/>
        </w:rPr>
        <w:t xml:space="preserve">D4 </w:t>
      </w:r>
      <w:r w:rsidRPr="00166121">
        <w:rPr>
          <w:i/>
          <w:sz w:val="22"/>
          <w:szCs w:val="22"/>
          <w:lang w:val="en-GB"/>
        </w:rPr>
        <w:t>Output table 5</w:t>
      </w:r>
      <w:r>
        <w:rPr>
          <w:i/>
          <w:sz w:val="22"/>
          <w:szCs w:val="22"/>
          <w:lang w:val="en-GB"/>
        </w:rPr>
        <w:t xml:space="preserve">: </w:t>
      </w:r>
      <w:r>
        <w:rPr>
          <w:sz w:val="22"/>
          <w:szCs w:val="22"/>
        </w:rPr>
        <w:t xml:space="preserve">Counts of year and month of </w:t>
      </w:r>
      <w:proofErr w:type="spellStart"/>
      <w:r w:rsidRPr="00A55866">
        <w:rPr>
          <w:i/>
          <w:color w:val="000000" w:themeColor="text1"/>
          <w:sz w:val="22"/>
          <w:lang w:val="en-GB"/>
        </w:rPr>
        <w:t>Start_fup_study</w:t>
      </w:r>
      <w:proofErr w:type="spellEnd"/>
      <w:r>
        <w:rPr>
          <w:sz w:val="22"/>
          <w:szCs w:val="22"/>
        </w:rPr>
        <w:t xml:space="preserve"> date in </w:t>
      </w:r>
      <w:proofErr w:type="spellStart"/>
      <w:r w:rsidRPr="00A55866">
        <w:rPr>
          <w:i/>
          <w:sz w:val="22"/>
          <w:szCs w:val="22"/>
        </w:rPr>
        <w:t>Study_population</w:t>
      </w:r>
      <w:proofErr w:type="spellEnd"/>
    </w:p>
    <w:p w14:paraId="193F30CF" w14:textId="77777777" w:rsidR="007167A6" w:rsidRPr="00901F5B" w:rsidRDefault="007167A6" w:rsidP="00166121">
      <w:pPr>
        <w:contextualSpacing/>
        <w:rPr>
          <w:rFonts w:cs="Tahoma"/>
          <w:i/>
          <w:color w:val="E36C0A" w:themeColor="accent6" w:themeShade="BF"/>
          <w:sz w:val="22"/>
          <w:szCs w:val="22"/>
          <w:lang w:val="en-GB"/>
        </w:rPr>
      </w:pPr>
    </w:p>
    <w:tbl>
      <w:tblPr>
        <w:tblStyle w:val="TableGrid"/>
        <w:tblW w:w="0" w:type="auto"/>
        <w:tblLook w:val="04A0" w:firstRow="1" w:lastRow="0" w:firstColumn="1" w:lastColumn="0" w:noHBand="0" w:noVBand="1"/>
      </w:tblPr>
      <w:tblGrid>
        <w:gridCol w:w="808"/>
        <w:gridCol w:w="896"/>
        <w:gridCol w:w="871"/>
        <w:gridCol w:w="871"/>
        <w:gridCol w:w="871"/>
        <w:gridCol w:w="871"/>
        <w:gridCol w:w="871"/>
        <w:gridCol w:w="823"/>
        <w:gridCol w:w="823"/>
        <w:gridCol w:w="823"/>
        <w:gridCol w:w="822"/>
      </w:tblGrid>
      <w:tr w:rsidR="007A5466" w:rsidRPr="00166121" w14:paraId="73204415" w14:textId="77777777" w:rsidTr="007A5466">
        <w:tc>
          <w:tcPr>
            <w:tcW w:w="808" w:type="dxa"/>
          </w:tcPr>
          <w:p w14:paraId="2FEC1CF3" w14:textId="2C5836D5" w:rsidR="007A5466" w:rsidRDefault="007A5466" w:rsidP="00896922">
            <w:pPr>
              <w:contextualSpacing/>
              <w:rPr>
                <w:rFonts w:ascii="Calibri" w:hAnsi="Calibri" w:cs="Tahoma"/>
                <w:sz w:val="18"/>
                <w:szCs w:val="18"/>
                <w:lang w:val="en-GB"/>
              </w:rPr>
            </w:pPr>
            <w:r>
              <w:rPr>
                <w:rFonts w:ascii="Calibri" w:hAnsi="Calibri" w:cs="Tahoma"/>
                <w:sz w:val="18"/>
                <w:szCs w:val="18"/>
                <w:lang w:val="en-GB"/>
              </w:rPr>
              <w:t>DAP</w:t>
            </w:r>
          </w:p>
        </w:tc>
        <w:tc>
          <w:tcPr>
            <w:tcW w:w="896" w:type="dxa"/>
          </w:tcPr>
          <w:p w14:paraId="1EC38A4B" w14:textId="7FCB28E0"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Year</w:t>
            </w:r>
          </w:p>
        </w:tc>
        <w:tc>
          <w:tcPr>
            <w:tcW w:w="871" w:type="dxa"/>
          </w:tcPr>
          <w:p w14:paraId="4E9D1532" w14:textId="77777777"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1</w:t>
            </w:r>
            <w:r>
              <w:rPr>
                <w:rFonts w:ascii="Calibri" w:hAnsi="Calibri" w:cs="Tahoma"/>
                <w:sz w:val="18"/>
                <w:szCs w:val="18"/>
                <w:lang w:val="en-GB"/>
              </w:rPr>
              <w:t>995</w:t>
            </w:r>
          </w:p>
        </w:tc>
        <w:tc>
          <w:tcPr>
            <w:tcW w:w="871" w:type="dxa"/>
          </w:tcPr>
          <w:p w14:paraId="7B42F09C" w14:textId="77777777"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1996</w:t>
            </w:r>
          </w:p>
        </w:tc>
        <w:tc>
          <w:tcPr>
            <w:tcW w:w="871" w:type="dxa"/>
          </w:tcPr>
          <w:p w14:paraId="52157B85" w14:textId="77777777"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1997</w:t>
            </w:r>
          </w:p>
        </w:tc>
        <w:tc>
          <w:tcPr>
            <w:tcW w:w="871" w:type="dxa"/>
          </w:tcPr>
          <w:p w14:paraId="1D30780F" w14:textId="77777777"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1998</w:t>
            </w:r>
          </w:p>
        </w:tc>
        <w:tc>
          <w:tcPr>
            <w:tcW w:w="871" w:type="dxa"/>
          </w:tcPr>
          <w:p w14:paraId="677A89A6" w14:textId="77777777"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1999</w:t>
            </w:r>
          </w:p>
        </w:tc>
        <w:tc>
          <w:tcPr>
            <w:tcW w:w="823" w:type="dxa"/>
          </w:tcPr>
          <w:p w14:paraId="62FF99F7" w14:textId="55E30CA9" w:rsidR="007A5466" w:rsidRPr="00166121" w:rsidRDefault="00A55866" w:rsidP="00896922">
            <w:pPr>
              <w:contextualSpacing/>
              <w:rPr>
                <w:rFonts w:ascii="Calibri" w:hAnsi="Calibri" w:cs="Tahoma"/>
                <w:sz w:val="18"/>
                <w:szCs w:val="18"/>
                <w:lang w:val="en-GB"/>
              </w:rPr>
            </w:pPr>
            <w:r>
              <w:rPr>
                <w:rFonts w:ascii="Calibri" w:hAnsi="Calibri" w:cs="Tahoma"/>
                <w:sz w:val="18"/>
                <w:szCs w:val="18"/>
                <w:lang w:val="en-GB"/>
              </w:rPr>
              <w:t>2000</w:t>
            </w:r>
          </w:p>
        </w:tc>
        <w:tc>
          <w:tcPr>
            <w:tcW w:w="823" w:type="dxa"/>
          </w:tcPr>
          <w:p w14:paraId="02C291D2" w14:textId="72587FD0" w:rsidR="007A5466" w:rsidRPr="00166121" w:rsidRDefault="00A55866" w:rsidP="00896922">
            <w:pPr>
              <w:contextualSpacing/>
              <w:rPr>
                <w:rFonts w:ascii="Calibri" w:hAnsi="Calibri" w:cs="Tahoma"/>
                <w:sz w:val="18"/>
                <w:szCs w:val="18"/>
                <w:lang w:val="en-GB"/>
              </w:rPr>
            </w:pPr>
            <w:r>
              <w:rPr>
                <w:rFonts w:ascii="Calibri" w:hAnsi="Calibri" w:cs="Tahoma"/>
                <w:sz w:val="18"/>
                <w:szCs w:val="18"/>
                <w:lang w:val="en-GB"/>
              </w:rPr>
              <w:t>2001</w:t>
            </w:r>
          </w:p>
        </w:tc>
        <w:tc>
          <w:tcPr>
            <w:tcW w:w="823" w:type="dxa"/>
          </w:tcPr>
          <w:p w14:paraId="7D60C6C7" w14:textId="130EBC49" w:rsidR="007A5466" w:rsidRPr="00166121" w:rsidRDefault="00A55866" w:rsidP="00896922">
            <w:pPr>
              <w:contextualSpacing/>
              <w:rPr>
                <w:rFonts w:ascii="Calibri" w:hAnsi="Calibri" w:cs="Tahoma"/>
                <w:sz w:val="18"/>
                <w:szCs w:val="18"/>
                <w:lang w:val="en-GB"/>
              </w:rPr>
            </w:pPr>
            <w:r>
              <w:rPr>
                <w:rFonts w:ascii="Calibri" w:hAnsi="Calibri" w:cs="Tahoma"/>
                <w:sz w:val="18"/>
                <w:szCs w:val="18"/>
                <w:lang w:val="en-GB"/>
              </w:rPr>
              <w:t>2002</w:t>
            </w:r>
          </w:p>
        </w:tc>
        <w:tc>
          <w:tcPr>
            <w:tcW w:w="822" w:type="dxa"/>
          </w:tcPr>
          <w:p w14:paraId="04B6C7EB" w14:textId="77777777"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w:t>
            </w:r>
          </w:p>
        </w:tc>
      </w:tr>
      <w:tr w:rsidR="007A5466" w:rsidRPr="00166121" w14:paraId="571800FE" w14:textId="77777777" w:rsidTr="007A5466">
        <w:tc>
          <w:tcPr>
            <w:tcW w:w="808" w:type="dxa"/>
          </w:tcPr>
          <w:p w14:paraId="20E38329" w14:textId="77777777" w:rsidR="007A5466" w:rsidRDefault="007A5466" w:rsidP="00896922">
            <w:pPr>
              <w:contextualSpacing/>
              <w:rPr>
                <w:rFonts w:ascii="Calibri" w:hAnsi="Calibri" w:cs="Tahoma"/>
                <w:sz w:val="18"/>
                <w:szCs w:val="18"/>
                <w:lang w:val="en-GB"/>
              </w:rPr>
            </w:pPr>
          </w:p>
        </w:tc>
        <w:tc>
          <w:tcPr>
            <w:tcW w:w="896" w:type="dxa"/>
          </w:tcPr>
          <w:p w14:paraId="37E0BEEF" w14:textId="101F6E9F"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Month</w:t>
            </w:r>
          </w:p>
        </w:tc>
        <w:tc>
          <w:tcPr>
            <w:tcW w:w="871" w:type="dxa"/>
          </w:tcPr>
          <w:p w14:paraId="4409A07B" w14:textId="60B35207" w:rsidR="007A5466" w:rsidRPr="00166121" w:rsidRDefault="0009510F" w:rsidP="00896922">
            <w:pPr>
              <w:contextualSpacing/>
              <w:rPr>
                <w:rFonts w:ascii="Calibri" w:hAnsi="Calibri" w:cs="Tahoma"/>
                <w:sz w:val="18"/>
                <w:szCs w:val="18"/>
                <w:lang w:val="en-GB"/>
              </w:rPr>
            </w:pPr>
            <w:r>
              <w:rPr>
                <w:rFonts w:ascii="Calibri" w:hAnsi="Calibri" w:cs="Tahoma"/>
                <w:sz w:val="18"/>
                <w:szCs w:val="18"/>
                <w:lang w:val="en-GB"/>
              </w:rPr>
              <w:t>No.</w:t>
            </w:r>
          </w:p>
        </w:tc>
        <w:tc>
          <w:tcPr>
            <w:tcW w:w="871" w:type="dxa"/>
          </w:tcPr>
          <w:p w14:paraId="405E575D" w14:textId="79F2BDFF" w:rsidR="007A5466" w:rsidRPr="00166121" w:rsidRDefault="0009510F" w:rsidP="00896922">
            <w:pPr>
              <w:contextualSpacing/>
              <w:rPr>
                <w:rFonts w:ascii="Calibri" w:hAnsi="Calibri" w:cs="Tahoma"/>
                <w:sz w:val="18"/>
                <w:szCs w:val="18"/>
                <w:lang w:val="en-GB"/>
              </w:rPr>
            </w:pPr>
            <w:r>
              <w:rPr>
                <w:rFonts w:ascii="Calibri" w:hAnsi="Calibri" w:cs="Tahoma"/>
                <w:sz w:val="18"/>
                <w:szCs w:val="18"/>
                <w:lang w:val="en-GB"/>
              </w:rPr>
              <w:t>No.</w:t>
            </w:r>
          </w:p>
        </w:tc>
        <w:tc>
          <w:tcPr>
            <w:tcW w:w="871" w:type="dxa"/>
          </w:tcPr>
          <w:p w14:paraId="7E4A6BF7" w14:textId="77777777" w:rsidR="007A5466" w:rsidRPr="00166121" w:rsidRDefault="007A5466" w:rsidP="00896922">
            <w:pPr>
              <w:contextualSpacing/>
              <w:rPr>
                <w:rFonts w:ascii="Calibri" w:hAnsi="Calibri" w:cs="Tahoma"/>
                <w:sz w:val="18"/>
                <w:szCs w:val="18"/>
                <w:lang w:val="en-GB"/>
              </w:rPr>
            </w:pPr>
          </w:p>
        </w:tc>
        <w:tc>
          <w:tcPr>
            <w:tcW w:w="871" w:type="dxa"/>
          </w:tcPr>
          <w:p w14:paraId="081CD320" w14:textId="77777777" w:rsidR="007A5466" w:rsidRPr="00166121" w:rsidRDefault="007A5466" w:rsidP="00896922">
            <w:pPr>
              <w:contextualSpacing/>
              <w:rPr>
                <w:rFonts w:ascii="Calibri" w:hAnsi="Calibri" w:cs="Tahoma"/>
                <w:sz w:val="18"/>
                <w:szCs w:val="18"/>
                <w:lang w:val="en-GB"/>
              </w:rPr>
            </w:pPr>
          </w:p>
        </w:tc>
        <w:tc>
          <w:tcPr>
            <w:tcW w:w="871" w:type="dxa"/>
          </w:tcPr>
          <w:p w14:paraId="54DC37C8" w14:textId="77777777" w:rsidR="007A5466" w:rsidRPr="00166121" w:rsidRDefault="007A5466" w:rsidP="00896922">
            <w:pPr>
              <w:contextualSpacing/>
              <w:rPr>
                <w:rFonts w:ascii="Calibri" w:hAnsi="Calibri" w:cs="Tahoma"/>
                <w:sz w:val="18"/>
                <w:szCs w:val="18"/>
                <w:lang w:val="en-GB"/>
              </w:rPr>
            </w:pPr>
          </w:p>
        </w:tc>
        <w:tc>
          <w:tcPr>
            <w:tcW w:w="823" w:type="dxa"/>
          </w:tcPr>
          <w:p w14:paraId="1F54E699" w14:textId="77777777" w:rsidR="007A5466" w:rsidRPr="00166121" w:rsidRDefault="007A5466" w:rsidP="00896922">
            <w:pPr>
              <w:contextualSpacing/>
              <w:rPr>
                <w:rFonts w:ascii="Calibri" w:hAnsi="Calibri" w:cs="Tahoma"/>
                <w:sz w:val="18"/>
                <w:szCs w:val="18"/>
                <w:lang w:val="en-GB"/>
              </w:rPr>
            </w:pPr>
          </w:p>
        </w:tc>
        <w:tc>
          <w:tcPr>
            <w:tcW w:w="823" w:type="dxa"/>
          </w:tcPr>
          <w:p w14:paraId="171F477D" w14:textId="77777777" w:rsidR="007A5466" w:rsidRPr="00166121" w:rsidRDefault="007A5466" w:rsidP="00896922">
            <w:pPr>
              <w:contextualSpacing/>
              <w:rPr>
                <w:rFonts w:ascii="Calibri" w:hAnsi="Calibri" w:cs="Tahoma"/>
                <w:sz w:val="18"/>
                <w:szCs w:val="18"/>
                <w:lang w:val="en-GB"/>
              </w:rPr>
            </w:pPr>
          </w:p>
        </w:tc>
        <w:tc>
          <w:tcPr>
            <w:tcW w:w="823" w:type="dxa"/>
          </w:tcPr>
          <w:p w14:paraId="260639F6" w14:textId="77777777" w:rsidR="007A5466" w:rsidRPr="00166121" w:rsidRDefault="007A5466" w:rsidP="00896922">
            <w:pPr>
              <w:contextualSpacing/>
              <w:rPr>
                <w:rFonts w:ascii="Calibri" w:hAnsi="Calibri" w:cs="Tahoma"/>
                <w:sz w:val="18"/>
                <w:szCs w:val="18"/>
                <w:lang w:val="en-GB"/>
              </w:rPr>
            </w:pPr>
          </w:p>
        </w:tc>
        <w:tc>
          <w:tcPr>
            <w:tcW w:w="822" w:type="dxa"/>
          </w:tcPr>
          <w:p w14:paraId="57EA6B02" w14:textId="77777777" w:rsidR="007A5466" w:rsidRPr="00166121" w:rsidRDefault="007A5466" w:rsidP="00896922">
            <w:pPr>
              <w:contextualSpacing/>
              <w:rPr>
                <w:rFonts w:ascii="Calibri" w:hAnsi="Calibri" w:cs="Tahoma"/>
                <w:sz w:val="18"/>
                <w:szCs w:val="18"/>
                <w:lang w:val="en-GB"/>
              </w:rPr>
            </w:pPr>
          </w:p>
        </w:tc>
      </w:tr>
      <w:tr w:rsidR="007A5466" w:rsidRPr="00166121" w14:paraId="620AB3F4" w14:textId="77777777" w:rsidTr="007A5466">
        <w:tc>
          <w:tcPr>
            <w:tcW w:w="808" w:type="dxa"/>
          </w:tcPr>
          <w:p w14:paraId="45259821" w14:textId="77777777" w:rsidR="007A5466" w:rsidRPr="00166121" w:rsidRDefault="007A5466" w:rsidP="00896922">
            <w:pPr>
              <w:contextualSpacing/>
              <w:rPr>
                <w:rFonts w:ascii="Calibri" w:hAnsi="Calibri" w:cs="Tahoma"/>
                <w:sz w:val="18"/>
                <w:szCs w:val="18"/>
                <w:lang w:val="en-GB"/>
              </w:rPr>
            </w:pPr>
          </w:p>
        </w:tc>
        <w:tc>
          <w:tcPr>
            <w:tcW w:w="896" w:type="dxa"/>
          </w:tcPr>
          <w:p w14:paraId="4EEB053C" w14:textId="532B749D"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1</w:t>
            </w:r>
          </w:p>
        </w:tc>
        <w:tc>
          <w:tcPr>
            <w:tcW w:w="871" w:type="dxa"/>
          </w:tcPr>
          <w:p w14:paraId="2934BD65" w14:textId="706FD9B1" w:rsidR="007A5466" w:rsidRPr="00166121" w:rsidRDefault="007A5466" w:rsidP="00896922">
            <w:pPr>
              <w:contextualSpacing/>
              <w:rPr>
                <w:rFonts w:ascii="Calibri" w:hAnsi="Calibri" w:cs="Tahoma"/>
                <w:sz w:val="18"/>
                <w:szCs w:val="18"/>
                <w:lang w:val="en-GB"/>
              </w:rPr>
            </w:pPr>
          </w:p>
        </w:tc>
        <w:tc>
          <w:tcPr>
            <w:tcW w:w="871" w:type="dxa"/>
          </w:tcPr>
          <w:p w14:paraId="67528310" w14:textId="77777777" w:rsidR="007A5466" w:rsidRPr="00166121" w:rsidRDefault="007A5466" w:rsidP="00896922">
            <w:pPr>
              <w:contextualSpacing/>
              <w:rPr>
                <w:rFonts w:ascii="Calibri" w:hAnsi="Calibri" w:cs="Tahoma"/>
                <w:sz w:val="18"/>
                <w:szCs w:val="18"/>
                <w:lang w:val="en-GB"/>
              </w:rPr>
            </w:pPr>
          </w:p>
        </w:tc>
        <w:tc>
          <w:tcPr>
            <w:tcW w:w="871" w:type="dxa"/>
          </w:tcPr>
          <w:p w14:paraId="637ADF91" w14:textId="77777777" w:rsidR="007A5466" w:rsidRPr="00166121" w:rsidRDefault="007A5466" w:rsidP="00896922">
            <w:pPr>
              <w:contextualSpacing/>
              <w:rPr>
                <w:rFonts w:ascii="Calibri" w:hAnsi="Calibri" w:cs="Tahoma"/>
                <w:sz w:val="18"/>
                <w:szCs w:val="18"/>
                <w:lang w:val="en-GB"/>
              </w:rPr>
            </w:pPr>
          </w:p>
        </w:tc>
        <w:tc>
          <w:tcPr>
            <w:tcW w:w="871" w:type="dxa"/>
          </w:tcPr>
          <w:p w14:paraId="7BDFA6F2" w14:textId="77777777" w:rsidR="007A5466" w:rsidRPr="00166121" w:rsidRDefault="007A5466" w:rsidP="00896922">
            <w:pPr>
              <w:contextualSpacing/>
              <w:rPr>
                <w:rFonts w:ascii="Calibri" w:hAnsi="Calibri" w:cs="Tahoma"/>
                <w:sz w:val="18"/>
                <w:szCs w:val="18"/>
                <w:lang w:val="en-GB"/>
              </w:rPr>
            </w:pPr>
          </w:p>
        </w:tc>
        <w:tc>
          <w:tcPr>
            <w:tcW w:w="871" w:type="dxa"/>
          </w:tcPr>
          <w:p w14:paraId="4E1499FC" w14:textId="77777777" w:rsidR="007A5466" w:rsidRPr="00166121" w:rsidRDefault="007A5466" w:rsidP="00896922">
            <w:pPr>
              <w:contextualSpacing/>
              <w:rPr>
                <w:rFonts w:ascii="Calibri" w:hAnsi="Calibri" w:cs="Tahoma"/>
                <w:sz w:val="18"/>
                <w:szCs w:val="18"/>
                <w:lang w:val="en-GB"/>
              </w:rPr>
            </w:pPr>
          </w:p>
        </w:tc>
        <w:tc>
          <w:tcPr>
            <w:tcW w:w="823" w:type="dxa"/>
          </w:tcPr>
          <w:p w14:paraId="07642CFF" w14:textId="77777777" w:rsidR="007A5466" w:rsidRPr="00166121" w:rsidRDefault="007A5466" w:rsidP="00896922">
            <w:pPr>
              <w:contextualSpacing/>
              <w:rPr>
                <w:rFonts w:ascii="Calibri" w:hAnsi="Calibri" w:cs="Tahoma"/>
                <w:sz w:val="18"/>
                <w:szCs w:val="18"/>
                <w:lang w:val="en-GB"/>
              </w:rPr>
            </w:pPr>
          </w:p>
        </w:tc>
        <w:tc>
          <w:tcPr>
            <w:tcW w:w="823" w:type="dxa"/>
          </w:tcPr>
          <w:p w14:paraId="291EDAF3" w14:textId="77777777" w:rsidR="007A5466" w:rsidRPr="00166121" w:rsidRDefault="007A5466" w:rsidP="00896922">
            <w:pPr>
              <w:contextualSpacing/>
              <w:rPr>
                <w:rFonts w:ascii="Calibri" w:hAnsi="Calibri" w:cs="Tahoma"/>
                <w:sz w:val="18"/>
                <w:szCs w:val="18"/>
                <w:lang w:val="en-GB"/>
              </w:rPr>
            </w:pPr>
          </w:p>
        </w:tc>
        <w:tc>
          <w:tcPr>
            <w:tcW w:w="823" w:type="dxa"/>
          </w:tcPr>
          <w:p w14:paraId="1FC26B7B" w14:textId="77777777" w:rsidR="007A5466" w:rsidRPr="00166121" w:rsidRDefault="007A5466" w:rsidP="00896922">
            <w:pPr>
              <w:contextualSpacing/>
              <w:rPr>
                <w:rFonts w:ascii="Calibri" w:hAnsi="Calibri" w:cs="Tahoma"/>
                <w:sz w:val="18"/>
                <w:szCs w:val="18"/>
                <w:lang w:val="en-GB"/>
              </w:rPr>
            </w:pPr>
          </w:p>
        </w:tc>
        <w:tc>
          <w:tcPr>
            <w:tcW w:w="822" w:type="dxa"/>
          </w:tcPr>
          <w:p w14:paraId="00A200F0" w14:textId="77777777" w:rsidR="007A5466" w:rsidRPr="00166121" w:rsidRDefault="007A5466" w:rsidP="00896922">
            <w:pPr>
              <w:contextualSpacing/>
              <w:rPr>
                <w:rFonts w:ascii="Calibri" w:hAnsi="Calibri" w:cs="Tahoma"/>
                <w:sz w:val="18"/>
                <w:szCs w:val="18"/>
                <w:lang w:val="en-GB"/>
              </w:rPr>
            </w:pPr>
          </w:p>
        </w:tc>
      </w:tr>
      <w:tr w:rsidR="007A5466" w:rsidRPr="00166121" w14:paraId="1AE91401" w14:textId="77777777" w:rsidTr="007A5466">
        <w:tc>
          <w:tcPr>
            <w:tcW w:w="808" w:type="dxa"/>
          </w:tcPr>
          <w:p w14:paraId="0B338EA7" w14:textId="77777777" w:rsidR="007A5466" w:rsidRPr="00166121" w:rsidRDefault="007A5466" w:rsidP="00896922">
            <w:pPr>
              <w:contextualSpacing/>
              <w:rPr>
                <w:rFonts w:ascii="Calibri" w:hAnsi="Calibri" w:cs="Tahoma"/>
                <w:sz w:val="18"/>
                <w:szCs w:val="18"/>
                <w:lang w:val="en-GB"/>
              </w:rPr>
            </w:pPr>
          </w:p>
        </w:tc>
        <w:tc>
          <w:tcPr>
            <w:tcW w:w="896" w:type="dxa"/>
          </w:tcPr>
          <w:p w14:paraId="4FA67D65" w14:textId="4E4A15CF"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2</w:t>
            </w:r>
          </w:p>
        </w:tc>
        <w:tc>
          <w:tcPr>
            <w:tcW w:w="871" w:type="dxa"/>
          </w:tcPr>
          <w:p w14:paraId="41256442" w14:textId="77777777" w:rsidR="007A5466" w:rsidRPr="00166121" w:rsidRDefault="007A5466" w:rsidP="00896922">
            <w:pPr>
              <w:contextualSpacing/>
              <w:rPr>
                <w:rFonts w:ascii="Calibri" w:hAnsi="Calibri" w:cs="Tahoma"/>
                <w:sz w:val="18"/>
                <w:szCs w:val="18"/>
                <w:lang w:val="en-GB"/>
              </w:rPr>
            </w:pPr>
          </w:p>
        </w:tc>
        <w:tc>
          <w:tcPr>
            <w:tcW w:w="871" w:type="dxa"/>
          </w:tcPr>
          <w:p w14:paraId="52840647" w14:textId="77777777" w:rsidR="007A5466" w:rsidRPr="00166121" w:rsidRDefault="007A5466" w:rsidP="00896922">
            <w:pPr>
              <w:contextualSpacing/>
              <w:rPr>
                <w:rFonts w:ascii="Calibri" w:hAnsi="Calibri" w:cs="Tahoma"/>
                <w:sz w:val="18"/>
                <w:szCs w:val="18"/>
                <w:lang w:val="en-GB"/>
              </w:rPr>
            </w:pPr>
          </w:p>
        </w:tc>
        <w:tc>
          <w:tcPr>
            <w:tcW w:w="871" w:type="dxa"/>
          </w:tcPr>
          <w:p w14:paraId="2DF1A484" w14:textId="77777777" w:rsidR="007A5466" w:rsidRPr="00166121" w:rsidRDefault="007A5466" w:rsidP="00896922">
            <w:pPr>
              <w:contextualSpacing/>
              <w:rPr>
                <w:rFonts w:ascii="Calibri" w:hAnsi="Calibri" w:cs="Tahoma"/>
                <w:sz w:val="18"/>
                <w:szCs w:val="18"/>
                <w:lang w:val="en-GB"/>
              </w:rPr>
            </w:pPr>
          </w:p>
        </w:tc>
        <w:tc>
          <w:tcPr>
            <w:tcW w:w="871" w:type="dxa"/>
          </w:tcPr>
          <w:p w14:paraId="2A4123D0" w14:textId="77777777" w:rsidR="007A5466" w:rsidRPr="00166121" w:rsidRDefault="007A5466" w:rsidP="00896922">
            <w:pPr>
              <w:contextualSpacing/>
              <w:rPr>
                <w:rFonts w:ascii="Calibri" w:hAnsi="Calibri" w:cs="Tahoma"/>
                <w:sz w:val="18"/>
                <w:szCs w:val="18"/>
                <w:lang w:val="en-GB"/>
              </w:rPr>
            </w:pPr>
          </w:p>
        </w:tc>
        <w:tc>
          <w:tcPr>
            <w:tcW w:w="871" w:type="dxa"/>
          </w:tcPr>
          <w:p w14:paraId="20079D75" w14:textId="77777777" w:rsidR="007A5466" w:rsidRPr="00166121" w:rsidRDefault="007A5466" w:rsidP="00896922">
            <w:pPr>
              <w:contextualSpacing/>
              <w:rPr>
                <w:rFonts w:ascii="Calibri" w:hAnsi="Calibri" w:cs="Tahoma"/>
                <w:sz w:val="18"/>
                <w:szCs w:val="18"/>
                <w:lang w:val="en-GB"/>
              </w:rPr>
            </w:pPr>
          </w:p>
        </w:tc>
        <w:tc>
          <w:tcPr>
            <w:tcW w:w="823" w:type="dxa"/>
          </w:tcPr>
          <w:p w14:paraId="5F306280" w14:textId="77777777" w:rsidR="007A5466" w:rsidRPr="00166121" w:rsidRDefault="007A5466" w:rsidP="00896922">
            <w:pPr>
              <w:contextualSpacing/>
              <w:rPr>
                <w:rFonts w:ascii="Calibri" w:hAnsi="Calibri" w:cs="Tahoma"/>
                <w:sz w:val="18"/>
                <w:szCs w:val="18"/>
                <w:lang w:val="en-GB"/>
              </w:rPr>
            </w:pPr>
          </w:p>
        </w:tc>
        <w:tc>
          <w:tcPr>
            <w:tcW w:w="823" w:type="dxa"/>
          </w:tcPr>
          <w:p w14:paraId="5E3FAFE6" w14:textId="77777777" w:rsidR="007A5466" w:rsidRPr="00166121" w:rsidRDefault="007A5466" w:rsidP="00896922">
            <w:pPr>
              <w:contextualSpacing/>
              <w:rPr>
                <w:rFonts w:ascii="Calibri" w:hAnsi="Calibri" w:cs="Tahoma"/>
                <w:sz w:val="18"/>
                <w:szCs w:val="18"/>
                <w:lang w:val="en-GB"/>
              </w:rPr>
            </w:pPr>
          </w:p>
        </w:tc>
        <w:tc>
          <w:tcPr>
            <w:tcW w:w="823" w:type="dxa"/>
          </w:tcPr>
          <w:p w14:paraId="4C4BFDDE" w14:textId="77777777" w:rsidR="007A5466" w:rsidRPr="00166121" w:rsidRDefault="007A5466" w:rsidP="00896922">
            <w:pPr>
              <w:contextualSpacing/>
              <w:rPr>
                <w:rFonts w:ascii="Calibri" w:hAnsi="Calibri" w:cs="Tahoma"/>
                <w:sz w:val="18"/>
                <w:szCs w:val="18"/>
                <w:lang w:val="en-GB"/>
              </w:rPr>
            </w:pPr>
          </w:p>
        </w:tc>
        <w:tc>
          <w:tcPr>
            <w:tcW w:w="822" w:type="dxa"/>
          </w:tcPr>
          <w:p w14:paraId="1A571C65" w14:textId="77777777" w:rsidR="007A5466" w:rsidRPr="00166121" w:rsidRDefault="007A5466" w:rsidP="00896922">
            <w:pPr>
              <w:contextualSpacing/>
              <w:rPr>
                <w:rFonts w:ascii="Calibri" w:hAnsi="Calibri" w:cs="Tahoma"/>
                <w:sz w:val="18"/>
                <w:szCs w:val="18"/>
                <w:lang w:val="en-GB"/>
              </w:rPr>
            </w:pPr>
          </w:p>
        </w:tc>
      </w:tr>
      <w:tr w:rsidR="007A5466" w:rsidRPr="00166121" w14:paraId="7B7E50CB" w14:textId="77777777" w:rsidTr="007A5466">
        <w:tc>
          <w:tcPr>
            <w:tcW w:w="808" w:type="dxa"/>
          </w:tcPr>
          <w:p w14:paraId="5FE41F67" w14:textId="77777777" w:rsidR="007A5466" w:rsidRPr="00166121" w:rsidRDefault="007A5466" w:rsidP="00896922">
            <w:pPr>
              <w:contextualSpacing/>
              <w:rPr>
                <w:rFonts w:ascii="Calibri" w:hAnsi="Calibri" w:cs="Tahoma"/>
                <w:sz w:val="18"/>
                <w:szCs w:val="18"/>
                <w:lang w:val="en-GB"/>
              </w:rPr>
            </w:pPr>
          </w:p>
        </w:tc>
        <w:tc>
          <w:tcPr>
            <w:tcW w:w="896" w:type="dxa"/>
          </w:tcPr>
          <w:p w14:paraId="7AB11E83" w14:textId="53F45816"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3</w:t>
            </w:r>
          </w:p>
        </w:tc>
        <w:tc>
          <w:tcPr>
            <w:tcW w:w="871" w:type="dxa"/>
          </w:tcPr>
          <w:p w14:paraId="77EC719C" w14:textId="77777777" w:rsidR="007A5466" w:rsidRPr="00166121" w:rsidRDefault="007A5466" w:rsidP="00896922">
            <w:pPr>
              <w:contextualSpacing/>
              <w:rPr>
                <w:rFonts w:ascii="Calibri" w:hAnsi="Calibri" w:cs="Tahoma"/>
                <w:sz w:val="18"/>
                <w:szCs w:val="18"/>
                <w:lang w:val="en-GB"/>
              </w:rPr>
            </w:pPr>
          </w:p>
        </w:tc>
        <w:tc>
          <w:tcPr>
            <w:tcW w:w="871" w:type="dxa"/>
          </w:tcPr>
          <w:p w14:paraId="44CF6EC6" w14:textId="77777777" w:rsidR="007A5466" w:rsidRPr="00166121" w:rsidRDefault="007A5466" w:rsidP="00896922">
            <w:pPr>
              <w:contextualSpacing/>
              <w:rPr>
                <w:rFonts w:ascii="Calibri" w:hAnsi="Calibri" w:cs="Tahoma"/>
                <w:sz w:val="18"/>
                <w:szCs w:val="18"/>
                <w:lang w:val="en-GB"/>
              </w:rPr>
            </w:pPr>
          </w:p>
        </w:tc>
        <w:tc>
          <w:tcPr>
            <w:tcW w:w="871" w:type="dxa"/>
          </w:tcPr>
          <w:p w14:paraId="64D97A91" w14:textId="77777777" w:rsidR="007A5466" w:rsidRPr="00166121" w:rsidRDefault="007A5466" w:rsidP="00896922">
            <w:pPr>
              <w:contextualSpacing/>
              <w:rPr>
                <w:rFonts w:ascii="Calibri" w:hAnsi="Calibri" w:cs="Tahoma"/>
                <w:sz w:val="18"/>
                <w:szCs w:val="18"/>
                <w:lang w:val="en-GB"/>
              </w:rPr>
            </w:pPr>
          </w:p>
        </w:tc>
        <w:tc>
          <w:tcPr>
            <w:tcW w:w="871" w:type="dxa"/>
          </w:tcPr>
          <w:p w14:paraId="06400850" w14:textId="77777777" w:rsidR="007A5466" w:rsidRPr="00166121" w:rsidRDefault="007A5466" w:rsidP="00896922">
            <w:pPr>
              <w:contextualSpacing/>
              <w:rPr>
                <w:rFonts w:ascii="Calibri" w:hAnsi="Calibri" w:cs="Tahoma"/>
                <w:sz w:val="18"/>
                <w:szCs w:val="18"/>
                <w:lang w:val="en-GB"/>
              </w:rPr>
            </w:pPr>
          </w:p>
        </w:tc>
        <w:tc>
          <w:tcPr>
            <w:tcW w:w="871" w:type="dxa"/>
          </w:tcPr>
          <w:p w14:paraId="618B8D4C" w14:textId="77777777" w:rsidR="007A5466" w:rsidRPr="00166121" w:rsidRDefault="007A5466" w:rsidP="00896922">
            <w:pPr>
              <w:contextualSpacing/>
              <w:rPr>
                <w:rFonts w:ascii="Calibri" w:hAnsi="Calibri" w:cs="Tahoma"/>
                <w:sz w:val="18"/>
                <w:szCs w:val="18"/>
                <w:lang w:val="en-GB"/>
              </w:rPr>
            </w:pPr>
          </w:p>
        </w:tc>
        <w:tc>
          <w:tcPr>
            <w:tcW w:w="823" w:type="dxa"/>
          </w:tcPr>
          <w:p w14:paraId="41B88B34" w14:textId="77777777" w:rsidR="007A5466" w:rsidRPr="00166121" w:rsidRDefault="007A5466" w:rsidP="00896922">
            <w:pPr>
              <w:contextualSpacing/>
              <w:rPr>
                <w:rFonts w:ascii="Calibri" w:hAnsi="Calibri" w:cs="Tahoma"/>
                <w:sz w:val="18"/>
                <w:szCs w:val="18"/>
                <w:lang w:val="en-GB"/>
              </w:rPr>
            </w:pPr>
          </w:p>
        </w:tc>
        <w:tc>
          <w:tcPr>
            <w:tcW w:w="823" w:type="dxa"/>
          </w:tcPr>
          <w:p w14:paraId="5FC127A0" w14:textId="77777777" w:rsidR="007A5466" w:rsidRPr="00166121" w:rsidRDefault="007A5466" w:rsidP="00896922">
            <w:pPr>
              <w:contextualSpacing/>
              <w:rPr>
                <w:rFonts w:ascii="Calibri" w:hAnsi="Calibri" w:cs="Tahoma"/>
                <w:sz w:val="18"/>
                <w:szCs w:val="18"/>
                <w:lang w:val="en-GB"/>
              </w:rPr>
            </w:pPr>
          </w:p>
        </w:tc>
        <w:tc>
          <w:tcPr>
            <w:tcW w:w="823" w:type="dxa"/>
          </w:tcPr>
          <w:p w14:paraId="101A07E2" w14:textId="77777777" w:rsidR="007A5466" w:rsidRPr="00166121" w:rsidRDefault="007A5466" w:rsidP="00896922">
            <w:pPr>
              <w:contextualSpacing/>
              <w:rPr>
                <w:rFonts w:ascii="Calibri" w:hAnsi="Calibri" w:cs="Tahoma"/>
                <w:sz w:val="18"/>
                <w:szCs w:val="18"/>
                <w:lang w:val="en-GB"/>
              </w:rPr>
            </w:pPr>
          </w:p>
        </w:tc>
        <w:tc>
          <w:tcPr>
            <w:tcW w:w="822" w:type="dxa"/>
          </w:tcPr>
          <w:p w14:paraId="51AD2C03" w14:textId="77777777" w:rsidR="007A5466" w:rsidRPr="00166121" w:rsidRDefault="007A5466" w:rsidP="00896922">
            <w:pPr>
              <w:contextualSpacing/>
              <w:rPr>
                <w:rFonts w:ascii="Calibri" w:hAnsi="Calibri" w:cs="Tahoma"/>
                <w:sz w:val="18"/>
                <w:szCs w:val="18"/>
                <w:lang w:val="en-GB"/>
              </w:rPr>
            </w:pPr>
          </w:p>
        </w:tc>
      </w:tr>
      <w:tr w:rsidR="007A5466" w:rsidRPr="00166121" w14:paraId="17CE8E8A" w14:textId="77777777" w:rsidTr="007A5466">
        <w:tc>
          <w:tcPr>
            <w:tcW w:w="808" w:type="dxa"/>
          </w:tcPr>
          <w:p w14:paraId="00A7E9D2" w14:textId="77777777" w:rsidR="007A5466" w:rsidRPr="00166121" w:rsidRDefault="007A5466" w:rsidP="00896922">
            <w:pPr>
              <w:contextualSpacing/>
              <w:rPr>
                <w:rFonts w:ascii="Calibri" w:hAnsi="Calibri" w:cs="Tahoma"/>
                <w:sz w:val="18"/>
                <w:szCs w:val="18"/>
                <w:lang w:val="en-GB"/>
              </w:rPr>
            </w:pPr>
          </w:p>
        </w:tc>
        <w:tc>
          <w:tcPr>
            <w:tcW w:w="896" w:type="dxa"/>
          </w:tcPr>
          <w:p w14:paraId="37EE768E" w14:textId="4D95A356"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4</w:t>
            </w:r>
          </w:p>
        </w:tc>
        <w:tc>
          <w:tcPr>
            <w:tcW w:w="871" w:type="dxa"/>
          </w:tcPr>
          <w:p w14:paraId="5246F456" w14:textId="77777777" w:rsidR="007A5466" w:rsidRPr="00166121" w:rsidRDefault="007A5466" w:rsidP="00896922">
            <w:pPr>
              <w:contextualSpacing/>
              <w:rPr>
                <w:rFonts w:ascii="Calibri" w:hAnsi="Calibri" w:cs="Tahoma"/>
                <w:sz w:val="18"/>
                <w:szCs w:val="18"/>
                <w:lang w:val="en-GB"/>
              </w:rPr>
            </w:pPr>
          </w:p>
        </w:tc>
        <w:tc>
          <w:tcPr>
            <w:tcW w:w="871" w:type="dxa"/>
          </w:tcPr>
          <w:p w14:paraId="07185D6A" w14:textId="77777777" w:rsidR="007A5466" w:rsidRPr="00166121" w:rsidRDefault="007A5466" w:rsidP="00896922">
            <w:pPr>
              <w:contextualSpacing/>
              <w:rPr>
                <w:rFonts w:ascii="Calibri" w:hAnsi="Calibri" w:cs="Tahoma"/>
                <w:sz w:val="18"/>
                <w:szCs w:val="18"/>
                <w:lang w:val="en-GB"/>
              </w:rPr>
            </w:pPr>
          </w:p>
        </w:tc>
        <w:tc>
          <w:tcPr>
            <w:tcW w:w="871" w:type="dxa"/>
          </w:tcPr>
          <w:p w14:paraId="4CC45AA3" w14:textId="77777777" w:rsidR="007A5466" w:rsidRPr="00166121" w:rsidRDefault="007A5466" w:rsidP="00896922">
            <w:pPr>
              <w:contextualSpacing/>
              <w:rPr>
                <w:rFonts w:ascii="Calibri" w:hAnsi="Calibri" w:cs="Tahoma"/>
                <w:sz w:val="18"/>
                <w:szCs w:val="18"/>
                <w:lang w:val="en-GB"/>
              </w:rPr>
            </w:pPr>
          </w:p>
        </w:tc>
        <w:tc>
          <w:tcPr>
            <w:tcW w:w="871" w:type="dxa"/>
          </w:tcPr>
          <w:p w14:paraId="23D602B9" w14:textId="77777777" w:rsidR="007A5466" w:rsidRPr="00166121" w:rsidRDefault="007A5466" w:rsidP="00896922">
            <w:pPr>
              <w:contextualSpacing/>
              <w:rPr>
                <w:rFonts w:ascii="Calibri" w:hAnsi="Calibri" w:cs="Tahoma"/>
                <w:sz w:val="18"/>
                <w:szCs w:val="18"/>
                <w:lang w:val="en-GB"/>
              </w:rPr>
            </w:pPr>
          </w:p>
        </w:tc>
        <w:tc>
          <w:tcPr>
            <w:tcW w:w="871" w:type="dxa"/>
          </w:tcPr>
          <w:p w14:paraId="64332F13" w14:textId="77777777" w:rsidR="007A5466" w:rsidRPr="00166121" w:rsidRDefault="007A5466" w:rsidP="00896922">
            <w:pPr>
              <w:contextualSpacing/>
              <w:rPr>
                <w:rFonts w:ascii="Calibri" w:hAnsi="Calibri" w:cs="Tahoma"/>
                <w:sz w:val="18"/>
                <w:szCs w:val="18"/>
                <w:lang w:val="en-GB"/>
              </w:rPr>
            </w:pPr>
          </w:p>
        </w:tc>
        <w:tc>
          <w:tcPr>
            <w:tcW w:w="823" w:type="dxa"/>
          </w:tcPr>
          <w:p w14:paraId="1AA1CAC4" w14:textId="77777777" w:rsidR="007A5466" w:rsidRPr="00166121" w:rsidRDefault="007A5466" w:rsidP="00896922">
            <w:pPr>
              <w:contextualSpacing/>
              <w:rPr>
                <w:rFonts w:ascii="Calibri" w:hAnsi="Calibri" w:cs="Tahoma"/>
                <w:sz w:val="18"/>
                <w:szCs w:val="18"/>
                <w:lang w:val="en-GB"/>
              </w:rPr>
            </w:pPr>
          </w:p>
        </w:tc>
        <w:tc>
          <w:tcPr>
            <w:tcW w:w="823" w:type="dxa"/>
          </w:tcPr>
          <w:p w14:paraId="4BEC7308" w14:textId="77777777" w:rsidR="007A5466" w:rsidRPr="00166121" w:rsidRDefault="007A5466" w:rsidP="00896922">
            <w:pPr>
              <w:contextualSpacing/>
              <w:rPr>
                <w:rFonts w:ascii="Calibri" w:hAnsi="Calibri" w:cs="Tahoma"/>
                <w:sz w:val="18"/>
                <w:szCs w:val="18"/>
                <w:lang w:val="en-GB"/>
              </w:rPr>
            </w:pPr>
          </w:p>
        </w:tc>
        <w:tc>
          <w:tcPr>
            <w:tcW w:w="823" w:type="dxa"/>
          </w:tcPr>
          <w:p w14:paraId="4905CBBA" w14:textId="77777777" w:rsidR="007A5466" w:rsidRPr="00166121" w:rsidRDefault="007A5466" w:rsidP="00896922">
            <w:pPr>
              <w:contextualSpacing/>
              <w:rPr>
                <w:rFonts w:ascii="Calibri" w:hAnsi="Calibri" w:cs="Tahoma"/>
                <w:sz w:val="18"/>
                <w:szCs w:val="18"/>
                <w:lang w:val="en-GB"/>
              </w:rPr>
            </w:pPr>
          </w:p>
        </w:tc>
        <w:tc>
          <w:tcPr>
            <w:tcW w:w="822" w:type="dxa"/>
          </w:tcPr>
          <w:p w14:paraId="7E6585E5" w14:textId="77777777" w:rsidR="007A5466" w:rsidRPr="00166121" w:rsidRDefault="007A5466" w:rsidP="00896922">
            <w:pPr>
              <w:contextualSpacing/>
              <w:rPr>
                <w:rFonts w:ascii="Calibri" w:hAnsi="Calibri" w:cs="Tahoma"/>
                <w:sz w:val="18"/>
                <w:szCs w:val="18"/>
                <w:lang w:val="en-GB"/>
              </w:rPr>
            </w:pPr>
          </w:p>
        </w:tc>
      </w:tr>
      <w:tr w:rsidR="007A5466" w:rsidRPr="00166121" w14:paraId="3184BFE3" w14:textId="77777777" w:rsidTr="007A5466">
        <w:tc>
          <w:tcPr>
            <w:tcW w:w="808" w:type="dxa"/>
          </w:tcPr>
          <w:p w14:paraId="59E30757" w14:textId="77777777" w:rsidR="007A5466" w:rsidRPr="00166121" w:rsidRDefault="007A5466" w:rsidP="00896922">
            <w:pPr>
              <w:contextualSpacing/>
              <w:rPr>
                <w:rFonts w:ascii="Calibri" w:hAnsi="Calibri" w:cs="Tahoma"/>
                <w:sz w:val="18"/>
                <w:szCs w:val="18"/>
                <w:lang w:val="en-GB"/>
              </w:rPr>
            </w:pPr>
          </w:p>
        </w:tc>
        <w:tc>
          <w:tcPr>
            <w:tcW w:w="896" w:type="dxa"/>
          </w:tcPr>
          <w:p w14:paraId="6A3F10C8" w14:textId="44C1CD05" w:rsidR="007A5466" w:rsidRPr="00166121" w:rsidRDefault="007A5466" w:rsidP="00896922">
            <w:pPr>
              <w:contextualSpacing/>
              <w:rPr>
                <w:rFonts w:ascii="Calibri" w:hAnsi="Calibri" w:cs="Tahoma"/>
                <w:sz w:val="18"/>
                <w:szCs w:val="18"/>
                <w:lang w:val="en-GB"/>
              </w:rPr>
            </w:pPr>
          </w:p>
        </w:tc>
        <w:tc>
          <w:tcPr>
            <w:tcW w:w="871" w:type="dxa"/>
          </w:tcPr>
          <w:p w14:paraId="1073C1E5" w14:textId="77777777" w:rsidR="007A5466" w:rsidRPr="00166121" w:rsidRDefault="007A5466" w:rsidP="00896922">
            <w:pPr>
              <w:contextualSpacing/>
              <w:rPr>
                <w:rFonts w:ascii="Calibri" w:hAnsi="Calibri" w:cs="Tahoma"/>
                <w:sz w:val="18"/>
                <w:szCs w:val="18"/>
                <w:lang w:val="en-GB"/>
              </w:rPr>
            </w:pPr>
          </w:p>
        </w:tc>
        <w:tc>
          <w:tcPr>
            <w:tcW w:w="871" w:type="dxa"/>
          </w:tcPr>
          <w:p w14:paraId="43E21D9F" w14:textId="77777777" w:rsidR="007A5466" w:rsidRPr="00166121" w:rsidRDefault="007A5466" w:rsidP="00896922">
            <w:pPr>
              <w:contextualSpacing/>
              <w:rPr>
                <w:rFonts w:ascii="Calibri" w:hAnsi="Calibri" w:cs="Tahoma"/>
                <w:sz w:val="18"/>
                <w:szCs w:val="18"/>
                <w:lang w:val="en-GB"/>
              </w:rPr>
            </w:pPr>
          </w:p>
        </w:tc>
        <w:tc>
          <w:tcPr>
            <w:tcW w:w="871" w:type="dxa"/>
          </w:tcPr>
          <w:p w14:paraId="549735C7" w14:textId="77777777" w:rsidR="007A5466" w:rsidRPr="00166121" w:rsidRDefault="007A5466" w:rsidP="00896922">
            <w:pPr>
              <w:contextualSpacing/>
              <w:rPr>
                <w:rFonts w:ascii="Calibri" w:hAnsi="Calibri" w:cs="Tahoma"/>
                <w:sz w:val="18"/>
                <w:szCs w:val="18"/>
                <w:lang w:val="en-GB"/>
              </w:rPr>
            </w:pPr>
          </w:p>
        </w:tc>
        <w:tc>
          <w:tcPr>
            <w:tcW w:w="871" w:type="dxa"/>
          </w:tcPr>
          <w:p w14:paraId="47F6E50A" w14:textId="77777777" w:rsidR="007A5466" w:rsidRPr="00166121" w:rsidRDefault="007A5466" w:rsidP="00896922">
            <w:pPr>
              <w:contextualSpacing/>
              <w:rPr>
                <w:rFonts w:ascii="Calibri" w:hAnsi="Calibri" w:cs="Tahoma"/>
                <w:sz w:val="18"/>
                <w:szCs w:val="18"/>
                <w:lang w:val="en-GB"/>
              </w:rPr>
            </w:pPr>
          </w:p>
        </w:tc>
        <w:tc>
          <w:tcPr>
            <w:tcW w:w="871" w:type="dxa"/>
          </w:tcPr>
          <w:p w14:paraId="65BD90FD" w14:textId="77777777" w:rsidR="007A5466" w:rsidRPr="00166121" w:rsidRDefault="007A5466" w:rsidP="00896922">
            <w:pPr>
              <w:contextualSpacing/>
              <w:rPr>
                <w:rFonts w:ascii="Calibri" w:hAnsi="Calibri" w:cs="Tahoma"/>
                <w:sz w:val="18"/>
                <w:szCs w:val="18"/>
                <w:lang w:val="en-GB"/>
              </w:rPr>
            </w:pPr>
          </w:p>
        </w:tc>
        <w:tc>
          <w:tcPr>
            <w:tcW w:w="823" w:type="dxa"/>
          </w:tcPr>
          <w:p w14:paraId="34702A61" w14:textId="77777777" w:rsidR="007A5466" w:rsidRPr="00166121" w:rsidRDefault="007A5466" w:rsidP="00896922">
            <w:pPr>
              <w:contextualSpacing/>
              <w:rPr>
                <w:rFonts w:ascii="Calibri" w:hAnsi="Calibri" w:cs="Tahoma"/>
                <w:sz w:val="18"/>
                <w:szCs w:val="18"/>
                <w:lang w:val="en-GB"/>
              </w:rPr>
            </w:pPr>
          </w:p>
        </w:tc>
        <w:tc>
          <w:tcPr>
            <w:tcW w:w="823" w:type="dxa"/>
          </w:tcPr>
          <w:p w14:paraId="4E16975D" w14:textId="77777777" w:rsidR="007A5466" w:rsidRPr="00166121" w:rsidRDefault="007A5466" w:rsidP="00896922">
            <w:pPr>
              <w:contextualSpacing/>
              <w:rPr>
                <w:rFonts w:ascii="Calibri" w:hAnsi="Calibri" w:cs="Tahoma"/>
                <w:sz w:val="18"/>
                <w:szCs w:val="18"/>
                <w:lang w:val="en-GB"/>
              </w:rPr>
            </w:pPr>
          </w:p>
        </w:tc>
        <w:tc>
          <w:tcPr>
            <w:tcW w:w="823" w:type="dxa"/>
          </w:tcPr>
          <w:p w14:paraId="53B9B99A" w14:textId="77777777" w:rsidR="007A5466" w:rsidRPr="00166121" w:rsidRDefault="007A5466" w:rsidP="00896922">
            <w:pPr>
              <w:contextualSpacing/>
              <w:rPr>
                <w:rFonts w:ascii="Calibri" w:hAnsi="Calibri" w:cs="Tahoma"/>
                <w:sz w:val="18"/>
                <w:szCs w:val="18"/>
                <w:lang w:val="en-GB"/>
              </w:rPr>
            </w:pPr>
          </w:p>
        </w:tc>
        <w:tc>
          <w:tcPr>
            <w:tcW w:w="822" w:type="dxa"/>
          </w:tcPr>
          <w:p w14:paraId="17123B97" w14:textId="77777777" w:rsidR="007A5466" w:rsidRPr="00166121" w:rsidRDefault="007A5466" w:rsidP="00896922">
            <w:pPr>
              <w:contextualSpacing/>
              <w:rPr>
                <w:rFonts w:ascii="Calibri" w:hAnsi="Calibri" w:cs="Tahoma"/>
                <w:sz w:val="18"/>
                <w:szCs w:val="18"/>
                <w:lang w:val="en-GB"/>
              </w:rPr>
            </w:pPr>
          </w:p>
        </w:tc>
      </w:tr>
      <w:tr w:rsidR="007A5466" w:rsidRPr="00166121" w14:paraId="3BD79173" w14:textId="77777777" w:rsidTr="007A5466">
        <w:tc>
          <w:tcPr>
            <w:tcW w:w="808" w:type="dxa"/>
          </w:tcPr>
          <w:p w14:paraId="376B9181" w14:textId="77777777" w:rsidR="007A5466" w:rsidRPr="00166121" w:rsidRDefault="007A5466" w:rsidP="00896922">
            <w:pPr>
              <w:contextualSpacing/>
              <w:rPr>
                <w:rFonts w:ascii="Calibri" w:hAnsi="Calibri" w:cs="Tahoma"/>
                <w:sz w:val="18"/>
                <w:szCs w:val="18"/>
                <w:lang w:val="en-GB"/>
              </w:rPr>
            </w:pPr>
          </w:p>
        </w:tc>
        <w:tc>
          <w:tcPr>
            <w:tcW w:w="896" w:type="dxa"/>
          </w:tcPr>
          <w:p w14:paraId="4CC22B80" w14:textId="759D87B1" w:rsidR="007A5466" w:rsidRPr="00166121" w:rsidRDefault="007A5466" w:rsidP="00896922">
            <w:pPr>
              <w:contextualSpacing/>
              <w:rPr>
                <w:rFonts w:ascii="Calibri" w:hAnsi="Calibri" w:cs="Tahoma"/>
                <w:sz w:val="18"/>
                <w:szCs w:val="18"/>
                <w:lang w:val="en-GB"/>
              </w:rPr>
            </w:pPr>
          </w:p>
        </w:tc>
        <w:tc>
          <w:tcPr>
            <w:tcW w:w="871" w:type="dxa"/>
          </w:tcPr>
          <w:p w14:paraId="500BA4A4" w14:textId="77777777" w:rsidR="007A5466" w:rsidRPr="00166121" w:rsidRDefault="007A5466" w:rsidP="00896922">
            <w:pPr>
              <w:contextualSpacing/>
              <w:rPr>
                <w:rFonts w:ascii="Calibri" w:hAnsi="Calibri" w:cs="Tahoma"/>
                <w:sz w:val="18"/>
                <w:szCs w:val="18"/>
                <w:lang w:val="en-GB"/>
              </w:rPr>
            </w:pPr>
          </w:p>
        </w:tc>
        <w:tc>
          <w:tcPr>
            <w:tcW w:w="871" w:type="dxa"/>
          </w:tcPr>
          <w:p w14:paraId="69B80AEE" w14:textId="77777777" w:rsidR="007A5466" w:rsidRPr="00166121" w:rsidRDefault="007A5466" w:rsidP="00896922">
            <w:pPr>
              <w:contextualSpacing/>
              <w:rPr>
                <w:rFonts w:ascii="Calibri" w:hAnsi="Calibri" w:cs="Tahoma"/>
                <w:sz w:val="18"/>
                <w:szCs w:val="18"/>
                <w:lang w:val="en-GB"/>
              </w:rPr>
            </w:pPr>
          </w:p>
        </w:tc>
        <w:tc>
          <w:tcPr>
            <w:tcW w:w="871" w:type="dxa"/>
          </w:tcPr>
          <w:p w14:paraId="5488471E" w14:textId="77777777" w:rsidR="007A5466" w:rsidRPr="00166121" w:rsidRDefault="007A5466" w:rsidP="00896922">
            <w:pPr>
              <w:contextualSpacing/>
              <w:rPr>
                <w:rFonts w:ascii="Calibri" w:hAnsi="Calibri" w:cs="Tahoma"/>
                <w:sz w:val="18"/>
                <w:szCs w:val="18"/>
                <w:lang w:val="en-GB"/>
              </w:rPr>
            </w:pPr>
          </w:p>
        </w:tc>
        <w:tc>
          <w:tcPr>
            <w:tcW w:w="871" w:type="dxa"/>
          </w:tcPr>
          <w:p w14:paraId="0B1D3101" w14:textId="77777777" w:rsidR="007A5466" w:rsidRPr="00166121" w:rsidRDefault="007A5466" w:rsidP="00896922">
            <w:pPr>
              <w:contextualSpacing/>
              <w:rPr>
                <w:rFonts w:ascii="Calibri" w:hAnsi="Calibri" w:cs="Tahoma"/>
                <w:sz w:val="18"/>
                <w:szCs w:val="18"/>
                <w:lang w:val="en-GB"/>
              </w:rPr>
            </w:pPr>
          </w:p>
        </w:tc>
        <w:tc>
          <w:tcPr>
            <w:tcW w:w="871" w:type="dxa"/>
          </w:tcPr>
          <w:p w14:paraId="79EDA470" w14:textId="77777777" w:rsidR="007A5466" w:rsidRPr="00166121" w:rsidRDefault="007A5466" w:rsidP="00896922">
            <w:pPr>
              <w:contextualSpacing/>
              <w:rPr>
                <w:rFonts w:ascii="Calibri" w:hAnsi="Calibri" w:cs="Tahoma"/>
                <w:sz w:val="18"/>
                <w:szCs w:val="18"/>
                <w:lang w:val="en-GB"/>
              </w:rPr>
            </w:pPr>
          </w:p>
        </w:tc>
        <w:tc>
          <w:tcPr>
            <w:tcW w:w="823" w:type="dxa"/>
          </w:tcPr>
          <w:p w14:paraId="2CCA5BEB" w14:textId="77777777" w:rsidR="007A5466" w:rsidRPr="00166121" w:rsidRDefault="007A5466" w:rsidP="00896922">
            <w:pPr>
              <w:contextualSpacing/>
              <w:rPr>
                <w:rFonts w:ascii="Calibri" w:hAnsi="Calibri" w:cs="Tahoma"/>
                <w:sz w:val="18"/>
                <w:szCs w:val="18"/>
                <w:lang w:val="en-GB"/>
              </w:rPr>
            </w:pPr>
          </w:p>
        </w:tc>
        <w:tc>
          <w:tcPr>
            <w:tcW w:w="823" w:type="dxa"/>
          </w:tcPr>
          <w:p w14:paraId="6A350A54" w14:textId="77777777" w:rsidR="007A5466" w:rsidRPr="00166121" w:rsidRDefault="007A5466" w:rsidP="00896922">
            <w:pPr>
              <w:contextualSpacing/>
              <w:rPr>
                <w:rFonts w:ascii="Calibri" w:hAnsi="Calibri" w:cs="Tahoma"/>
                <w:sz w:val="18"/>
                <w:szCs w:val="18"/>
                <w:lang w:val="en-GB"/>
              </w:rPr>
            </w:pPr>
          </w:p>
        </w:tc>
        <w:tc>
          <w:tcPr>
            <w:tcW w:w="823" w:type="dxa"/>
          </w:tcPr>
          <w:p w14:paraId="0FDA2F0E" w14:textId="77777777" w:rsidR="007A5466" w:rsidRPr="00166121" w:rsidRDefault="007A5466" w:rsidP="00896922">
            <w:pPr>
              <w:contextualSpacing/>
              <w:rPr>
                <w:rFonts w:ascii="Calibri" w:hAnsi="Calibri" w:cs="Tahoma"/>
                <w:sz w:val="18"/>
                <w:szCs w:val="18"/>
                <w:lang w:val="en-GB"/>
              </w:rPr>
            </w:pPr>
          </w:p>
        </w:tc>
        <w:tc>
          <w:tcPr>
            <w:tcW w:w="822" w:type="dxa"/>
          </w:tcPr>
          <w:p w14:paraId="404BED33" w14:textId="77777777" w:rsidR="007A5466" w:rsidRPr="00166121" w:rsidRDefault="007A5466" w:rsidP="00896922">
            <w:pPr>
              <w:contextualSpacing/>
              <w:rPr>
                <w:rFonts w:ascii="Calibri" w:hAnsi="Calibri" w:cs="Tahoma"/>
                <w:sz w:val="18"/>
                <w:szCs w:val="18"/>
                <w:lang w:val="en-GB"/>
              </w:rPr>
            </w:pPr>
          </w:p>
        </w:tc>
      </w:tr>
      <w:tr w:rsidR="007A5466" w:rsidRPr="00166121" w14:paraId="44AA847B" w14:textId="77777777" w:rsidTr="007A5466">
        <w:tc>
          <w:tcPr>
            <w:tcW w:w="808" w:type="dxa"/>
          </w:tcPr>
          <w:p w14:paraId="57F7E807" w14:textId="77777777" w:rsidR="007A5466" w:rsidRPr="00166121" w:rsidRDefault="007A5466" w:rsidP="00896922">
            <w:pPr>
              <w:contextualSpacing/>
              <w:rPr>
                <w:rFonts w:ascii="Calibri" w:hAnsi="Calibri" w:cs="Tahoma"/>
                <w:sz w:val="18"/>
                <w:szCs w:val="18"/>
                <w:lang w:val="en-GB"/>
              </w:rPr>
            </w:pPr>
          </w:p>
        </w:tc>
        <w:tc>
          <w:tcPr>
            <w:tcW w:w="896" w:type="dxa"/>
          </w:tcPr>
          <w:p w14:paraId="57F3AD09" w14:textId="34B9D39C" w:rsidR="007A5466" w:rsidRPr="00166121" w:rsidRDefault="007A5466" w:rsidP="00896922">
            <w:pPr>
              <w:contextualSpacing/>
              <w:rPr>
                <w:rFonts w:ascii="Calibri" w:hAnsi="Calibri" w:cs="Tahoma"/>
                <w:sz w:val="18"/>
                <w:szCs w:val="18"/>
                <w:lang w:val="en-GB"/>
              </w:rPr>
            </w:pPr>
          </w:p>
        </w:tc>
        <w:tc>
          <w:tcPr>
            <w:tcW w:w="871" w:type="dxa"/>
          </w:tcPr>
          <w:p w14:paraId="3A421E51" w14:textId="77777777" w:rsidR="007A5466" w:rsidRPr="00166121" w:rsidRDefault="007A5466" w:rsidP="00896922">
            <w:pPr>
              <w:contextualSpacing/>
              <w:rPr>
                <w:rFonts w:ascii="Calibri" w:hAnsi="Calibri" w:cs="Tahoma"/>
                <w:sz w:val="18"/>
                <w:szCs w:val="18"/>
                <w:lang w:val="en-GB"/>
              </w:rPr>
            </w:pPr>
          </w:p>
        </w:tc>
        <w:tc>
          <w:tcPr>
            <w:tcW w:w="871" w:type="dxa"/>
          </w:tcPr>
          <w:p w14:paraId="1591E06C" w14:textId="77777777" w:rsidR="007A5466" w:rsidRPr="00166121" w:rsidRDefault="007A5466" w:rsidP="00896922">
            <w:pPr>
              <w:contextualSpacing/>
              <w:rPr>
                <w:rFonts w:ascii="Calibri" w:hAnsi="Calibri" w:cs="Tahoma"/>
                <w:sz w:val="18"/>
                <w:szCs w:val="18"/>
                <w:lang w:val="en-GB"/>
              </w:rPr>
            </w:pPr>
          </w:p>
        </w:tc>
        <w:tc>
          <w:tcPr>
            <w:tcW w:w="871" w:type="dxa"/>
          </w:tcPr>
          <w:p w14:paraId="185B3E4B" w14:textId="77777777" w:rsidR="007A5466" w:rsidRPr="00166121" w:rsidRDefault="007A5466" w:rsidP="00896922">
            <w:pPr>
              <w:contextualSpacing/>
              <w:rPr>
                <w:rFonts w:ascii="Calibri" w:hAnsi="Calibri" w:cs="Tahoma"/>
                <w:sz w:val="18"/>
                <w:szCs w:val="18"/>
                <w:lang w:val="en-GB"/>
              </w:rPr>
            </w:pPr>
          </w:p>
        </w:tc>
        <w:tc>
          <w:tcPr>
            <w:tcW w:w="871" w:type="dxa"/>
          </w:tcPr>
          <w:p w14:paraId="7F71796A" w14:textId="77777777" w:rsidR="007A5466" w:rsidRPr="00166121" w:rsidRDefault="007A5466" w:rsidP="00896922">
            <w:pPr>
              <w:contextualSpacing/>
              <w:rPr>
                <w:rFonts w:ascii="Calibri" w:hAnsi="Calibri" w:cs="Tahoma"/>
                <w:sz w:val="18"/>
                <w:szCs w:val="18"/>
                <w:lang w:val="en-GB"/>
              </w:rPr>
            </w:pPr>
          </w:p>
        </w:tc>
        <w:tc>
          <w:tcPr>
            <w:tcW w:w="871" w:type="dxa"/>
          </w:tcPr>
          <w:p w14:paraId="3F4BE439" w14:textId="77777777" w:rsidR="007A5466" w:rsidRPr="00166121" w:rsidRDefault="007A5466" w:rsidP="00896922">
            <w:pPr>
              <w:contextualSpacing/>
              <w:rPr>
                <w:rFonts w:ascii="Calibri" w:hAnsi="Calibri" w:cs="Tahoma"/>
                <w:sz w:val="18"/>
                <w:szCs w:val="18"/>
                <w:lang w:val="en-GB"/>
              </w:rPr>
            </w:pPr>
          </w:p>
        </w:tc>
        <w:tc>
          <w:tcPr>
            <w:tcW w:w="823" w:type="dxa"/>
          </w:tcPr>
          <w:p w14:paraId="5D7F3D57" w14:textId="77777777" w:rsidR="007A5466" w:rsidRPr="00166121" w:rsidRDefault="007A5466" w:rsidP="00896922">
            <w:pPr>
              <w:contextualSpacing/>
              <w:rPr>
                <w:rFonts w:ascii="Calibri" w:hAnsi="Calibri" w:cs="Tahoma"/>
                <w:sz w:val="18"/>
                <w:szCs w:val="18"/>
                <w:lang w:val="en-GB"/>
              </w:rPr>
            </w:pPr>
          </w:p>
        </w:tc>
        <w:tc>
          <w:tcPr>
            <w:tcW w:w="823" w:type="dxa"/>
          </w:tcPr>
          <w:p w14:paraId="75611C40" w14:textId="77777777" w:rsidR="007A5466" w:rsidRPr="00166121" w:rsidRDefault="007A5466" w:rsidP="00896922">
            <w:pPr>
              <w:contextualSpacing/>
              <w:rPr>
                <w:rFonts w:ascii="Calibri" w:hAnsi="Calibri" w:cs="Tahoma"/>
                <w:sz w:val="18"/>
                <w:szCs w:val="18"/>
                <w:lang w:val="en-GB"/>
              </w:rPr>
            </w:pPr>
          </w:p>
        </w:tc>
        <w:tc>
          <w:tcPr>
            <w:tcW w:w="823" w:type="dxa"/>
          </w:tcPr>
          <w:p w14:paraId="2985C7CD" w14:textId="77777777" w:rsidR="007A5466" w:rsidRPr="00166121" w:rsidRDefault="007A5466" w:rsidP="00896922">
            <w:pPr>
              <w:contextualSpacing/>
              <w:rPr>
                <w:rFonts w:ascii="Calibri" w:hAnsi="Calibri" w:cs="Tahoma"/>
                <w:sz w:val="18"/>
                <w:szCs w:val="18"/>
                <w:lang w:val="en-GB"/>
              </w:rPr>
            </w:pPr>
          </w:p>
        </w:tc>
        <w:tc>
          <w:tcPr>
            <w:tcW w:w="822" w:type="dxa"/>
          </w:tcPr>
          <w:p w14:paraId="0C4EC364" w14:textId="77777777" w:rsidR="007A5466" w:rsidRPr="00166121" w:rsidRDefault="007A5466" w:rsidP="00896922">
            <w:pPr>
              <w:contextualSpacing/>
              <w:rPr>
                <w:rFonts w:ascii="Calibri" w:hAnsi="Calibri" w:cs="Tahoma"/>
                <w:sz w:val="18"/>
                <w:szCs w:val="18"/>
                <w:lang w:val="en-GB"/>
              </w:rPr>
            </w:pPr>
          </w:p>
        </w:tc>
      </w:tr>
      <w:tr w:rsidR="007A5466" w:rsidRPr="00166121" w14:paraId="7C1C2049" w14:textId="77777777" w:rsidTr="007A5466">
        <w:tc>
          <w:tcPr>
            <w:tcW w:w="808" w:type="dxa"/>
          </w:tcPr>
          <w:p w14:paraId="329D5038" w14:textId="77777777" w:rsidR="007A5466" w:rsidRPr="00166121" w:rsidRDefault="007A5466" w:rsidP="00896922">
            <w:pPr>
              <w:contextualSpacing/>
              <w:rPr>
                <w:rFonts w:ascii="Calibri" w:hAnsi="Calibri" w:cs="Tahoma"/>
                <w:sz w:val="18"/>
                <w:szCs w:val="18"/>
                <w:lang w:val="en-GB"/>
              </w:rPr>
            </w:pPr>
          </w:p>
        </w:tc>
        <w:tc>
          <w:tcPr>
            <w:tcW w:w="896" w:type="dxa"/>
          </w:tcPr>
          <w:p w14:paraId="5CA94284" w14:textId="5C8D4502" w:rsidR="007A5466" w:rsidRPr="00166121" w:rsidRDefault="007A5466" w:rsidP="00896922">
            <w:pPr>
              <w:contextualSpacing/>
              <w:rPr>
                <w:rFonts w:ascii="Calibri" w:hAnsi="Calibri" w:cs="Tahoma"/>
                <w:sz w:val="18"/>
                <w:szCs w:val="18"/>
                <w:lang w:val="en-GB"/>
              </w:rPr>
            </w:pPr>
          </w:p>
        </w:tc>
        <w:tc>
          <w:tcPr>
            <w:tcW w:w="871" w:type="dxa"/>
          </w:tcPr>
          <w:p w14:paraId="6469A801" w14:textId="77777777" w:rsidR="007A5466" w:rsidRPr="00166121" w:rsidRDefault="007A5466" w:rsidP="00896922">
            <w:pPr>
              <w:contextualSpacing/>
              <w:rPr>
                <w:rFonts w:ascii="Calibri" w:hAnsi="Calibri" w:cs="Tahoma"/>
                <w:sz w:val="18"/>
                <w:szCs w:val="18"/>
                <w:lang w:val="en-GB"/>
              </w:rPr>
            </w:pPr>
          </w:p>
        </w:tc>
        <w:tc>
          <w:tcPr>
            <w:tcW w:w="871" w:type="dxa"/>
          </w:tcPr>
          <w:p w14:paraId="445F1756" w14:textId="77777777" w:rsidR="007A5466" w:rsidRPr="00166121" w:rsidRDefault="007A5466" w:rsidP="00896922">
            <w:pPr>
              <w:contextualSpacing/>
              <w:rPr>
                <w:rFonts w:ascii="Calibri" w:hAnsi="Calibri" w:cs="Tahoma"/>
                <w:sz w:val="18"/>
                <w:szCs w:val="18"/>
                <w:lang w:val="en-GB"/>
              </w:rPr>
            </w:pPr>
          </w:p>
        </w:tc>
        <w:tc>
          <w:tcPr>
            <w:tcW w:w="871" w:type="dxa"/>
          </w:tcPr>
          <w:p w14:paraId="0F0F2A71" w14:textId="77777777" w:rsidR="007A5466" w:rsidRPr="00166121" w:rsidRDefault="007A5466" w:rsidP="00896922">
            <w:pPr>
              <w:contextualSpacing/>
              <w:rPr>
                <w:rFonts w:ascii="Calibri" w:hAnsi="Calibri" w:cs="Tahoma"/>
                <w:sz w:val="18"/>
                <w:szCs w:val="18"/>
                <w:lang w:val="en-GB"/>
              </w:rPr>
            </w:pPr>
          </w:p>
        </w:tc>
        <w:tc>
          <w:tcPr>
            <w:tcW w:w="871" w:type="dxa"/>
          </w:tcPr>
          <w:p w14:paraId="53DBEF9D" w14:textId="77777777" w:rsidR="007A5466" w:rsidRPr="00166121" w:rsidRDefault="007A5466" w:rsidP="00896922">
            <w:pPr>
              <w:contextualSpacing/>
              <w:rPr>
                <w:rFonts w:ascii="Calibri" w:hAnsi="Calibri" w:cs="Tahoma"/>
                <w:sz w:val="18"/>
                <w:szCs w:val="18"/>
                <w:lang w:val="en-GB"/>
              </w:rPr>
            </w:pPr>
          </w:p>
        </w:tc>
        <w:tc>
          <w:tcPr>
            <w:tcW w:w="871" w:type="dxa"/>
          </w:tcPr>
          <w:p w14:paraId="37844D93" w14:textId="77777777" w:rsidR="007A5466" w:rsidRPr="00166121" w:rsidRDefault="007A5466" w:rsidP="00896922">
            <w:pPr>
              <w:contextualSpacing/>
              <w:rPr>
                <w:rFonts w:ascii="Calibri" w:hAnsi="Calibri" w:cs="Tahoma"/>
                <w:sz w:val="18"/>
                <w:szCs w:val="18"/>
                <w:lang w:val="en-GB"/>
              </w:rPr>
            </w:pPr>
          </w:p>
        </w:tc>
        <w:tc>
          <w:tcPr>
            <w:tcW w:w="823" w:type="dxa"/>
          </w:tcPr>
          <w:p w14:paraId="69A0DDB0" w14:textId="77777777" w:rsidR="007A5466" w:rsidRPr="00166121" w:rsidRDefault="007A5466" w:rsidP="00896922">
            <w:pPr>
              <w:contextualSpacing/>
              <w:rPr>
                <w:rFonts w:ascii="Calibri" w:hAnsi="Calibri" w:cs="Tahoma"/>
                <w:sz w:val="18"/>
                <w:szCs w:val="18"/>
                <w:lang w:val="en-GB"/>
              </w:rPr>
            </w:pPr>
          </w:p>
        </w:tc>
        <w:tc>
          <w:tcPr>
            <w:tcW w:w="823" w:type="dxa"/>
          </w:tcPr>
          <w:p w14:paraId="5B65883F" w14:textId="77777777" w:rsidR="007A5466" w:rsidRPr="00166121" w:rsidRDefault="007A5466" w:rsidP="00896922">
            <w:pPr>
              <w:contextualSpacing/>
              <w:rPr>
                <w:rFonts w:ascii="Calibri" w:hAnsi="Calibri" w:cs="Tahoma"/>
                <w:sz w:val="18"/>
                <w:szCs w:val="18"/>
                <w:lang w:val="en-GB"/>
              </w:rPr>
            </w:pPr>
          </w:p>
        </w:tc>
        <w:tc>
          <w:tcPr>
            <w:tcW w:w="823" w:type="dxa"/>
          </w:tcPr>
          <w:p w14:paraId="6128B486" w14:textId="77777777" w:rsidR="007A5466" w:rsidRPr="00166121" w:rsidRDefault="007A5466" w:rsidP="00896922">
            <w:pPr>
              <w:contextualSpacing/>
              <w:rPr>
                <w:rFonts w:ascii="Calibri" w:hAnsi="Calibri" w:cs="Tahoma"/>
                <w:sz w:val="18"/>
                <w:szCs w:val="18"/>
                <w:lang w:val="en-GB"/>
              </w:rPr>
            </w:pPr>
          </w:p>
        </w:tc>
        <w:tc>
          <w:tcPr>
            <w:tcW w:w="822" w:type="dxa"/>
          </w:tcPr>
          <w:p w14:paraId="71A25823" w14:textId="77777777" w:rsidR="007A5466" w:rsidRPr="00166121" w:rsidRDefault="007A5466" w:rsidP="00896922">
            <w:pPr>
              <w:contextualSpacing/>
              <w:rPr>
                <w:rFonts w:ascii="Calibri" w:hAnsi="Calibri" w:cs="Tahoma"/>
                <w:sz w:val="18"/>
                <w:szCs w:val="18"/>
                <w:lang w:val="en-GB"/>
              </w:rPr>
            </w:pPr>
          </w:p>
        </w:tc>
      </w:tr>
      <w:tr w:rsidR="007A5466" w:rsidRPr="00166121" w14:paraId="53473C0E" w14:textId="77777777" w:rsidTr="007A5466">
        <w:tc>
          <w:tcPr>
            <w:tcW w:w="808" w:type="dxa"/>
          </w:tcPr>
          <w:p w14:paraId="27F850C0" w14:textId="77777777" w:rsidR="007A5466" w:rsidRPr="00166121" w:rsidRDefault="007A5466" w:rsidP="00896922">
            <w:pPr>
              <w:contextualSpacing/>
              <w:rPr>
                <w:rFonts w:ascii="Calibri" w:hAnsi="Calibri" w:cs="Tahoma"/>
                <w:sz w:val="18"/>
                <w:szCs w:val="18"/>
                <w:lang w:val="en-GB"/>
              </w:rPr>
            </w:pPr>
          </w:p>
        </w:tc>
        <w:tc>
          <w:tcPr>
            <w:tcW w:w="896" w:type="dxa"/>
          </w:tcPr>
          <w:p w14:paraId="5E0F8E2C" w14:textId="581B3CCC" w:rsidR="007A5466" w:rsidRPr="00166121" w:rsidRDefault="007A5466" w:rsidP="00896922">
            <w:pPr>
              <w:contextualSpacing/>
              <w:rPr>
                <w:rFonts w:ascii="Calibri" w:hAnsi="Calibri" w:cs="Tahoma"/>
                <w:sz w:val="18"/>
                <w:szCs w:val="18"/>
                <w:lang w:val="en-GB"/>
              </w:rPr>
            </w:pPr>
          </w:p>
        </w:tc>
        <w:tc>
          <w:tcPr>
            <w:tcW w:w="871" w:type="dxa"/>
          </w:tcPr>
          <w:p w14:paraId="15CE1F5B" w14:textId="77777777" w:rsidR="007A5466" w:rsidRPr="00166121" w:rsidRDefault="007A5466" w:rsidP="00896922">
            <w:pPr>
              <w:contextualSpacing/>
              <w:rPr>
                <w:rFonts w:ascii="Calibri" w:hAnsi="Calibri" w:cs="Tahoma"/>
                <w:sz w:val="18"/>
                <w:szCs w:val="18"/>
                <w:lang w:val="en-GB"/>
              </w:rPr>
            </w:pPr>
          </w:p>
        </w:tc>
        <w:tc>
          <w:tcPr>
            <w:tcW w:w="871" w:type="dxa"/>
          </w:tcPr>
          <w:p w14:paraId="1F9592B8" w14:textId="77777777" w:rsidR="007A5466" w:rsidRPr="00166121" w:rsidRDefault="007A5466" w:rsidP="00896922">
            <w:pPr>
              <w:contextualSpacing/>
              <w:rPr>
                <w:rFonts w:ascii="Calibri" w:hAnsi="Calibri" w:cs="Tahoma"/>
                <w:sz w:val="18"/>
                <w:szCs w:val="18"/>
                <w:lang w:val="en-GB"/>
              </w:rPr>
            </w:pPr>
          </w:p>
        </w:tc>
        <w:tc>
          <w:tcPr>
            <w:tcW w:w="871" w:type="dxa"/>
          </w:tcPr>
          <w:p w14:paraId="482A5A36" w14:textId="77777777" w:rsidR="007A5466" w:rsidRPr="00166121" w:rsidRDefault="007A5466" w:rsidP="00896922">
            <w:pPr>
              <w:contextualSpacing/>
              <w:rPr>
                <w:rFonts w:ascii="Calibri" w:hAnsi="Calibri" w:cs="Tahoma"/>
                <w:sz w:val="18"/>
                <w:szCs w:val="18"/>
                <w:lang w:val="en-GB"/>
              </w:rPr>
            </w:pPr>
          </w:p>
        </w:tc>
        <w:tc>
          <w:tcPr>
            <w:tcW w:w="871" w:type="dxa"/>
          </w:tcPr>
          <w:p w14:paraId="1BD39A64" w14:textId="77777777" w:rsidR="007A5466" w:rsidRPr="00166121" w:rsidRDefault="007A5466" w:rsidP="00896922">
            <w:pPr>
              <w:contextualSpacing/>
              <w:rPr>
                <w:rFonts w:ascii="Calibri" w:hAnsi="Calibri" w:cs="Tahoma"/>
                <w:sz w:val="18"/>
                <w:szCs w:val="18"/>
                <w:lang w:val="en-GB"/>
              </w:rPr>
            </w:pPr>
          </w:p>
        </w:tc>
        <w:tc>
          <w:tcPr>
            <w:tcW w:w="871" w:type="dxa"/>
          </w:tcPr>
          <w:p w14:paraId="1FD6C0D4" w14:textId="77777777" w:rsidR="007A5466" w:rsidRPr="00166121" w:rsidRDefault="007A5466" w:rsidP="00896922">
            <w:pPr>
              <w:contextualSpacing/>
              <w:rPr>
                <w:rFonts w:ascii="Calibri" w:hAnsi="Calibri" w:cs="Tahoma"/>
                <w:sz w:val="18"/>
                <w:szCs w:val="18"/>
                <w:lang w:val="en-GB"/>
              </w:rPr>
            </w:pPr>
          </w:p>
        </w:tc>
        <w:tc>
          <w:tcPr>
            <w:tcW w:w="823" w:type="dxa"/>
          </w:tcPr>
          <w:p w14:paraId="0CB037F8" w14:textId="77777777" w:rsidR="007A5466" w:rsidRPr="00166121" w:rsidRDefault="007A5466" w:rsidP="00896922">
            <w:pPr>
              <w:contextualSpacing/>
              <w:rPr>
                <w:rFonts w:ascii="Calibri" w:hAnsi="Calibri" w:cs="Tahoma"/>
                <w:sz w:val="18"/>
                <w:szCs w:val="18"/>
                <w:lang w:val="en-GB"/>
              </w:rPr>
            </w:pPr>
          </w:p>
        </w:tc>
        <w:tc>
          <w:tcPr>
            <w:tcW w:w="823" w:type="dxa"/>
          </w:tcPr>
          <w:p w14:paraId="5F5FEC59" w14:textId="77777777" w:rsidR="007A5466" w:rsidRPr="00166121" w:rsidRDefault="007A5466" w:rsidP="00896922">
            <w:pPr>
              <w:contextualSpacing/>
              <w:rPr>
                <w:rFonts w:ascii="Calibri" w:hAnsi="Calibri" w:cs="Tahoma"/>
                <w:sz w:val="18"/>
                <w:szCs w:val="18"/>
                <w:lang w:val="en-GB"/>
              </w:rPr>
            </w:pPr>
          </w:p>
        </w:tc>
        <w:tc>
          <w:tcPr>
            <w:tcW w:w="823" w:type="dxa"/>
          </w:tcPr>
          <w:p w14:paraId="7DFB0891" w14:textId="77777777" w:rsidR="007A5466" w:rsidRPr="00166121" w:rsidRDefault="007A5466" w:rsidP="00896922">
            <w:pPr>
              <w:contextualSpacing/>
              <w:rPr>
                <w:rFonts w:ascii="Calibri" w:hAnsi="Calibri" w:cs="Tahoma"/>
                <w:sz w:val="18"/>
                <w:szCs w:val="18"/>
                <w:lang w:val="en-GB"/>
              </w:rPr>
            </w:pPr>
          </w:p>
        </w:tc>
        <w:tc>
          <w:tcPr>
            <w:tcW w:w="822" w:type="dxa"/>
          </w:tcPr>
          <w:p w14:paraId="228494A5" w14:textId="77777777" w:rsidR="007A5466" w:rsidRPr="00166121" w:rsidRDefault="007A5466" w:rsidP="00896922">
            <w:pPr>
              <w:contextualSpacing/>
              <w:rPr>
                <w:rFonts w:ascii="Calibri" w:hAnsi="Calibri" w:cs="Tahoma"/>
                <w:sz w:val="18"/>
                <w:szCs w:val="18"/>
                <w:lang w:val="en-GB"/>
              </w:rPr>
            </w:pPr>
          </w:p>
        </w:tc>
      </w:tr>
      <w:tr w:rsidR="007A5466" w:rsidRPr="00166121" w14:paraId="7802B9AA" w14:textId="77777777" w:rsidTr="007A5466">
        <w:tc>
          <w:tcPr>
            <w:tcW w:w="808" w:type="dxa"/>
          </w:tcPr>
          <w:p w14:paraId="0B5ECB7B" w14:textId="77777777" w:rsidR="007A5466" w:rsidRPr="00166121" w:rsidRDefault="007A5466" w:rsidP="00896922">
            <w:pPr>
              <w:contextualSpacing/>
              <w:rPr>
                <w:rFonts w:ascii="Calibri" w:hAnsi="Calibri" w:cs="Tahoma"/>
                <w:sz w:val="18"/>
                <w:szCs w:val="18"/>
                <w:lang w:val="en-GB"/>
              </w:rPr>
            </w:pPr>
          </w:p>
        </w:tc>
        <w:tc>
          <w:tcPr>
            <w:tcW w:w="896" w:type="dxa"/>
          </w:tcPr>
          <w:p w14:paraId="6ED7D52D" w14:textId="7C3EAC24" w:rsidR="007A5466" w:rsidRPr="00166121" w:rsidRDefault="007A5466" w:rsidP="00896922">
            <w:pPr>
              <w:contextualSpacing/>
              <w:rPr>
                <w:rFonts w:ascii="Calibri" w:hAnsi="Calibri" w:cs="Tahoma"/>
                <w:sz w:val="18"/>
                <w:szCs w:val="18"/>
                <w:lang w:val="en-GB"/>
              </w:rPr>
            </w:pPr>
          </w:p>
        </w:tc>
        <w:tc>
          <w:tcPr>
            <w:tcW w:w="871" w:type="dxa"/>
          </w:tcPr>
          <w:p w14:paraId="691A155C" w14:textId="77777777" w:rsidR="007A5466" w:rsidRPr="00166121" w:rsidRDefault="007A5466" w:rsidP="00896922">
            <w:pPr>
              <w:contextualSpacing/>
              <w:rPr>
                <w:rFonts w:ascii="Calibri" w:hAnsi="Calibri" w:cs="Tahoma"/>
                <w:sz w:val="18"/>
                <w:szCs w:val="18"/>
                <w:lang w:val="en-GB"/>
              </w:rPr>
            </w:pPr>
          </w:p>
        </w:tc>
        <w:tc>
          <w:tcPr>
            <w:tcW w:w="871" w:type="dxa"/>
          </w:tcPr>
          <w:p w14:paraId="28B2478F" w14:textId="77777777" w:rsidR="007A5466" w:rsidRPr="00166121" w:rsidRDefault="007A5466" w:rsidP="00896922">
            <w:pPr>
              <w:contextualSpacing/>
              <w:rPr>
                <w:rFonts w:ascii="Calibri" w:hAnsi="Calibri" w:cs="Tahoma"/>
                <w:sz w:val="18"/>
                <w:szCs w:val="18"/>
                <w:lang w:val="en-GB"/>
              </w:rPr>
            </w:pPr>
          </w:p>
        </w:tc>
        <w:tc>
          <w:tcPr>
            <w:tcW w:w="871" w:type="dxa"/>
          </w:tcPr>
          <w:p w14:paraId="5A700A52" w14:textId="77777777" w:rsidR="007A5466" w:rsidRPr="00166121" w:rsidRDefault="007A5466" w:rsidP="00896922">
            <w:pPr>
              <w:contextualSpacing/>
              <w:rPr>
                <w:rFonts w:ascii="Calibri" w:hAnsi="Calibri" w:cs="Tahoma"/>
                <w:sz w:val="18"/>
                <w:szCs w:val="18"/>
                <w:lang w:val="en-GB"/>
              </w:rPr>
            </w:pPr>
          </w:p>
        </w:tc>
        <w:tc>
          <w:tcPr>
            <w:tcW w:w="871" w:type="dxa"/>
          </w:tcPr>
          <w:p w14:paraId="1748CFAC" w14:textId="77777777" w:rsidR="007A5466" w:rsidRPr="00166121" w:rsidRDefault="007A5466" w:rsidP="00896922">
            <w:pPr>
              <w:contextualSpacing/>
              <w:rPr>
                <w:rFonts w:ascii="Calibri" w:hAnsi="Calibri" w:cs="Tahoma"/>
                <w:sz w:val="18"/>
                <w:szCs w:val="18"/>
                <w:lang w:val="en-GB"/>
              </w:rPr>
            </w:pPr>
          </w:p>
        </w:tc>
        <w:tc>
          <w:tcPr>
            <w:tcW w:w="871" w:type="dxa"/>
          </w:tcPr>
          <w:p w14:paraId="5F53B1D4" w14:textId="77777777" w:rsidR="007A5466" w:rsidRPr="00166121" w:rsidRDefault="007A5466" w:rsidP="00896922">
            <w:pPr>
              <w:contextualSpacing/>
              <w:rPr>
                <w:rFonts w:ascii="Calibri" w:hAnsi="Calibri" w:cs="Tahoma"/>
                <w:sz w:val="18"/>
                <w:szCs w:val="18"/>
                <w:lang w:val="en-GB"/>
              </w:rPr>
            </w:pPr>
          </w:p>
        </w:tc>
        <w:tc>
          <w:tcPr>
            <w:tcW w:w="823" w:type="dxa"/>
          </w:tcPr>
          <w:p w14:paraId="28DA02A2" w14:textId="77777777" w:rsidR="007A5466" w:rsidRPr="00166121" w:rsidRDefault="007A5466" w:rsidP="00896922">
            <w:pPr>
              <w:contextualSpacing/>
              <w:rPr>
                <w:rFonts w:ascii="Calibri" w:hAnsi="Calibri" w:cs="Tahoma"/>
                <w:sz w:val="18"/>
                <w:szCs w:val="18"/>
                <w:lang w:val="en-GB"/>
              </w:rPr>
            </w:pPr>
          </w:p>
        </w:tc>
        <w:tc>
          <w:tcPr>
            <w:tcW w:w="823" w:type="dxa"/>
          </w:tcPr>
          <w:p w14:paraId="4EA3DAEA" w14:textId="77777777" w:rsidR="007A5466" w:rsidRPr="00166121" w:rsidRDefault="007A5466" w:rsidP="00896922">
            <w:pPr>
              <w:contextualSpacing/>
              <w:rPr>
                <w:rFonts w:ascii="Calibri" w:hAnsi="Calibri" w:cs="Tahoma"/>
                <w:sz w:val="18"/>
                <w:szCs w:val="18"/>
                <w:lang w:val="en-GB"/>
              </w:rPr>
            </w:pPr>
          </w:p>
        </w:tc>
        <w:tc>
          <w:tcPr>
            <w:tcW w:w="823" w:type="dxa"/>
          </w:tcPr>
          <w:p w14:paraId="7F122995" w14:textId="77777777" w:rsidR="007A5466" w:rsidRPr="00166121" w:rsidRDefault="007A5466" w:rsidP="00896922">
            <w:pPr>
              <w:contextualSpacing/>
              <w:rPr>
                <w:rFonts w:ascii="Calibri" w:hAnsi="Calibri" w:cs="Tahoma"/>
                <w:sz w:val="18"/>
                <w:szCs w:val="18"/>
                <w:lang w:val="en-GB"/>
              </w:rPr>
            </w:pPr>
          </w:p>
        </w:tc>
        <w:tc>
          <w:tcPr>
            <w:tcW w:w="822" w:type="dxa"/>
          </w:tcPr>
          <w:p w14:paraId="76D22C84" w14:textId="77777777" w:rsidR="007A5466" w:rsidRPr="00166121" w:rsidRDefault="007A5466" w:rsidP="00896922">
            <w:pPr>
              <w:contextualSpacing/>
              <w:rPr>
                <w:rFonts w:ascii="Calibri" w:hAnsi="Calibri" w:cs="Tahoma"/>
                <w:sz w:val="18"/>
                <w:szCs w:val="18"/>
                <w:lang w:val="en-GB"/>
              </w:rPr>
            </w:pPr>
          </w:p>
        </w:tc>
      </w:tr>
      <w:tr w:rsidR="007A5466" w:rsidRPr="00166121" w14:paraId="52A18369" w14:textId="77777777" w:rsidTr="007A5466">
        <w:tc>
          <w:tcPr>
            <w:tcW w:w="808" w:type="dxa"/>
          </w:tcPr>
          <w:p w14:paraId="72533838" w14:textId="77777777" w:rsidR="007A5466" w:rsidRPr="00166121" w:rsidRDefault="007A5466" w:rsidP="00896922">
            <w:pPr>
              <w:contextualSpacing/>
              <w:rPr>
                <w:rFonts w:ascii="Calibri" w:hAnsi="Calibri" w:cs="Tahoma"/>
                <w:sz w:val="18"/>
                <w:szCs w:val="18"/>
                <w:lang w:val="en-GB"/>
              </w:rPr>
            </w:pPr>
          </w:p>
        </w:tc>
        <w:tc>
          <w:tcPr>
            <w:tcW w:w="896" w:type="dxa"/>
          </w:tcPr>
          <w:p w14:paraId="1B999663" w14:textId="4EB0DE76" w:rsidR="007A5466" w:rsidRPr="00166121" w:rsidRDefault="007A5466" w:rsidP="00896922">
            <w:pPr>
              <w:contextualSpacing/>
              <w:rPr>
                <w:rFonts w:ascii="Calibri" w:hAnsi="Calibri" w:cs="Tahoma"/>
                <w:sz w:val="18"/>
                <w:szCs w:val="18"/>
                <w:lang w:val="en-GB"/>
              </w:rPr>
            </w:pPr>
          </w:p>
        </w:tc>
        <w:tc>
          <w:tcPr>
            <w:tcW w:w="871" w:type="dxa"/>
          </w:tcPr>
          <w:p w14:paraId="6E2B0F88" w14:textId="77777777" w:rsidR="007A5466" w:rsidRPr="00166121" w:rsidRDefault="007A5466" w:rsidP="00896922">
            <w:pPr>
              <w:contextualSpacing/>
              <w:rPr>
                <w:rFonts w:ascii="Calibri" w:hAnsi="Calibri" w:cs="Tahoma"/>
                <w:sz w:val="18"/>
                <w:szCs w:val="18"/>
                <w:lang w:val="en-GB"/>
              </w:rPr>
            </w:pPr>
          </w:p>
        </w:tc>
        <w:tc>
          <w:tcPr>
            <w:tcW w:w="871" w:type="dxa"/>
          </w:tcPr>
          <w:p w14:paraId="04FFBDC2" w14:textId="77777777" w:rsidR="007A5466" w:rsidRPr="00166121" w:rsidRDefault="007A5466" w:rsidP="00896922">
            <w:pPr>
              <w:contextualSpacing/>
              <w:rPr>
                <w:rFonts w:ascii="Calibri" w:hAnsi="Calibri" w:cs="Tahoma"/>
                <w:sz w:val="18"/>
                <w:szCs w:val="18"/>
                <w:lang w:val="en-GB"/>
              </w:rPr>
            </w:pPr>
          </w:p>
        </w:tc>
        <w:tc>
          <w:tcPr>
            <w:tcW w:w="871" w:type="dxa"/>
          </w:tcPr>
          <w:p w14:paraId="621F7DF0" w14:textId="77777777" w:rsidR="007A5466" w:rsidRPr="00166121" w:rsidRDefault="007A5466" w:rsidP="00896922">
            <w:pPr>
              <w:contextualSpacing/>
              <w:rPr>
                <w:rFonts w:ascii="Calibri" w:hAnsi="Calibri" w:cs="Tahoma"/>
                <w:sz w:val="18"/>
                <w:szCs w:val="18"/>
                <w:lang w:val="en-GB"/>
              </w:rPr>
            </w:pPr>
          </w:p>
        </w:tc>
        <w:tc>
          <w:tcPr>
            <w:tcW w:w="871" w:type="dxa"/>
          </w:tcPr>
          <w:p w14:paraId="6D2F3E72" w14:textId="77777777" w:rsidR="007A5466" w:rsidRPr="00166121" w:rsidRDefault="007A5466" w:rsidP="00896922">
            <w:pPr>
              <w:contextualSpacing/>
              <w:rPr>
                <w:rFonts w:ascii="Calibri" w:hAnsi="Calibri" w:cs="Tahoma"/>
                <w:sz w:val="18"/>
                <w:szCs w:val="18"/>
                <w:lang w:val="en-GB"/>
              </w:rPr>
            </w:pPr>
          </w:p>
        </w:tc>
        <w:tc>
          <w:tcPr>
            <w:tcW w:w="871" w:type="dxa"/>
          </w:tcPr>
          <w:p w14:paraId="487B8896" w14:textId="77777777" w:rsidR="007A5466" w:rsidRPr="00166121" w:rsidRDefault="007A5466" w:rsidP="00896922">
            <w:pPr>
              <w:contextualSpacing/>
              <w:rPr>
                <w:rFonts w:ascii="Calibri" w:hAnsi="Calibri" w:cs="Tahoma"/>
                <w:sz w:val="18"/>
                <w:szCs w:val="18"/>
                <w:lang w:val="en-GB"/>
              </w:rPr>
            </w:pPr>
          </w:p>
        </w:tc>
        <w:tc>
          <w:tcPr>
            <w:tcW w:w="823" w:type="dxa"/>
          </w:tcPr>
          <w:p w14:paraId="4633AEFE" w14:textId="77777777" w:rsidR="007A5466" w:rsidRPr="00166121" w:rsidRDefault="007A5466" w:rsidP="00896922">
            <w:pPr>
              <w:contextualSpacing/>
              <w:rPr>
                <w:rFonts w:ascii="Calibri" w:hAnsi="Calibri" w:cs="Tahoma"/>
                <w:sz w:val="18"/>
                <w:szCs w:val="18"/>
                <w:lang w:val="en-GB"/>
              </w:rPr>
            </w:pPr>
          </w:p>
        </w:tc>
        <w:tc>
          <w:tcPr>
            <w:tcW w:w="823" w:type="dxa"/>
          </w:tcPr>
          <w:p w14:paraId="47CD3192" w14:textId="77777777" w:rsidR="007A5466" w:rsidRPr="00166121" w:rsidRDefault="007A5466" w:rsidP="00896922">
            <w:pPr>
              <w:contextualSpacing/>
              <w:rPr>
                <w:rFonts w:ascii="Calibri" w:hAnsi="Calibri" w:cs="Tahoma"/>
                <w:sz w:val="18"/>
                <w:szCs w:val="18"/>
                <w:lang w:val="en-GB"/>
              </w:rPr>
            </w:pPr>
          </w:p>
        </w:tc>
        <w:tc>
          <w:tcPr>
            <w:tcW w:w="823" w:type="dxa"/>
          </w:tcPr>
          <w:p w14:paraId="25F38C13" w14:textId="77777777" w:rsidR="007A5466" w:rsidRPr="00166121" w:rsidRDefault="007A5466" w:rsidP="00896922">
            <w:pPr>
              <w:contextualSpacing/>
              <w:rPr>
                <w:rFonts w:ascii="Calibri" w:hAnsi="Calibri" w:cs="Tahoma"/>
                <w:sz w:val="18"/>
                <w:szCs w:val="18"/>
                <w:lang w:val="en-GB"/>
              </w:rPr>
            </w:pPr>
          </w:p>
        </w:tc>
        <w:tc>
          <w:tcPr>
            <w:tcW w:w="822" w:type="dxa"/>
          </w:tcPr>
          <w:p w14:paraId="0B518D2C" w14:textId="77777777" w:rsidR="007A5466" w:rsidRPr="00166121" w:rsidRDefault="007A5466" w:rsidP="00896922">
            <w:pPr>
              <w:contextualSpacing/>
              <w:rPr>
                <w:rFonts w:ascii="Calibri" w:hAnsi="Calibri" w:cs="Tahoma"/>
                <w:sz w:val="18"/>
                <w:szCs w:val="18"/>
                <w:lang w:val="en-GB"/>
              </w:rPr>
            </w:pPr>
          </w:p>
        </w:tc>
      </w:tr>
    </w:tbl>
    <w:p w14:paraId="61492BEF" w14:textId="495A44C2" w:rsidR="0009510F" w:rsidRPr="007E44BF" w:rsidRDefault="0009510F" w:rsidP="0009510F">
      <w:pPr>
        <w:contextualSpacing/>
        <w:rPr>
          <w:i/>
          <w:sz w:val="22"/>
          <w:szCs w:val="22"/>
          <w:lang w:val="en-GB"/>
        </w:rPr>
      </w:pPr>
      <w:r w:rsidRPr="007E44BF">
        <w:rPr>
          <w:i/>
          <w:sz w:val="22"/>
          <w:szCs w:val="22"/>
          <w:lang w:val="en-GB"/>
        </w:rPr>
        <w:t>Question</w:t>
      </w:r>
      <w:r>
        <w:rPr>
          <w:i/>
          <w:sz w:val="22"/>
          <w:szCs w:val="22"/>
          <w:lang w:val="en-GB"/>
        </w:rPr>
        <w:t xml:space="preserve"> to statisticians</w:t>
      </w:r>
      <w:r w:rsidRPr="007E44BF">
        <w:rPr>
          <w:i/>
          <w:sz w:val="22"/>
          <w:szCs w:val="22"/>
          <w:lang w:val="en-GB"/>
        </w:rPr>
        <w:t xml:space="preserve">: can we do a test to </w:t>
      </w:r>
      <w:r>
        <w:rPr>
          <w:i/>
          <w:sz w:val="22"/>
          <w:szCs w:val="22"/>
          <w:lang w:val="en-GB"/>
        </w:rPr>
        <w:t>pick up</w:t>
      </w:r>
      <w:r w:rsidRPr="007E44BF">
        <w:rPr>
          <w:i/>
          <w:sz w:val="22"/>
          <w:szCs w:val="22"/>
          <w:lang w:val="en-GB"/>
        </w:rPr>
        <w:t xml:space="preserve"> changes over time?</w:t>
      </w:r>
      <w:r>
        <w:rPr>
          <w:i/>
          <w:sz w:val="22"/>
          <w:szCs w:val="22"/>
          <w:lang w:val="en-GB"/>
        </w:rPr>
        <w:t xml:space="preserve"> We expect a cluster for month and year of study period</w:t>
      </w:r>
    </w:p>
    <w:p w14:paraId="2DCCA5A9" w14:textId="48DC7FCE" w:rsidR="00166121" w:rsidRDefault="00166121" w:rsidP="00166121">
      <w:pPr>
        <w:contextualSpacing/>
        <w:rPr>
          <w:rFonts w:ascii="Calibri" w:hAnsi="Calibri" w:cs="Tahoma"/>
          <w:sz w:val="22"/>
          <w:szCs w:val="22"/>
          <w:lang w:val="en-GB"/>
        </w:rPr>
      </w:pPr>
    </w:p>
    <w:p w14:paraId="65CB4E82" w14:textId="1BDE0119" w:rsidR="0009510F" w:rsidRPr="00901F5B" w:rsidRDefault="00166121" w:rsidP="00100A68">
      <w:pPr>
        <w:contextualSpacing/>
        <w:jc w:val="both"/>
        <w:rPr>
          <w:color w:val="00B050"/>
          <w:sz w:val="22"/>
          <w:szCs w:val="22"/>
          <w:lang w:val="en-GB"/>
        </w:rPr>
      </w:pPr>
      <w:r w:rsidRPr="00901F5B">
        <w:rPr>
          <w:color w:val="00B050"/>
          <w:sz w:val="22"/>
          <w:szCs w:val="22"/>
          <w:lang w:val="en-GB"/>
        </w:rPr>
        <w:t>Make graphic per DAP</w:t>
      </w:r>
      <w:r w:rsidR="0009510F" w:rsidRPr="00901F5B">
        <w:rPr>
          <w:color w:val="00B050"/>
          <w:sz w:val="22"/>
          <w:szCs w:val="22"/>
          <w:lang w:val="en-GB"/>
        </w:rPr>
        <w:t xml:space="preserve"> based on output table 5</w:t>
      </w:r>
      <w:r w:rsidRPr="00901F5B">
        <w:rPr>
          <w:color w:val="00B050"/>
          <w:sz w:val="22"/>
          <w:szCs w:val="22"/>
          <w:lang w:val="en-GB"/>
        </w:rPr>
        <w:t xml:space="preserve">: x-axis year </w:t>
      </w:r>
      <w:proofErr w:type="spellStart"/>
      <w:r w:rsidR="0009510F" w:rsidRPr="00901F5B">
        <w:rPr>
          <w:i/>
          <w:color w:val="00B050"/>
          <w:sz w:val="22"/>
          <w:lang w:val="en-GB"/>
        </w:rPr>
        <w:t>Start_fup_study</w:t>
      </w:r>
      <w:proofErr w:type="spellEnd"/>
      <w:r w:rsidRPr="00901F5B">
        <w:rPr>
          <w:color w:val="00B050"/>
          <w:sz w:val="22"/>
          <w:szCs w:val="22"/>
          <w:lang w:val="en-GB"/>
        </w:rPr>
        <w:t>, y axis, month</w:t>
      </w:r>
      <w:r w:rsidR="00100A68" w:rsidRPr="00901F5B">
        <w:rPr>
          <w:color w:val="00B050"/>
          <w:sz w:val="22"/>
          <w:szCs w:val="22"/>
          <w:lang w:val="en-GB"/>
        </w:rPr>
        <w:t xml:space="preserve">. </w:t>
      </w:r>
    </w:p>
    <w:p w14:paraId="5FFBD648" w14:textId="5B586883" w:rsidR="00166121" w:rsidRDefault="00166121" w:rsidP="00E71401">
      <w:pPr>
        <w:contextualSpacing/>
        <w:jc w:val="both"/>
        <w:rPr>
          <w:rFonts w:cs="Tahoma"/>
          <w:lang w:val="en-GB"/>
        </w:rPr>
      </w:pPr>
    </w:p>
    <w:p w14:paraId="19655BA0" w14:textId="77777777" w:rsidR="007167A6" w:rsidRPr="00E031C8" w:rsidRDefault="007167A6" w:rsidP="007167A6">
      <w:pPr>
        <w:contextualSpacing/>
        <w:rPr>
          <w:rFonts w:cs="Tahoma"/>
          <w:i/>
          <w:color w:val="E36C0A" w:themeColor="accent6" w:themeShade="BF"/>
          <w:sz w:val="22"/>
          <w:szCs w:val="22"/>
          <w:lang w:val="en-GB"/>
        </w:rPr>
      </w:pPr>
      <w:r w:rsidRPr="00E031C8">
        <w:rPr>
          <w:rFonts w:cs="Tahoma"/>
          <w:i/>
          <w:color w:val="E36C0A" w:themeColor="accent6" w:themeShade="BF"/>
          <w:sz w:val="22"/>
          <w:szCs w:val="22"/>
          <w:lang w:val="en-GB"/>
        </w:rPr>
        <w:t xml:space="preserve">Question: do we see patterns in </w:t>
      </w:r>
      <w:proofErr w:type="spellStart"/>
      <w:r w:rsidRPr="00E031C8">
        <w:rPr>
          <w:i/>
          <w:color w:val="E36C0A" w:themeColor="accent6" w:themeShade="BF"/>
          <w:sz w:val="22"/>
          <w:szCs w:val="22"/>
          <w:lang w:val="en-GB"/>
        </w:rPr>
        <w:t>end_fup_study</w:t>
      </w:r>
      <w:proofErr w:type="spellEnd"/>
      <w:r>
        <w:rPr>
          <w:color w:val="E36C0A" w:themeColor="accent6" w:themeShade="BF"/>
          <w:sz w:val="22"/>
          <w:szCs w:val="22"/>
        </w:rPr>
        <w:t xml:space="preserve"> </w:t>
      </w:r>
      <w:r w:rsidRPr="00E031C8">
        <w:rPr>
          <w:rFonts w:cs="Tahoma"/>
          <w:i/>
          <w:color w:val="E36C0A" w:themeColor="accent6" w:themeShade="BF"/>
          <w:sz w:val="22"/>
          <w:szCs w:val="22"/>
          <w:lang w:val="en-GB"/>
        </w:rPr>
        <w:t>dates that may point to irregularities in the data/person migration</w:t>
      </w:r>
    </w:p>
    <w:p w14:paraId="7D82AE4B" w14:textId="77777777" w:rsidR="007167A6" w:rsidRDefault="007167A6" w:rsidP="00A55866">
      <w:pPr>
        <w:contextualSpacing/>
        <w:rPr>
          <w:i/>
          <w:sz w:val="22"/>
          <w:szCs w:val="22"/>
          <w:lang w:val="en-GB"/>
        </w:rPr>
      </w:pPr>
    </w:p>
    <w:p w14:paraId="2E93E937" w14:textId="67C4A1DE" w:rsidR="00A55866" w:rsidRDefault="00EF703D" w:rsidP="00A55866">
      <w:pPr>
        <w:contextualSpacing/>
        <w:rPr>
          <w:rFonts w:cs="Tahoma"/>
          <w:i/>
          <w:sz w:val="22"/>
          <w:szCs w:val="22"/>
          <w:lang w:val="en-GB"/>
        </w:rPr>
      </w:pPr>
      <w:r>
        <w:rPr>
          <w:i/>
          <w:sz w:val="22"/>
          <w:szCs w:val="22"/>
          <w:lang w:val="en-GB"/>
        </w:rPr>
        <w:t xml:space="preserve">D4 </w:t>
      </w:r>
      <w:r w:rsidR="00166121" w:rsidRPr="00166121">
        <w:rPr>
          <w:i/>
          <w:sz w:val="22"/>
          <w:szCs w:val="22"/>
          <w:lang w:val="en-GB"/>
        </w:rPr>
        <w:t xml:space="preserve">Output table </w:t>
      </w:r>
      <w:r w:rsidR="00166121">
        <w:rPr>
          <w:i/>
          <w:sz w:val="22"/>
          <w:szCs w:val="22"/>
          <w:lang w:val="en-GB"/>
        </w:rPr>
        <w:t xml:space="preserve">6: </w:t>
      </w:r>
      <w:r w:rsidR="0009510F">
        <w:rPr>
          <w:sz w:val="22"/>
          <w:szCs w:val="22"/>
        </w:rPr>
        <w:t>Count</w:t>
      </w:r>
      <w:r w:rsidR="00A55866">
        <w:rPr>
          <w:sz w:val="22"/>
          <w:szCs w:val="22"/>
        </w:rPr>
        <w:t xml:space="preserve"> year and month of </w:t>
      </w:r>
      <w:proofErr w:type="spellStart"/>
      <w:r w:rsidR="00A55866" w:rsidRPr="00A55866">
        <w:rPr>
          <w:i/>
          <w:color w:val="000000" w:themeColor="text1"/>
          <w:sz w:val="22"/>
          <w:szCs w:val="22"/>
          <w:lang w:val="en-GB"/>
        </w:rPr>
        <w:t>end_</w:t>
      </w:r>
      <w:r w:rsidR="0009510F">
        <w:rPr>
          <w:i/>
          <w:color w:val="000000" w:themeColor="text1"/>
          <w:sz w:val="22"/>
          <w:szCs w:val="22"/>
          <w:lang w:val="en-GB"/>
        </w:rPr>
        <w:t>fup_study</w:t>
      </w:r>
      <w:proofErr w:type="spellEnd"/>
      <w:r w:rsidR="00A55866" w:rsidRPr="00A55866">
        <w:rPr>
          <w:color w:val="000000" w:themeColor="text1"/>
          <w:sz w:val="22"/>
          <w:szCs w:val="22"/>
        </w:rPr>
        <w:t xml:space="preserve"> </w:t>
      </w:r>
      <w:r w:rsidR="00A55866">
        <w:rPr>
          <w:sz w:val="22"/>
          <w:szCs w:val="22"/>
        </w:rPr>
        <w:t xml:space="preserve">date in </w:t>
      </w:r>
      <w:proofErr w:type="spellStart"/>
      <w:r w:rsidR="00A55866" w:rsidRPr="00A55866">
        <w:rPr>
          <w:i/>
          <w:sz w:val="22"/>
          <w:szCs w:val="22"/>
        </w:rPr>
        <w:t>Study_population</w:t>
      </w:r>
      <w:proofErr w:type="spellEnd"/>
      <w:r w:rsidR="00A55866" w:rsidRPr="00A55866">
        <w:rPr>
          <w:rFonts w:cs="Tahoma"/>
          <w:i/>
          <w:sz w:val="22"/>
          <w:szCs w:val="22"/>
          <w:lang w:val="en-GB"/>
        </w:rPr>
        <w:t xml:space="preserve"> </w:t>
      </w:r>
    </w:p>
    <w:p w14:paraId="1E1A2D4C" w14:textId="77777777" w:rsidR="00166121" w:rsidRPr="00166121" w:rsidRDefault="00166121" w:rsidP="00166121">
      <w:pPr>
        <w:contextualSpacing/>
        <w:rPr>
          <w:i/>
          <w:sz w:val="22"/>
          <w:szCs w:val="22"/>
          <w:lang w:val="en-GB"/>
        </w:rPr>
      </w:pPr>
    </w:p>
    <w:tbl>
      <w:tblPr>
        <w:tblStyle w:val="TableGrid"/>
        <w:tblW w:w="0" w:type="auto"/>
        <w:tblLook w:val="04A0" w:firstRow="1" w:lastRow="0" w:firstColumn="1" w:lastColumn="0" w:noHBand="0" w:noVBand="1"/>
      </w:tblPr>
      <w:tblGrid>
        <w:gridCol w:w="782"/>
        <w:gridCol w:w="887"/>
        <w:gridCol w:w="860"/>
        <w:gridCol w:w="860"/>
        <w:gridCol w:w="860"/>
        <w:gridCol w:w="860"/>
        <w:gridCol w:w="860"/>
        <w:gridCol w:w="860"/>
        <w:gridCol w:w="860"/>
        <w:gridCol w:w="860"/>
        <w:gridCol w:w="801"/>
      </w:tblGrid>
      <w:tr w:rsidR="007A5466" w:rsidRPr="00166121" w14:paraId="476FEA54" w14:textId="77777777" w:rsidTr="007A5466">
        <w:tc>
          <w:tcPr>
            <w:tcW w:w="782" w:type="dxa"/>
          </w:tcPr>
          <w:p w14:paraId="4B2D7882" w14:textId="4DE9D4C6" w:rsidR="007A5466" w:rsidRDefault="007A5466" w:rsidP="00896922">
            <w:pPr>
              <w:contextualSpacing/>
              <w:rPr>
                <w:rFonts w:ascii="Calibri" w:hAnsi="Calibri" w:cs="Tahoma"/>
                <w:sz w:val="18"/>
                <w:szCs w:val="18"/>
                <w:lang w:val="en-GB"/>
              </w:rPr>
            </w:pPr>
            <w:r>
              <w:rPr>
                <w:rFonts w:ascii="Calibri" w:hAnsi="Calibri" w:cs="Tahoma"/>
                <w:sz w:val="18"/>
                <w:szCs w:val="18"/>
                <w:lang w:val="en-GB"/>
              </w:rPr>
              <w:t>DAP</w:t>
            </w:r>
          </w:p>
        </w:tc>
        <w:tc>
          <w:tcPr>
            <w:tcW w:w="887" w:type="dxa"/>
          </w:tcPr>
          <w:p w14:paraId="6D488E34" w14:textId="0541DFA5"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Year</w:t>
            </w:r>
          </w:p>
        </w:tc>
        <w:tc>
          <w:tcPr>
            <w:tcW w:w="860" w:type="dxa"/>
          </w:tcPr>
          <w:p w14:paraId="138459AE" w14:textId="105A18CB"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1</w:t>
            </w:r>
            <w:r>
              <w:rPr>
                <w:rFonts w:ascii="Calibri" w:hAnsi="Calibri" w:cs="Tahoma"/>
                <w:sz w:val="18"/>
                <w:szCs w:val="18"/>
                <w:lang w:val="en-GB"/>
              </w:rPr>
              <w:t>995</w:t>
            </w:r>
          </w:p>
        </w:tc>
        <w:tc>
          <w:tcPr>
            <w:tcW w:w="860" w:type="dxa"/>
          </w:tcPr>
          <w:p w14:paraId="57711431" w14:textId="15E51586"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1996</w:t>
            </w:r>
          </w:p>
        </w:tc>
        <w:tc>
          <w:tcPr>
            <w:tcW w:w="860" w:type="dxa"/>
          </w:tcPr>
          <w:p w14:paraId="28208D8B" w14:textId="10D1CB32"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1997</w:t>
            </w:r>
          </w:p>
        </w:tc>
        <w:tc>
          <w:tcPr>
            <w:tcW w:w="860" w:type="dxa"/>
          </w:tcPr>
          <w:p w14:paraId="03E2DD00" w14:textId="25207B53"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1998</w:t>
            </w:r>
          </w:p>
        </w:tc>
        <w:tc>
          <w:tcPr>
            <w:tcW w:w="860" w:type="dxa"/>
          </w:tcPr>
          <w:p w14:paraId="3144F1C3" w14:textId="26AEF073"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1999</w:t>
            </w:r>
          </w:p>
        </w:tc>
        <w:tc>
          <w:tcPr>
            <w:tcW w:w="860" w:type="dxa"/>
          </w:tcPr>
          <w:p w14:paraId="3CFB987C" w14:textId="1E548D29"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2000</w:t>
            </w:r>
          </w:p>
        </w:tc>
        <w:tc>
          <w:tcPr>
            <w:tcW w:w="860" w:type="dxa"/>
          </w:tcPr>
          <w:p w14:paraId="1B15B44D" w14:textId="139B1BB7"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2001</w:t>
            </w:r>
          </w:p>
        </w:tc>
        <w:tc>
          <w:tcPr>
            <w:tcW w:w="860" w:type="dxa"/>
          </w:tcPr>
          <w:p w14:paraId="2AB2ACFD" w14:textId="6B583620"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2002</w:t>
            </w:r>
          </w:p>
        </w:tc>
        <w:tc>
          <w:tcPr>
            <w:tcW w:w="801" w:type="dxa"/>
          </w:tcPr>
          <w:p w14:paraId="23A33689" w14:textId="77777777"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w:t>
            </w:r>
          </w:p>
        </w:tc>
      </w:tr>
      <w:tr w:rsidR="007A5466" w:rsidRPr="00166121" w14:paraId="7F5462CA" w14:textId="77777777" w:rsidTr="007A5466">
        <w:tc>
          <w:tcPr>
            <w:tcW w:w="782" w:type="dxa"/>
          </w:tcPr>
          <w:p w14:paraId="650A7C13" w14:textId="77777777" w:rsidR="007A5466" w:rsidRDefault="007A5466" w:rsidP="00896922">
            <w:pPr>
              <w:contextualSpacing/>
              <w:rPr>
                <w:rFonts w:ascii="Calibri" w:hAnsi="Calibri" w:cs="Tahoma"/>
                <w:sz w:val="18"/>
                <w:szCs w:val="18"/>
                <w:lang w:val="en-GB"/>
              </w:rPr>
            </w:pPr>
          </w:p>
        </w:tc>
        <w:tc>
          <w:tcPr>
            <w:tcW w:w="887" w:type="dxa"/>
          </w:tcPr>
          <w:p w14:paraId="2B7D7A13" w14:textId="2A74FC94" w:rsidR="007A5466" w:rsidRPr="00166121" w:rsidRDefault="007A5466" w:rsidP="00896922">
            <w:pPr>
              <w:contextualSpacing/>
              <w:rPr>
                <w:rFonts w:ascii="Calibri" w:hAnsi="Calibri" w:cs="Tahoma"/>
                <w:sz w:val="18"/>
                <w:szCs w:val="18"/>
                <w:lang w:val="en-GB"/>
              </w:rPr>
            </w:pPr>
            <w:r>
              <w:rPr>
                <w:rFonts w:ascii="Calibri" w:hAnsi="Calibri" w:cs="Tahoma"/>
                <w:sz w:val="18"/>
                <w:szCs w:val="18"/>
                <w:lang w:val="en-GB"/>
              </w:rPr>
              <w:t>Month</w:t>
            </w:r>
          </w:p>
        </w:tc>
        <w:tc>
          <w:tcPr>
            <w:tcW w:w="860" w:type="dxa"/>
          </w:tcPr>
          <w:p w14:paraId="07C0F16A" w14:textId="5ADE3454" w:rsidR="007A5466" w:rsidRPr="00166121" w:rsidRDefault="0009510F" w:rsidP="00896922">
            <w:pPr>
              <w:contextualSpacing/>
              <w:rPr>
                <w:rFonts w:ascii="Calibri" w:hAnsi="Calibri" w:cs="Tahoma"/>
                <w:sz w:val="18"/>
                <w:szCs w:val="18"/>
                <w:lang w:val="en-GB"/>
              </w:rPr>
            </w:pPr>
            <w:r>
              <w:rPr>
                <w:rFonts w:ascii="Calibri" w:hAnsi="Calibri" w:cs="Tahoma"/>
                <w:sz w:val="18"/>
                <w:szCs w:val="18"/>
                <w:lang w:val="en-GB"/>
              </w:rPr>
              <w:t>No.</w:t>
            </w:r>
          </w:p>
        </w:tc>
        <w:tc>
          <w:tcPr>
            <w:tcW w:w="860" w:type="dxa"/>
          </w:tcPr>
          <w:p w14:paraId="0FFA2011" w14:textId="4BDA1901" w:rsidR="007A5466" w:rsidRPr="00166121" w:rsidRDefault="0009510F" w:rsidP="00896922">
            <w:pPr>
              <w:contextualSpacing/>
              <w:rPr>
                <w:rFonts w:ascii="Calibri" w:hAnsi="Calibri" w:cs="Tahoma"/>
                <w:sz w:val="18"/>
                <w:szCs w:val="18"/>
                <w:lang w:val="en-GB"/>
              </w:rPr>
            </w:pPr>
            <w:r>
              <w:rPr>
                <w:rFonts w:ascii="Calibri" w:hAnsi="Calibri" w:cs="Tahoma"/>
                <w:sz w:val="18"/>
                <w:szCs w:val="18"/>
                <w:lang w:val="en-GB"/>
              </w:rPr>
              <w:t>No.</w:t>
            </w:r>
          </w:p>
        </w:tc>
        <w:tc>
          <w:tcPr>
            <w:tcW w:w="860" w:type="dxa"/>
          </w:tcPr>
          <w:p w14:paraId="09ACD444" w14:textId="77777777" w:rsidR="007A5466" w:rsidRPr="00166121" w:rsidRDefault="007A5466" w:rsidP="00896922">
            <w:pPr>
              <w:contextualSpacing/>
              <w:rPr>
                <w:rFonts w:ascii="Calibri" w:hAnsi="Calibri" w:cs="Tahoma"/>
                <w:sz w:val="18"/>
                <w:szCs w:val="18"/>
                <w:lang w:val="en-GB"/>
              </w:rPr>
            </w:pPr>
          </w:p>
        </w:tc>
        <w:tc>
          <w:tcPr>
            <w:tcW w:w="860" w:type="dxa"/>
          </w:tcPr>
          <w:p w14:paraId="4657EEFF" w14:textId="77777777" w:rsidR="007A5466" w:rsidRPr="00166121" w:rsidRDefault="007A5466" w:rsidP="00896922">
            <w:pPr>
              <w:contextualSpacing/>
              <w:rPr>
                <w:rFonts w:ascii="Calibri" w:hAnsi="Calibri" w:cs="Tahoma"/>
                <w:sz w:val="18"/>
                <w:szCs w:val="18"/>
                <w:lang w:val="en-GB"/>
              </w:rPr>
            </w:pPr>
          </w:p>
        </w:tc>
        <w:tc>
          <w:tcPr>
            <w:tcW w:w="860" w:type="dxa"/>
          </w:tcPr>
          <w:p w14:paraId="3678929D" w14:textId="77777777" w:rsidR="007A5466" w:rsidRPr="00166121" w:rsidRDefault="007A5466" w:rsidP="00896922">
            <w:pPr>
              <w:contextualSpacing/>
              <w:rPr>
                <w:rFonts w:ascii="Calibri" w:hAnsi="Calibri" w:cs="Tahoma"/>
                <w:sz w:val="18"/>
                <w:szCs w:val="18"/>
                <w:lang w:val="en-GB"/>
              </w:rPr>
            </w:pPr>
          </w:p>
        </w:tc>
        <w:tc>
          <w:tcPr>
            <w:tcW w:w="860" w:type="dxa"/>
          </w:tcPr>
          <w:p w14:paraId="4A9D730B" w14:textId="77777777" w:rsidR="007A5466" w:rsidRPr="00166121" w:rsidRDefault="007A5466" w:rsidP="00896922">
            <w:pPr>
              <w:contextualSpacing/>
              <w:rPr>
                <w:rFonts w:ascii="Calibri" w:hAnsi="Calibri" w:cs="Tahoma"/>
                <w:sz w:val="18"/>
                <w:szCs w:val="18"/>
                <w:lang w:val="en-GB"/>
              </w:rPr>
            </w:pPr>
          </w:p>
        </w:tc>
        <w:tc>
          <w:tcPr>
            <w:tcW w:w="860" w:type="dxa"/>
          </w:tcPr>
          <w:p w14:paraId="155336F4" w14:textId="77777777" w:rsidR="007A5466" w:rsidRPr="00166121" w:rsidRDefault="007A5466" w:rsidP="00896922">
            <w:pPr>
              <w:contextualSpacing/>
              <w:rPr>
                <w:rFonts w:ascii="Calibri" w:hAnsi="Calibri" w:cs="Tahoma"/>
                <w:sz w:val="18"/>
                <w:szCs w:val="18"/>
                <w:lang w:val="en-GB"/>
              </w:rPr>
            </w:pPr>
          </w:p>
        </w:tc>
        <w:tc>
          <w:tcPr>
            <w:tcW w:w="860" w:type="dxa"/>
          </w:tcPr>
          <w:p w14:paraId="346FECD5" w14:textId="77777777" w:rsidR="007A5466" w:rsidRPr="00166121" w:rsidRDefault="007A5466" w:rsidP="00896922">
            <w:pPr>
              <w:contextualSpacing/>
              <w:rPr>
                <w:rFonts w:ascii="Calibri" w:hAnsi="Calibri" w:cs="Tahoma"/>
                <w:sz w:val="18"/>
                <w:szCs w:val="18"/>
                <w:lang w:val="en-GB"/>
              </w:rPr>
            </w:pPr>
          </w:p>
        </w:tc>
        <w:tc>
          <w:tcPr>
            <w:tcW w:w="801" w:type="dxa"/>
          </w:tcPr>
          <w:p w14:paraId="44DD7814" w14:textId="77777777" w:rsidR="007A5466" w:rsidRPr="00166121" w:rsidRDefault="007A5466" w:rsidP="00896922">
            <w:pPr>
              <w:contextualSpacing/>
              <w:rPr>
                <w:rFonts w:ascii="Calibri" w:hAnsi="Calibri" w:cs="Tahoma"/>
                <w:sz w:val="18"/>
                <w:szCs w:val="18"/>
                <w:lang w:val="en-GB"/>
              </w:rPr>
            </w:pPr>
          </w:p>
        </w:tc>
      </w:tr>
      <w:tr w:rsidR="007A5466" w:rsidRPr="00166121" w14:paraId="2F682DCC" w14:textId="77777777" w:rsidTr="007A5466">
        <w:tc>
          <w:tcPr>
            <w:tcW w:w="782" w:type="dxa"/>
          </w:tcPr>
          <w:p w14:paraId="5F62FEE7" w14:textId="77777777" w:rsidR="007A5466" w:rsidRPr="00166121" w:rsidRDefault="007A5466" w:rsidP="00896922">
            <w:pPr>
              <w:contextualSpacing/>
              <w:rPr>
                <w:rFonts w:ascii="Calibri" w:hAnsi="Calibri" w:cs="Tahoma"/>
                <w:sz w:val="18"/>
                <w:szCs w:val="18"/>
                <w:lang w:val="en-GB"/>
              </w:rPr>
            </w:pPr>
          </w:p>
        </w:tc>
        <w:tc>
          <w:tcPr>
            <w:tcW w:w="887" w:type="dxa"/>
          </w:tcPr>
          <w:p w14:paraId="635EE32E" w14:textId="5E46DB96"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1</w:t>
            </w:r>
          </w:p>
        </w:tc>
        <w:tc>
          <w:tcPr>
            <w:tcW w:w="860" w:type="dxa"/>
          </w:tcPr>
          <w:p w14:paraId="4A3E4908" w14:textId="08FE1DE6" w:rsidR="007A5466" w:rsidRPr="00166121" w:rsidRDefault="007A5466" w:rsidP="00896922">
            <w:pPr>
              <w:contextualSpacing/>
              <w:rPr>
                <w:rFonts w:ascii="Calibri" w:hAnsi="Calibri" w:cs="Tahoma"/>
                <w:sz w:val="18"/>
                <w:szCs w:val="18"/>
                <w:lang w:val="en-GB"/>
              </w:rPr>
            </w:pPr>
          </w:p>
        </w:tc>
        <w:tc>
          <w:tcPr>
            <w:tcW w:w="860" w:type="dxa"/>
          </w:tcPr>
          <w:p w14:paraId="52849245" w14:textId="77777777" w:rsidR="007A5466" w:rsidRPr="00166121" w:rsidRDefault="007A5466" w:rsidP="00896922">
            <w:pPr>
              <w:contextualSpacing/>
              <w:rPr>
                <w:rFonts w:ascii="Calibri" w:hAnsi="Calibri" w:cs="Tahoma"/>
                <w:sz w:val="18"/>
                <w:szCs w:val="18"/>
                <w:lang w:val="en-GB"/>
              </w:rPr>
            </w:pPr>
          </w:p>
        </w:tc>
        <w:tc>
          <w:tcPr>
            <w:tcW w:w="860" w:type="dxa"/>
          </w:tcPr>
          <w:p w14:paraId="42EC3D27" w14:textId="77777777" w:rsidR="007A5466" w:rsidRPr="00166121" w:rsidRDefault="007A5466" w:rsidP="00896922">
            <w:pPr>
              <w:contextualSpacing/>
              <w:rPr>
                <w:rFonts w:ascii="Calibri" w:hAnsi="Calibri" w:cs="Tahoma"/>
                <w:sz w:val="18"/>
                <w:szCs w:val="18"/>
                <w:lang w:val="en-GB"/>
              </w:rPr>
            </w:pPr>
          </w:p>
        </w:tc>
        <w:tc>
          <w:tcPr>
            <w:tcW w:w="860" w:type="dxa"/>
          </w:tcPr>
          <w:p w14:paraId="7BF2E412" w14:textId="77777777" w:rsidR="007A5466" w:rsidRPr="00166121" w:rsidRDefault="007A5466" w:rsidP="00896922">
            <w:pPr>
              <w:contextualSpacing/>
              <w:rPr>
                <w:rFonts w:ascii="Calibri" w:hAnsi="Calibri" w:cs="Tahoma"/>
                <w:sz w:val="18"/>
                <w:szCs w:val="18"/>
                <w:lang w:val="en-GB"/>
              </w:rPr>
            </w:pPr>
          </w:p>
        </w:tc>
        <w:tc>
          <w:tcPr>
            <w:tcW w:w="860" w:type="dxa"/>
          </w:tcPr>
          <w:p w14:paraId="30247DC0" w14:textId="77777777" w:rsidR="007A5466" w:rsidRPr="00166121" w:rsidRDefault="007A5466" w:rsidP="00896922">
            <w:pPr>
              <w:contextualSpacing/>
              <w:rPr>
                <w:rFonts w:ascii="Calibri" w:hAnsi="Calibri" w:cs="Tahoma"/>
                <w:sz w:val="18"/>
                <w:szCs w:val="18"/>
                <w:lang w:val="en-GB"/>
              </w:rPr>
            </w:pPr>
          </w:p>
        </w:tc>
        <w:tc>
          <w:tcPr>
            <w:tcW w:w="860" w:type="dxa"/>
          </w:tcPr>
          <w:p w14:paraId="02F9084B" w14:textId="77777777" w:rsidR="007A5466" w:rsidRPr="00166121" w:rsidRDefault="007A5466" w:rsidP="00896922">
            <w:pPr>
              <w:contextualSpacing/>
              <w:rPr>
                <w:rFonts w:ascii="Calibri" w:hAnsi="Calibri" w:cs="Tahoma"/>
                <w:sz w:val="18"/>
                <w:szCs w:val="18"/>
                <w:lang w:val="en-GB"/>
              </w:rPr>
            </w:pPr>
          </w:p>
        </w:tc>
        <w:tc>
          <w:tcPr>
            <w:tcW w:w="860" w:type="dxa"/>
          </w:tcPr>
          <w:p w14:paraId="26BFDB0C" w14:textId="77777777" w:rsidR="007A5466" w:rsidRPr="00166121" w:rsidRDefault="007A5466" w:rsidP="00896922">
            <w:pPr>
              <w:contextualSpacing/>
              <w:rPr>
                <w:rFonts w:ascii="Calibri" w:hAnsi="Calibri" w:cs="Tahoma"/>
                <w:sz w:val="18"/>
                <w:szCs w:val="18"/>
                <w:lang w:val="en-GB"/>
              </w:rPr>
            </w:pPr>
          </w:p>
        </w:tc>
        <w:tc>
          <w:tcPr>
            <w:tcW w:w="860" w:type="dxa"/>
          </w:tcPr>
          <w:p w14:paraId="29431EE0" w14:textId="77777777" w:rsidR="007A5466" w:rsidRPr="00166121" w:rsidRDefault="007A5466" w:rsidP="00896922">
            <w:pPr>
              <w:contextualSpacing/>
              <w:rPr>
                <w:rFonts w:ascii="Calibri" w:hAnsi="Calibri" w:cs="Tahoma"/>
                <w:sz w:val="18"/>
                <w:szCs w:val="18"/>
                <w:lang w:val="en-GB"/>
              </w:rPr>
            </w:pPr>
          </w:p>
        </w:tc>
        <w:tc>
          <w:tcPr>
            <w:tcW w:w="801" w:type="dxa"/>
          </w:tcPr>
          <w:p w14:paraId="0F0434BF" w14:textId="77777777" w:rsidR="007A5466" w:rsidRPr="00166121" w:rsidRDefault="007A5466" w:rsidP="00896922">
            <w:pPr>
              <w:contextualSpacing/>
              <w:rPr>
                <w:rFonts w:ascii="Calibri" w:hAnsi="Calibri" w:cs="Tahoma"/>
                <w:sz w:val="18"/>
                <w:szCs w:val="18"/>
                <w:lang w:val="en-GB"/>
              </w:rPr>
            </w:pPr>
          </w:p>
        </w:tc>
      </w:tr>
      <w:tr w:rsidR="007A5466" w:rsidRPr="00166121" w14:paraId="612288D9" w14:textId="77777777" w:rsidTr="007A5466">
        <w:tc>
          <w:tcPr>
            <w:tcW w:w="782" w:type="dxa"/>
          </w:tcPr>
          <w:p w14:paraId="06F20361" w14:textId="77777777" w:rsidR="007A5466" w:rsidRPr="00166121" w:rsidRDefault="007A5466" w:rsidP="00896922">
            <w:pPr>
              <w:contextualSpacing/>
              <w:rPr>
                <w:rFonts w:ascii="Calibri" w:hAnsi="Calibri" w:cs="Tahoma"/>
                <w:sz w:val="18"/>
                <w:szCs w:val="18"/>
                <w:lang w:val="en-GB"/>
              </w:rPr>
            </w:pPr>
          </w:p>
        </w:tc>
        <w:tc>
          <w:tcPr>
            <w:tcW w:w="887" w:type="dxa"/>
          </w:tcPr>
          <w:p w14:paraId="4AB1BD9B" w14:textId="73D9D5F5"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2</w:t>
            </w:r>
          </w:p>
        </w:tc>
        <w:tc>
          <w:tcPr>
            <w:tcW w:w="860" w:type="dxa"/>
          </w:tcPr>
          <w:p w14:paraId="1FC3BCA0" w14:textId="77777777" w:rsidR="007A5466" w:rsidRPr="00166121" w:rsidRDefault="007A5466" w:rsidP="00896922">
            <w:pPr>
              <w:contextualSpacing/>
              <w:rPr>
                <w:rFonts w:ascii="Calibri" w:hAnsi="Calibri" w:cs="Tahoma"/>
                <w:sz w:val="18"/>
                <w:szCs w:val="18"/>
                <w:lang w:val="en-GB"/>
              </w:rPr>
            </w:pPr>
          </w:p>
        </w:tc>
        <w:tc>
          <w:tcPr>
            <w:tcW w:w="860" w:type="dxa"/>
          </w:tcPr>
          <w:p w14:paraId="33280D62" w14:textId="77777777" w:rsidR="007A5466" w:rsidRPr="00166121" w:rsidRDefault="007A5466" w:rsidP="00896922">
            <w:pPr>
              <w:contextualSpacing/>
              <w:rPr>
                <w:rFonts w:ascii="Calibri" w:hAnsi="Calibri" w:cs="Tahoma"/>
                <w:sz w:val="18"/>
                <w:szCs w:val="18"/>
                <w:lang w:val="en-GB"/>
              </w:rPr>
            </w:pPr>
          </w:p>
        </w:tc>
        <w:tc>
          <w:tcPr>
            <w:tcW w:w="860" w:type="dxa"/>
          </w:tcPr>
          <w:p w14:paraId="2296387A" w14:textId="77777777" w:rsidR="007A5466" w:rsidRPr="00166121" w:rsidRDefault="007A5466" w:rsidP="00896922">
            <w:pPr>
              <w:contextualSpacing/>
              <w:rPr>
                <w:rFonts w:ascii="Calibri" w:hAnsi="Calibri" w:cs="Tahoma"/>
                <w:sz w:val="18"/>
                <w:szCs w:val="18"/>
                <w:lang w:val="en-GB"/>
              </w:rPr>
            </w:pPr>
          </w:p>
        </w:tc>
        <w:tc>
          <w:tcPr>
            <w:tcW w:w="860" w:type="dxa"/>
          </w:tcPr>
          <w:p w14:paraId="78016BEB" w14:textId="77777777" w:rsidR="007A5466" w:rsidRPr="00166121" w:rsidRDefault="007A5466" w:rsidP="00896922">
            <w:pPr>
              <w:contextualSpacing/>
              <w:rPr>
                <w:rFonts w:ascii="Calibri" w:hAnsi="Calibri" w:cs="Tahoma"/>
                <w:sz w:val="18"/>
                <w:szCs w:val="18"/>
                <w:lang w:val="en-GB"/>
              </w:rPr>
            </w:pPr>
          </w:p>
        </w:tc>
        <w:tc>
          <w:tcPr>
            <w:tcW w:w="860" w:type="dxa"/>
          </w:tcPr>
          <w:p w14:paraId="69962123" w14:textId="77777777" w:rsidR="007A5466" w:rsidRPr="00166121" w:rsidRDefault="007A5466" w:rsidP="00896922">
            <w:pPr>
              <w:contextualSpacing/>
              <w:rPr>
                <w:rFonts w:ascii="Calibri" w:hAnsi="Calibri" w:cs="Tahoma"/>
                <w:sz w:val="18"/>
                <w:szCs w:val="18"/>
                <w:lang w:val="en-GB"/>
              </w:rPr>
            </w:pPr>
          </w:p>
        </w:tc>
        <w:tc>
          <w:tcPr>
            <w:tcW w:w="860" w:type="dxa"/>
          </w:tcPr>
          <w:p w14:paraId="3F8224D7" w14:textId="77777777" w:rsidR="007A5466" w:rsidRPr="00166121" w:rsidRDefault="007A5466" w:rsidP="00896922">
            <w:pPr>
              <w:contextualSpacing/>
              <w:rPr>
                <w:rFonts w:ascii="Calibri" w:hAnsi="Calibri" w:cs="Tahoma"/>
                <w:sz w:val="18"/>
                <w:szCs w:val="18"/>
                <w:lang w:val="en-GB"/>
              </w:rPr>
            </w:pPr>
          </w:p>
        </w:tc>
        <w:tc>
          <w:tcPr>
            <w:tcW w:w="860" w:type="dxa"/>
          </w:tcPr>
          <w:p w14:paraId="7ECC1FDF" w14:textId="77777777" w:rsidR="007A5466" w:rsidRPr="00166121" w:rsidRDefault="007A5466" w:rsidP="00896922">
            <w:pPr>
              <w:contextualSpacing/>
              <w:rPr>
                <w:rFonts w:ascii="Calibri" w:hAnsi="Calibri" w:cs="Tahoma"/>
                <w:sz w:val="18"/>
                <w:szCs w:val="18"/>
                <w:lang w:val="en-GB"/>
              </w:rPr>
            </w:pPr>
          </w:p>
        </w:tc>
        <w:tc>
          <w:tcPr>
            <w:tcW w:w="860" w:type="dxa"/>
          </w:tcPr>
          <w:p w14:paraId="77EFB10F" w14:textId="77777777" w:rsidR="007A5466" w:rsidRPr="00166121" w:rsidRDefault="007A5466" w:rsidP="00896922">
            <w:pPr>
              <w:contextualSpacing/>
              <w:rPr>
                <w:rFonts w:ascii="Calibri" w:hAnsi="Calibri" w:cs="Tahoma"/>
                <w:sz w:val="18"/>
                <w:szCs w:val="18"/>
                <w:lang w:val="en-GB"/>
              </w:rPr>
            </w:pPr>
          </w:p>
        </w:tc>
        <w:tc>
          <w:tcPr>
            <w:tcW w:w="801" w:type="dxa"/>
          </w:tcPr>
          <w:p w14:paraId="416880D0" w14:textId="77777777" w:rsidR="007A5466" w:rsidRPr="00166121" w:rsidRDefault="007A5466" w:rsidP="00896922">
            <w:pPr>
              <w:contextualSpacing/>
              <w:rPr>
                <w:rFonts w:ascii="Calibri" w:hAnsi="Calibri" w:cs="Tahoma"/>
                <w:sz w:val="18"/>
                <w:szCs w:val="18"/>
                <w:lang w:val="en-GB"/>
              </w:rPr>
            </w:pPr>
          </w:p>
        </w:tc>
      </w:tr>
      <w:tr w:rsidR="007A5466" w:rsidRPr="00166121" w14:paraId="09397DEC" w14:textId="77777777" w:rsidTr="007A5466">
        <w:tc>
          <w:tcPr>
            <w:tcW w:w="782" w:type="dxa"/>
          </w:tcPr>
          <w:p w14:paraId="5DDF91C0" w14:textId="77777777" w:rsidR="007A5466" w:rsidRPr="00166121" w:rsidRDefault="007A5466" w:rsidP="00896922">
            <w:pPr>
              <w:contextualSpacing/>
              <w:rPr>
                <w:rFonts w:ascii="Calibri" w:hAnsi="Calibri" w:cs="Tahoma"/>
                <w:sz w:val="18"/>
                <w:szCs w:val="18"/>
                <w:lang w:val="en-GB"/>
              </w:rPr>
            </w:pPr>
          </w:p>
        </w:tc>
        <w:tc>
          <w:tcPr>
            <w:tcW w:w="887" w:type="dxa"/>
          </w:tcPr>
          <w:p w14:paraId="04E8CC25" w14:textId="0D785EF5"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3</w:t>
            </w:r>
          </w:p>
        </w:tc>
        <w:tc>
          <w:tcPr>
            <w:tcW w:w="860" w:type="dxa"/>
          </w:tcPr>
          <w:p w14:paraId="71EC5CB6" w14:textId="77777777" w:rsidR="007A5466" w:rsidRPr="00166121" w:rsidRDefault="007A5466" w:rsidP="00896922">
            <w:pPr>
              <w:contextualSpacing/>
              <w:rPr>
                <w:rFonts w:ascii="Calibri" w:hAnsi="Calibri" w:cs="Tahoma"/>
                <w:sz w:val="18"/>
                <w:szCs w:val="18"/>
                <w:lang w:val="en-GB"/>
              </w:rPr>
            </w:pPr>
          </w:p>
        </w:tc>
        <w:tc>
          <w:tcPr>
            <w:tcW w:w="860" w:type="dxa"/>
          </w:tcPr>
          <w:p w14:paraId="13ADB7F1" w14:textId="77777777" w:rsidR="007A5466" w:rsidRPr="00166121" w:rsidRDefault="007A5466" w:rsidP="00896922">
            <w:pPr>
              <w:contextualSpacing/>
              <w:rPr>
                <w:rFonts w:ascii="Calibri" w:hAnsi="Calibri" w:cs="Tahoma"/>
                <w:sz w:val="18"/>
                <w:szCs w:val="18"/>
                <w:lang w:val="en-GB"/>
              </w:rPr>
            </w:pPr>
          </w:p>
        </w:tc>
        <w:tc>
          <w:tcPr>
            <w:tcW w:w="860" w:type="dxa"/>
          </w:tcPr>
          <w:p w14:paraId="0A765BEA" w14:textId="77777777" w:rsidR="007A5466" w:rsidRPr="00166121" w:rsidRDefault="007A5466" w:rsidP="00896922">
            <w:pPr>
              <w:contextualSpacing/>
              <w:rPr>
                <w:rFonts w:ascii="Calibri" w:hAnsi="Calibri" w:cs="Tahoma"/>
                <w:sz w:val="18"/>
                <w:szCs w:val="18"/>
                <w:lang w:val="en-GB"/>
              </w:rPr>
            </w:pPr>
          </w:p>
        </w:tc>
        <w:tc>
          <w:tcPr>
            <w:tcW w:w="860" w:type="dxa"/>
          </w:tcPr>
          <w:p w14:paraId="79B0DECB" w14:textId="77777777" w:rsidR="007A5466" w:rsidRPr="00166121" w:rsidRDefault="007A5466" w:rsidP="00896922">
            <w:pPr>
              <w:contextualSpacing/>
              <w:rPr>
                <w:rFonts w:ascii="Calibri" w:hAnsi="Calibri" w:cs="Tahoma"/>
                <w:sz w:val="18"/>
                <w:szCs w:val="18"/>
                <w:lang w:val="en-GB"/>
              </w:rPr>
            </w:pPr>
          </w:p>
        </w:tc>
        <w:tc>
          <w:tcPr>
            <w:tcW w:w="860" w:type="dxa"/>
          </w:tcPr>
          <w:p w14:paraId="11601A32" w14:textId="77777777" w:rsidR="007A5466" w:rsidRPr="00166121" w:rsidRDefault="007A5466" w:rsidP="00896922">
            <w:pPr>
              <w:contextualSpacing/>
              <w:rPr>
                <w:rFonts w:ascii="Calibri" w:hAnsi="Calibri" w:cs="Tahoma"/>
                <w:sz w:val="18"/>
                <w:szCs w:val="18"/>
                <w:lang w:val="en-GB"/>
              </w:rPr>
            </w:pPr>
          </w:p>
        </w:tc>
        <w:tc>
          <w:tcPr>
            <w:tcW w:w="860" w:type="dxa"/>
          </w:tcPr>
          <w:p w14:paraId="2ED99ACD" w14:textId="77777777" w:rsidR="007A5466" w:rsidRPr="00166121" w:rsidRDefault="007A5466" w:rsidP="00896922">
            <w:pPr>
              <w:contextualSpacing/>
              <w:rPr>
                <w:rFonts w:ascii="Calibri" w:hAnsi="Calibri" w:cs="Tahoma"/>
                <w:sz w:val="18"/>
                <w:szCs w:val="18"/>
                <w:lang w:val="en-GB"/>
              </w:rPr>
            </w:pPr>
          </w:p>
        </w:tc>
        <w:tc>
          <w:tcPr>
            <w:tcW w:w="860" w:type="dxa"/>
          </w:tcPr>
          <w:p w14:paraId="6D146B82" w14:textId="77777777" w:rsidR="007A5466" w:rsidRPr="00166121" w:rsidRDefault="007A5466" w:rsidP="00896922">
            <w:pPr>
              <w:contextualSpacing/>
              <w:rPr>
                <w:rFonts w:ascii="Calibri" w:hAnsi="Calibri" w:cs="Tahoma"/>
                <w:sz w:val="18"/>
                <w:szCs w:val="18"/>
                <w:lang w:val="en-GB"/>
              </w:rPr>
            </w:pPr>
          </w:p>
        </w:tc>
        <w:tc>
          <w:tcPr>
            <w:tcW w:w="860" w:type="dxa"/>
          </w:tcPr>
          <w:p w14:paraId="436D4D8B" w14:textId="77777777" w:rsidR="007A5466" w:rsidRPr="00166121" w:rsidRDefault="007A5466" w:rsidP="00896922">
            <w:pPr>
              <w:contextualSpacing/>
              <w:rPr>
                <w:rFonts w:ascii="Calibri" w:hAnsi="Calibri" w:cs="Tahoma"/>
                <w:sz w:val="18"/>
                <w:szCs w:val="18"/>
                <w:lang w:val="en-GB"/>
              </w:rPr>
            </w:pPr>
          </w:p>
        </w:tc>
        <w:tc>
          <w:tcPr>
            <w:tcW w:w="801" w:type="dxa"/>
          </w:tcPr>
          <w:p w14:paraId="534495F3" w14:textId="77777777" w:rsidR="007A5466" w:rsidRPr="00166121" w:rsidRDefault="007A5466" w:rsidP="00896922">
            <w:pPr>
              <w:contextualSpacing/>
              <w:rPr>
                <w:rFonts w:ascii="Calibri" w:hAnsi="Calibri" w:cs="Tahoma"/>
                <w:sz w:val="18"/>
                <w:szCs w:val="18"/>
                <w:lang w:val="en-GB"/>
              </w:rPr>
            </w:pPr>
          </w:p>
        </w:tc>
      </w:tr>
      <w:tr w:rsidR="007A5466" w:rsidRPr="00166121" w14:paraId="4AD0DCF4" w14:textId="77777777" w:rsidTr="007A5466">
        <w:tc>
          <w:tcPr>
            <w:tcW w:w="782" w:type="dxa"/>
          </w:tcPr>
          <w:p w14:paraId="1D79D497" w14:textId="77777777" w:rsidR="007A5466" w:rsidRPr="00166121" w:rsidRDefault="007A5466" w:rsidP="00896922">
            <w:pPr>
              <w:contextualSpacing/>
              <w:rPr>
                <w:rFonts w:ascii="Calibri" w:hAnsi="Calibri" w:cs="Tahoma"/>
                <w:sz w:val="18"/>
                <w:szCs w:val="18"/>
                <w:lang w:val="en-GB"/>
              </w:rPr>
            </w:pPr>
          </w:p>
        </w:tc>
        <w:tc>
          <w:tcPr>
            <w:tcW w:w="887" w:type="dxa"/>
          </w:tcPr>
          <w:p w14:paraId="7DA076C3" w14:textId="64E76E28" w:rsidR="007A5466" w:rsidRPr="00166121" w:rsidRDefault="007A5466" w:rsidP="00896922">
            <w:pPr>
              <w:contextualSpacing/>
              <w:rPr>
                <w:rFonts w:ascii="Calibri" w:hAnsi="Calibri" w:cs="Tahoma"/>
                <w:sz w:val="18"/>
                <w:szCs w:val="18"/>
                <w:lang w:val="en-GB"/>
              </w:rPr>
            </w:pPr>
            <w:r w:rsidRPr="00166121">
              <w:rPr>
                <w:rFonts w:ascii="Calibri" w:hAnsi="Calibri" w:cs="Tahoma"/>
                <w:sz w:val="18"/>
                <w:szCs w:val="18"/>
                <w:lang w:val="en-GB"/>
              </w:rPr>
              <w:t>4</w:t>
            </w:r>
          </w:p>
        </w:tc>
        <w:tc>
          <w:tcPr>
            <w:tcW w:w="860" w:type="dxa"/>
          </w:tcPr>
          <w:p w14:paraId="0FF9013E" w14:textId="77777777" w:rsidR="007A5466" w:rsidRPr="00166121" w:rsidRDefault="007A5466" w:rsidP="00896922">
            <w:pPr>
              <w:contextualSpacing/>
              <w:rPr>
                <w:rFonts w:ascii="Calibri" w:hAnsi="Calibri" w:cs="Tahoma"/>
                <w:sz w:val="18"/>
                <w:szCs w:val="18"/>
                <w:lang w:val="en-GB"/>
              </w:rPr>
            </w:pPr>
          </w:p>
        </w:tc>
        <w:tc>
          <w:tcPr>
            <w:tcW w:w="860" w:type="dxa"/>
          </w:tcPr>
          <w:p w14:paraId="5EB1584D" w14:textId="77777777" w:rsidR="007A5466" w:rsidRPr="00166121" w:rsidRDefault="007A5466" w:rsidP="00896922">
            <w:pPr>
              <w:contextualSpacing/>
              <w:rPr>
                <w:rFonts w:ascii="Calibri" w:hAnsi="Calibri" w:cs="Tahoma"/>
                <w:sz w:val="18"/>
                <w:szCs w:val="18"/>
                <w:lang w:val="en-GB"/>
              </w:rPr>
            </w:pPr>
          </w:p>
        </w:tc>
        <w:tc>
          <w:tcPr>
            <w:tcW w:w="860" w:type="dxa"/>
          </w:tcPr>
          <w:p w14:paraId="54956554" w14:textId="77777777" w:rsidR="007A5466" w:rsidRPr="00166121" w:rsidRDefault="007A5466" w:rsidP="00896922">
            <w:pPr>
              <w:contextualSpacing/>
              <w:rPr>
                <w:rFonts w:ascii="Calibri" w:hAnsi="Calibri" w:cs="Tahoma"/>
                <w:sz w:val="18"/>
                <w:szCs w:val="18"/>
                <w:lang w:val="en-GB"/>
              </w:rPr>
            </w:pPr>
          </w:p>
        </w:tc>
        <w:tc>
          <w:tcPr>
            <w:tcW w:w="860" w:type="dxa"/>
          </w:tcPr>
          <w:p w14:paraId="025D1BD0" w14:textId="77777777" w:rsidR="007A5466" w:rsidRPr="00166121" w:rsidRDefault="007A5466" w:rsidP="00896922">
            <w:pPr>
              <w:contextualSpacing/>
              <w:rPr>
                <w:rFonts w:ascii="Calibri" w:hAnsi="Calibri" w:cs="Tahoma"/>
                <w:sz w:val="18"/>
                <w:szCs w:val="18"/>
                <w:lang w:val="en-GB"/>
              </w:rPr>
            </w:pPr>
          </w:p>
        </w:tc>
        <w:tc>
          <w:tcPr>
            <w:tcW w:w="860" w:type="dxa"/>
          </w:tcPr>
          <w:p w14:paraId="4900BB4D" w14:textId="77777777" w:rsidR="007A5466" w:rsidRPr="00166121" w:rsidRDefault="007A5466" w:rsidP="00896922">
            <w:pPr>
              <w:contextualSpacing/>
              <w:rPr>
                <w:rFonts w:ascii="Calibri" w:hAnsi="Calibri" w:cs="Tahoma"/>
                <w:sz w:val="18"/>
                <w:szCs w:val="18"/>
                <w:lang w:val="en-GB"/>
              </w:rPr>
            </w:pPr>
          </w:p>
        </w:tc>
        <w:tc>
          <w:tcPr>
            <w:tcW w:w="860" w:type="dxa"/>
          </w:tcPr>
          <w:p w14:paraId="3C1E506B" w14:textId="77777777" w:rsidR="007A5466" w:rsidRPr="00166121" w:rsidRDefault="007A5466" w:rsidP="00896922">
            <w:pPr>
              <w:contextualSpacing/>
              <w:rPr>
                <w:rFonts w:ascii="Calibri" w:hAnsi="Calibri" w:cs="Tahoma"/>
                <w:sz w:val="18"/>
                <w:szCs w:val="18"/>
                <w:lang w:val="en-GB"/>
              </w:rPr>
            </w:pPr>
          </w:p>
        </w:tc>
        <w:tc>
          <w:tcPr>
            <w:tcW w:w="860" w:type="dxa"/>
          </w:tcPr>
          <w:p w14:paraId="71FFE25F" w14:textId="77777777" w:rsidR="007A5466" w:rsidRPr="00166121" w:rsidRDefault="007A5466" w:rsidP="00896922">
            <w:pPr>
              <w:contextualSpacing/>
              <w:rPr>
                <w:rFonts w:ascii="Calibri" w:hAnsi="Calibri" w:cs="Tahoma"/>
                <w:sz w:val="18"/>
                <w:szCs w:val="18"/>
                <w:lang w:val="en-GB"/>
              </w:rPr>
            </w:pPr>
          </w:p>
        </w:tc>
        <w:tc>
          <w:tcPr>
            <w:tcW w:w="860" w:type="dxa"/>
          </w:tcPr>
          <w:p w14:paraId="009C5DFC" w14:textId="77777777" w:rsidR="007A5466" w:rsidRPr="00166121" w:rsidRDefault="007A5466" w:rsidP="00896922">
            <w:pPr>
              <w:contextualSpacing/>
              <w:rPr>
                <w:rFonts w:ascii="Calibri" w:hAnsi="Calibri" w:cs="Tahoma"/>
                <w:sz w:val="18"/>
                <w:szCs w:val="18"/>
                <w:lang w:val="en-GB"/>
              </w:rPr>
            </w:pPr>
          </w:p>
        </w:tc>
        <w:tc>
          <w:tcPr>
            <w:tcW w:w="801" w:type="dxa"/>
          </w:tcPr>
          <w:p w14:paraId="09CE4F9D" w14:textId="77777777" w:rsidR="007A5466" w:rsidRPr="00166121" w:rsidRDefault="007A5466" w:rsidP="00896922">
            <w:pPr>
              <w:contextualSpacing/>
              <w:rPr>
                <w:rFonts w:ascii="Calibri" w:hAnsi="Calibri" w:cs="Tahoma"/>
                <w:sz w:val="18"/>
                <w:szCs w:val="18"/>
                <w:lang w:val="en-GB"/>
              </w:rPr>
            </w:pPr>
          </w:p>
        </w:tc>
      </w:tr>
      <w:tr w:rsidR="007A5466" w:rsidRPr="00166121" w14:paraId="417D01D9" w14:textId="77777777" w:rsidTr="007A5466">
        <w:tc>
          <w:tcPr>
            <w:tcW w:w="782" w:type="dxa"/>
          </w:tcPr>
          <w:p w14:paraId="7C890D63" w14:textId="77777777" w:rsidR="007A5466" w:rsidRPr="00166121" w:rsidRDefault="007A5466" w:rsidP="00896922">
            <w:pPr>
              <w:contextualSpacing/>
              <w:rPr>
                <w:rFonts w:ascii="Calibri" w:hAnsi="Calibri" w:cs="Tahoma"/>
                <w:sz w:val="18"/>
                <w:szCs w:val="18"/>
                <w:lang w:val="en-GB"/>
              </w:rPr>
            </w:pPr>
          </w:p>
        </w:tc>
        <w:tc>
          <w:tcPr>
            <w:tcW w:w="887" w:type="dxa"/>
          </w:tcPr>
          <w:p w14:paraId="49B95458" w14:textId="65DD7973" w:rsidR="007A5466" w:rsidRPr="00166121" w:rsidRDefault="007A5466" w:rsidP="00896922">
            <w:pPr>
              <w:contextualSpacing/>
              <w:rPr>
                <w:rFonts w:ascii="Calibri" w:hAnsi="Calibri" w:cs="Tahoma"/>
                <w:sz w:val="18"/>
                <w:szCs w:val="18"/>
                <w:lang w:val="en-GB"/>
              </w:rPr>
            </w:pPr>
          </w:p>
        </w:tc>
        <w:tc>
          <w:tcPr>
            <w:tcW w:w="860" w:type="dxa"/>
          </w:tcPr>
          <w:p w14:paraId="65E59214" w14:textId="77777777" w:rsidR="007A5466" w:rsidRPr="00166121" w:rsidRDefault="007A5466" w:rsidP="00896922">
            <w:pPr>
              <w:contextualSpacing/>
              <w:rPr>
                <w:rFonts w:ascii="Calibri" w:hAnsi="Calibri" w:cs="Tahoma"/>
                <w:sz w:val="18"/>
                <w:szCs w:val="18"/>
                <w:lang w:val="en-GB"/>
              </w:rPr>
            </w:pPr>
          </w:p>
        </w:tc>
        <w:tc>
          <w:tcPr>
            <w:tcW w:w="860" w:type="dxa"/>
          </w:tcPr>
          <w:p w14:paraId="3321E880" w14:textId="77777777" w:rsidR="007A5466" w:rsidRPr="00166121" w:rsidRDefault="007A5466" w:rsidP="00896922">
            <w:pPr>
              <w:contextualSpacing/>
              <w:rPr>
                <w:rFonts w:ascii="Calibri" w:hAnsi="Calibri" w:cs="Tahoma"/>
                <w:sz w:val="18"/>
                <w:szCs w:val="18"/>
                <w:lang w:val="en-GB"/>
              </w:rPr>
            </w:pPr>
          </w:p>
        </w:tc>
        <w:tc>
          <w:tcPr>
            <w:tcW w:w="860" w:type="dxa"/>
          </w:tcPr>
          <w:p w14:paraId="36E14B2B" w14:textId="77777777" w:rsidR="007A5466" w:rsidRPr="00166121" w:rsidRDefault="007A5466" w:rsidP="00896922">
            <w:pPr>
              <w:contextualSpacing/>
              <w:rPr>
                <w:rFonts w:ascii="Calibri" w:hAnsi="Calibri" w:cs="Tahoma"/>
                <w:sz w:val="18"/>
                <w:szCs w:val="18"/>
                <w:lang w:val="en-GB"/>
              </w:rPr>
            </w:pPr>
          </w:p>
        </w:tc>
        <w:tc>
          <w:tcPr>
            <w:tcW w:w="860" w:type="dxa"/>
          </w:tcPr>
          <w:p w14:paraId="7C0D9433" w14:textId="77777777" w:rsidR="007A5466" w:rsidRPr="00166121" w:rsidRDefault="007A5466" w:rsidP="00896922">
            <w:pPr>
              <w:contextualSpacing/>
              <w:rPr>
                <w:rFonts w:ascii="Calibri" w:hAnsi="Calibri" w:cs="Tahoma"/>
                <w:sz w:val="18"/>
                <w:szCs w:val="18"/>
                <w:lang w:val="en-GB"/>
              </w:rPr>
            </w:pPr>
          </w:p>
        </w:tc>
        <w:tc>
          <w:tcPr>
            <w:tcW w:w="860" w:type="dxa"/>
          </w:tcPr>
          <w:p w14:paraId="2FFB51BA" w14:textId="77777777" w:rsidR="007A5466" w:rsidRPr="00166121" w:rsidRDefault="007A5466" w:rsidP="00896922">
            <w:pPr>
              <w:contextualSpacing/>
              <w:rPr>
                <w:rFonts w:ascii="Calibri" w:hAnsi="Calibri" w:cs="Tahoma"/>
                <w:sz w:val="18"/>
                <w:szCs w:val="18"/>
                <w:lang w:val="en-GB"/>
              </w:rPr>
            </w:pPr>
          </w:p>
        </w:tc>
        <w:tc>
          <w:tcPr>
            <w:tcW w:w="860" w:type="dxa"/>
          </w:tcPr>
          <w:p w14:paraId="577B274F" w14:textId="77777777" w:rsidR="007A5466" w:rsidRPr="00166121" w:rsidRDefault="007A5466" w:rsidP="00896922">
            <w:pPr>
              <w:contextualSpacing/>
              <w:rPr>
                <w:rFonts w:ascii="Calibri" w:hAnsi="Calibri" w:cs="Tahoma"/>
                <w:sz w:val="18"/>
                <w:szCs w:val="18"/>
                <w:lang w:val="en-GB"/>
              </w:rPr>
            </w:pPr>
          </w:p>
        </w:tc>
        <w:tc>
          <w:tcPr>
            <w:tcW w:w="860" w:type="dxa"/>
          </w:tcPr>
          <w:p w14:paraId="2A9FDA44" w14:textId="77777777" w:rsidR="007A5466" w:rsidRPr="00166121" w:rsidRDefault="007A5466" w:rsidP="00896922">
            <w:pPr>
              <w:contextualSpacing/>
              <w:rPr>
                <w:rFonts w:ascii="Calibri" w:hAnsi="Calibri" w:cs="Tahoma"/>
                <w:sz w:val="18"/>
                <w:szCs w:val="18"/>
                <w:lang w:val="en-GB"/>
              </w:rPr>
            </w:pPr>
          </w:p>
        </w:tc>
        <w:tc>
          <w:tcPr>
            <w:tcW w:w="860" w:type="dxa"/>
          </w:tcPr>
          <w:p w14:paraId="51853101" w14:textId="77777777" w:rsidR="007A5466" w:rsidRPr="00166121" w:rsidRDefault="007A5466" w:rsidP="00896922">
            <w:pPr>
              <w:contextualSpacing/>
              <w:rPr>
                <w:rFonts w:ascii="Calibri" w:hAnsi="Calibri" w:cs="Tahoma"/>
                <w:sz w:val="18"/>
                <w:szCs w:val="18"/>
                <w:lang w:val="en-GB"/>
              </w:rPr>
            </w:pPr>
          </w:p>
        </w:tc>
        <w:tc>
          <w:tcPr>
            <w:tcW w:w="801" w:type="dxa"/>
          </w:tcPr>
          <w:p w14:paraId="7DB5C615" w14:textId="77777777" w:rsidR="007A5466" w:rsidRPr="00166121" w:rsidRDefault="007A5466" w:rsidP="00896922">
            <w:pPr>
              <w:contextualSpacing/>
              <w:rPr>
                <w:rFonts w:ascii="Calibri" w:hAnsi="Calibri" w:cs="Tahoma"/>
                <w:sz w:val="18"/>
                <w:szCs w:val="18"/>
                <w:lang w:val="en-GB"/>
              </w:rPr>
            </w:pPr>
          </w:p>
        </w:tc>
      </w:tr>
      <w:tr w:rsidR="007A5466" w:rsidRPr="00166121" w14:paraId="20FDA2FD" w14:textId="77777777" w:rsidTr="007A5466">
        <w:tc>
          <w:tcPr>
            <w:tcW w:w="782" w:type="dxa"/>
          </w:tcPr>
          <w:p w14:paraId="3C53D6F5" w14:textId="77777777" w:rsidR="007A5466" w:rsidRPr="00166121" w:rsidRDefault="007A5466" w:rsidP="00896922">
            <w:pPr>
              <w:contextualSpacing/>
              <w:rPr>
                <w:rFonts w:ascii="Calibri" w:hAnsi="Calibri" w:cs="Tahoma"/>
                <w:sz w:val="18"/>
                <w:szCs w:val="18"/>
                <w:lang w:val="en-GB"/>
              </w:rPr>
            </w:pPr>
          </w:p>
        </w:tc>
        <w:tc>
          <w:tcPr>
            <w:tcW w:w="887" w:type="dxa"/>
          </w:tcPr>
          <w:p w14:paraId="73BCC329" w14:textId="30D37C49" w:rsidR="007A5466" w:rsidRPr="00166121" w:rsidRDefault="007A5466" w:rsidP="00896922">
            <w:pPr>
              <w:contextualSpacing/>
              <w:rPr>
                <w:rFonts w:ascii="Calibri" w:hAnsi="Calibri" w:cs="Tahoma"/>
                <w:sz w:val="18"/>
                <w:szCs w:val="18"/>
                <w:lang w:val="en-GB"/>
              </w:rPr>
            </w:pPr>
          </w:p>
        </w:tc>
        <w:tc>
          <w:tcPr>
            <w:tcW w:w="860" w:type="dxa"/>
          </w:tcPr>
          <w:p w14:paraId="2B97FA3A" w14:textId="77777777" w:rsidR="007A5466" w:rsidRPr="00166121" w:rsidRDefault="007A5466" w:rsidP="00896922">
            <w:pPr>
              <w:contextualSpacing/>
              <w:rPr>
                <w:rFonts w:ascii="Calibri" w:hAnsi="Calibri" w:cs="Tahoma"/>
                <w:sz w:val="18"/>
                <w:szCs w:val="18"/>
                <w:lang w:val="en-GB"/>
              </w:rPr>
            </w:pPr>
          </w:p>
        </w:tc>
        <w:tc>
          <w:tcPr>
            <w:tcW w:w="860" w:type="dxa"/>
          </w:tcPr>
          <w:p w14:paraId="00674024" w14:textId="77777777" w:rsidR="007A5466" w:rsidRPr="00166121" w:rsidRDefault="007A5466" w:rsidP="00896922">
            <w:pPr>
              <w:contextualSpacing/>
              <w:rPr>
                <w:rFonts w:ascii="Calibri" w:hAnsi="Calibri" w:cs="Tahoma"/>
                <w:sz w:val="18"/>
                <w:szCs w:val="18"/>
                <w:lang w:val="en-GB"/>
              </w:rPr>
            </w:pPr>
          </w:p>
        </w:tc>
        <w:tc>
          <w:tcPr>
            <w:tcW w:w="860" w:type="dxa"/>
          </w:tcPr>
          <w:p w14:paraId="141459FB" w14:textId="77777777" w:rsidR="007A5466" w:rsidRPr="00166121" w:rsidRDefault="007A5466" w:rsidP="00896922">
            <w:pPr>
              <w:contextualSpacing/>
              <w:rPr>
                <w:rFonts w:ascii="Calibri" w:hAnsi="Calibri" w:cs="Tahoma"/>
                <w:sz w:val="18"/>
                <w:szCs w:val="18"/>
                <w:lang w:val="en-GB"/>
              </w:rPr>
            </w:pPr>
          </w:p>
        </w:tc>
        <w:tc>
          <w:tcPr>
            <w:tcW w:w="860" w:type="dxa"/>
          </w:tcPr>
          <w:p w14:paraId="6BCCAECD" w14:textId="77777777" w:rsidR="007A5466" w:rsidRPr="00166121" w:rsidRDefault="007A5466" w:rsidP="00896922">
            <w:pPr>
              <w:contextualSpacing/>
              <w:rPr>
                <w:rFonts w:ascii="Calibri" w:hAnsi="Calibri" w:cs="Tahoma"/>
                <w:sz w:val="18"/>
                <w:szCs w:val="18"/>
                <w:lang w:val="en-GB"/>
              </w:rPr>
            </w:pPr>
          </w:p>
        </w:tc>
        <w:tc>
          <w:tcPr>
            <w:tcW w:w="860" w:type="dxa"/>
          </w:tcPr>
          <w:p w14:paraId="265AD4A8" w14:textId="77777777" w:rsidR="007A5466" w:rsidRPr="00166121" w:rsidRDefault="007A5466" w:rsidP="00896922">
            <w:pPr>
              <w:contextualSpacing/>
              <w:rPr>
                <w:rFonts w:ascii="Calibri" w:hAnsi="Calibri" w:cs="Tahoma"/>
                <w:sz w:val="18"/>
                <w:szCs w:val="18"/>
                <w:lang w:val="en-GB"/>
              </w:rPr>
            </w:pPr>
          </w:p>
        </w:tc>
        <w:tc>
          <w:tcPr>
            <w:tcW w:w="860" w:type="dxa"/>
          </w:tcPr>
          <w:p w14:paraId="059D0987" w14:textId="77777777" w:rsidR="007A5466" w:rsidRPr="00166121" w:rsidRDefault="007A5466" w:rsidP="00896922">
            <w:pPr>
              <w:contextualSpacing/>
              <w:rPr>
                <w:rFonts w:ascii="Calibri" w:hAnsi="Calibri" w:cs="Tahoma"/>
                <w:sz w:val="18"/>
                <w:szCs w:val="18"/>
                <w:lang w:val="en-GB"/>
              </w:rPr>
            </w:pPr>
          </w:p>
        </w:tc>
        <w:tc>
          <w:tcPr>
            <w:tcW w:w="860" w:type="dxa"/>
          </w:tcPr>
          <w:p w14:paraId="74832102" w14:textId="77777777" w:rsidR="007A5466" w:rsidRPr="00166121" w:rsidRDefault="007A5466" w:rsidP="00896922">
            <w:pPr>
              <w:contextualSpacing/>
              <w:rPr>
                <w:rFonts w:ascii="Calibri" w:hAnsi="Calibri" w:cs="Tahoma"/>
                <w:sz w:val="18"/>
                <w:szCs w:val="18"/>
                <w:lang w:val="en-GB"/>
              </w:rPr>
            </w:pPr>
          </w:p>
        </w:tc>
        <w:tc>
          <w:tcPr>
            <w:tcW w:w="860" w:type="dxa"/>
          </w:tcPr>
          <w:p w14:paraId="659646EE" w14:textId="77777777" w:rsidR="007A5466" w:rsidRPr="00166121" w:rsidRDefault="007A5466" w:rsidP="00896922">
            <w:pPr>
              <w:contextualSpacing/>
              <w:rPr>
                <w:rFonts w:ascii="Calibri" w:hAnsi="Calibri" w:cs="Tahoma"/>
                <w:sz w:val="18"/>
                <w:szCs w:val="18"/>
                <w:lang w:val="en-GB"/>
              </w:rPr>
            </w:pPr>
          </w:p>
        </w:tc>
        <w:tc>
          <w:tcPr>
            <w:tcW w:w="801" w:type="dxa"/>
          </w:tcPr>
          <w:p w14:paraId="512C0661" w14:textId="77777777" w:rsidR="007A5466" w:rsidRPr="00166121" w:rsidRDefault="007A5466" w:rsidP="00896922">
            <w:pPr>
              <w:contextualSpacing/>
              <w:rPr>
                <w:rFonts w:ascii="Calibri" w:hAnsi="Calibri" w:cs="Tahoma"/>
                <w:sz w:val="18"/>
                <w:szCs w:val="18"/>
                <w:lang w:val="en-GB"/>
              </w:rPr>
            </w:pPr>
          </w:p>
        </w:tc>
      </w:tr>
      <w:tr w:rsidR="007A5466" w:rsidRPr="00166121" w14:paraId="4796B211" w14:textId="77777777" w:rsidTr="007A5466">
        <w:tc>
          <w:tcPr>
            <w:tcW w:w="782" w:type="dxa"/>
          </w:tcPr>
          <w:p w14:paraId="45C1163C" w14:textId="77777777" w:rsidR="007A5466" w:rsidRPr="00166121" w:rsidRDefault="007A5466" w:rsidP="00896922">
            <w:pPr>
              <w:contextualSpacing/>
              <w:rPr>
                <w:rFonts w:ascii="Calibri" w:hAnsi="Calibri" w:cs="Tahoma"/>
                <w:sz w:val="18"/>
                <w:szCs w:val="18"/>
                <w:lang w:val="en-GB"/>
              </w:rPr>
            </w:pPr>
          </w:p>
        </w:tc>
        <w:tc>
          <w:tcPr>
            <w:tcW w:w="887" w:type="dxa"/>
          </w:tcPr>
          <w:p w14:paraId="3D627F07" w14:textId="776A580E" w:rsidR="007A5466" w:rsidRPr="00166121" w:rsidRDefault="007A5466" w:rsidP="00896922">
            <w:pPr>
              <w:contextualSpacing/>
              <w:rPr>
                <w:rFonts w:ascii="Calibri" w:hAnsi="Calibri" w:cs="Tahoma"/>
                <w:sz w:val="18"/>
                <w:szCs w:val="18"/>
                <w:lang w:val="en-GB"/>
              </w:rPr>
            </w:pPr>
          </w:p>
        </w:tc>
        <w:tc>
          <w:tcPr>
            <w:tcW w:w="860" w:type="dxa"/>
          </w:tcPr>
          <w:p w14:paraId="06B01573" w14:textId="77777777" w:rsidR="007A5466" w:rsidRPr="00166121" w:rsidRDefault="007A5466" w:rsidP="00896922">
            <w:pPr>
              <w:contextualSpacing/>
              <w:rPr>
                <w:rFonts w:ascii="Calibri" w:hAnsi="Calibri" w:cs="Tahoma"/>
                <w:sz w:val="18"/>
                <w:szCs w:val="18"/>
                <w:lang w:val="en-GB"/>
              </w:rPr>
            </w:pPr>
          </w:p>
        </w:tc>
        <w:tc>
          <w:tcPr>
            <w:tcW w:w="860" w:type="dxa"/>
          </w:tcPr>
          <w:p w14:paraId="2C339174" w14:textId="77777777" w:rsidR="007A5466" w:rsidRPr="00166121" w:rsidRDefault="007A5466" w:rsidP="00896922">
            <w:pPr>
              <w:contextualSpacing/>
              <w:rPr>
                <w:rFonts w:ascii="Calibri" w:hAnsi="Calibri" w:cs="Tahoma"/>
                <w:sz w:val="18"/>
                <w:szCs w:val="18"/>
                <w:lang w:val="en-GB"/>
              </w:rPr>
            </w:pPr>
          </w:p>
        </w:tc>
        <w:tc>
          <w:tcPr>
            <w:tcW w:w="860" w:type="dxa"/>
          </w:tcPr>
          <w:p w14:paraId="515FDD37" w14:textId="77777777" w:rsidR="007A5466" w:rsidRPr="00166121" w:rsidRDefault="007A5466" w:rsidP="00896922">
            <w:pPr>
              <w:contextualSpacing/>
              <w:rPr>
                <w:rFonts w:ascii="Calibri" w:hAnsi="Calibri" w:cs="Tahoma"/>
                <w:sz w:val="18"/>
                <w:szCs w:val="18"/>
                <w:lang w:val="en-GB"/>
              </w:rPr>
            </w:pPr>
          </w:p>
        </w:tc>
        <w:tc>
          <w:tcPr>
            <w:tcW w:w="860" w:type="dxa"/>
          </w:tcPr>
          <w:p w14:paraId="65B66B28" w14:textId="77777777" w:rsidR="007A5466" w:rsidRPr="00166121" w:rsidRDefault="007A5466" w:rsidP="00896922">
            <w:pPr>
              <w:contextualSpacing/>
              <w:rPr>
                <w:rFonts w:ascii="Calibri" w:hAnsi="Calibri" w:cs="Tahoma"/>
                <w:sz w:val="18"/>
                <w:szCs w:val="18"/>
                <w:lang w:val="en-GB"/>
              </w:rPr>
            </w:pPr>
          </w:p>
        </w:tc>
        <w:tc>
          <w:tcPr>
            <w:tcW w:w="860" w:type="dxa"/>
          </w:tcPr>
          <w:p w14:paraId="2239D81E" w14:textId="77777777" w:rsidR="007A5466" w:rsidRPr="00166121" w:rsidRDefault="007A5466" w:rsidP="00896922">
            <w:pPr>
              <w:contextualSpacing/>
              <w:rPr>
                <w:rFonts w:ascii="Calibri" w:hAnsi="Calibri" w:cs="Tahoma"/>
                <w:sz w:val="18"/>
                <w:szCs w:val="18"/>
                <w:lang w:val="en-GB"/>
              </w:rPr>
            </w:pPr>
          </w:p>
        </w:tc>
        <w:tc>
          <w:tcPr>
            <w:tcW w:w="860" w:type="dxa"/>
          </w:tcPr>
          <w:p w14:paraId="2024B0AC" w14:textId="77777777" w:rsidR="007A5466" w:rsidRPr="00166121" w:rsidRDefault="007A5466" w:rsidP="00896922">
            <w:pPr>
              <w:contextualSpacing/>
              <w:rPr>
                <w:rFonts w:ascii="Calibri" w:hAnsi="Calibri" w:cs="Tahoma"/>
                <w:sz w:val="18"/>
                <w:szCs w:val="18"/>
                <w:lang w:val="en-GB"/>
              </w:rPr>
            </w:pPr>
          </w:p>
        </w:tc>
        <w:tc>
          <w:tcPr>
            <w:tcW w:w="860" w:type="dxa"/>
          </w:tcPr>
          <w:p w14:paraId="3A9A6BAF" w14:textId="77777777" w:rsidR="007A5466" w:rsidRPr="00166121" w:rsidRDefault="007A5466" w:rsidP="00896922">
            <w:pPr>
              <w:contextualSpacing/>
              <w:rPr>
                <w:rFonts w:ascii="Calibri" w:hAnsi="Calibri" w:cs="Tahoma"/>
                <w:sz w:val="18"/>
                <w:szCs w:val="18"/>
                <w:lang w:val="en-GB"/>
              </w:rPr>
            </w:pPr>
          </w:p>
        </w:tc>
        <w:tc>
          <w:tcPr>
            <w:tcW w:w="860" w:type="dxa"/>
          </w:tcPr>
          <w:p w14:paraId="5121F110" w14:textId="77777777" w:rsidR="007A5466" w:rsidRPr="00166121" w:rsidRDefault="007A5466" w:rsidP="00896922">
            <w:pPr>
              <w:contextualSpacing/>
              <w:rPr>
                <w:rFonts w:ascii="Calibri" w:hAnsi="Calibri" w:cs="Tahoma"/>
                <w:sz w:val="18"/>
                <w:szCs w:val="18"/>
                <w:lang w:val="en-GB"/>
              </w:rPr>
            </w:pPr>
          </w:p>
        </w:tc>
        <w:tc>
          <w:tcPr>
            <w:tcW w:w="801" w:type="dxa"/>
          </w:tcPr>
          <w:p w14:paraId="1E29E083" w14:textId="77777777" w:rsidR="007A5466" w:rsidRPr="00166121" w:rsidRDefault="007A5466" w:rsidP="00896922">
            <w:pPr>
              <w:contextualSpacing/>
              <w:rPr>
                <w:rFonts w:ascii="Calibri" w:hAnsi="Calibri" w:cs="Tahoma"/>
                <w:sz w:val="18"/>
                <w:szCs w:val="18"/>
                <w:lang w:val="en-GB"/>
              </w:rPr>
            </w:pPr>
          </w:p>
        </w:tc>
      </w:tr>
      <w:tr w:rsidR="007A5466" w:rsidRPr="00166121" w14:paraId="30D4549D" w14:textId="77777777" w:rsidTr="007A5466">
        <w:tc>
          <w:tcPr>
            <w:tcW w:w="782" w:type="dxa"/>
          </w:tcPr>
          <w:p w14:paraId="6A8EEEA1" w14:textId="77777777" w:rsidR="007A5466" w:rsidRPr="00166121" w:rsidRDefault="007A5466" w:rsidP="00896922">
            <w:pPr>
              <w:contextualSpacing/>
              <w:rPr>
                <w:rFonts w:ascii="Calibri" w:hAnsi="Calibri" w:cs="Tahoma"/>
                <w:sz w:val="18"/>
                <w:szCs w:val="18"/>
                <w:lang w:val="en-GB"/>
              </w:rPr>
            </w:pPr>
          </w:p>
        </w:tc>
        <w:tc>
          <w:tcPr>
            <w:tcW w:w="887" w:type="dxa"/>
          </w:tcPr>
          <w:p w14:paraId="7B3A2404" w14:textId="1B7ECD19" w:rsidR="007A5466" w:rsidRPr="00166121" w:rsidRDefault="007A5466" w:rsidP="00896922">
            <w:pPr>
              <w:contextualSpacing/>
              <w:rPr>
                <w:rFonts w:ascii="Calibri" w:hAnsi="Calibri" w:cs="Tahoma"/>
                <w:sz w:val="18"/>
                <w:szCs w:val="18"/>
                <w:lang w:val="en-GB"/>
              </w:rPr>
            </w:pPr>
          </w:p>
        </w:tc>
        <w:tc>
          <w:tcPr>
            <w:tcW w:w="860" w:type="dxa"/>
          </w:tcPr>
          <w:p w14:paraId="0084B899" w14:textId="77777777" w:rsidR="007A5466" w:rsidRPr="00166121" w:rsidRDefault="007A5466" w:rsidP="00896922">
            <w:pPr>
              <w:contextualSpacing/>
              <w:rPr>
                <w:rFonts w:ascii="Calibri" w:hAnsi="Calibri" w:cs="Tahoma"/>
                <w:sz w:val="18"/>
                <w:szCs w:val="18"/>
                <w:lang w:val="en-GB"/>
              </w:rPr>
            </w:pPr>
          </w:p>
        </w:tc>
        <w:tc>
          <w:tcPr>
            <w:tcW w:w="860" w:type="dxa"/>
          </w:tcPr>
          <w:p w14:paraId="7EAA84E5" w14:textId="77777777" w:rsidR="007A5466" w:rsidRPr="00166121" w:rsidRDefault="007A5466" w:rsidP="00896922">
            <w:pPr>
              <w:contextualSpacing/>
              <w:rPr>
                <w:rFonts w:ascii="Calibri" w:hAnsi="Calibri" w:cs="Tahoma"/>
                <w:sz w:val="18"/>
                <w:szCs w:val="18"/>
                <w:lang w:val="en-GB"/>
              </w:rPr>
            </w:pPr>
          </w:p>
        </w:tc>
        <w:tc>
          <w:tcPr>
            <w:tcW w:w="860" w:type="dxa"/>
          </w:tcPr>
          <w:p w14:paraId="6EB931B0" w14:textId="77777777" w:rsidR="007A5466" w:rsidRPr="00166121" w:rsidRDefault="007A5466" w:rsidP="00896922">
            <w:pPr>
              <w:contextualSpacing/>
              <w:rPr>
                <w:rFonts w:ascii="Calibri" w:hAnsi="Calibri" w:cs="Tahoma"/>
                <w:sz w:val="18"/>
                <w:szCs w:val="18"/>
                <w:lang w:val="en-GB"/>
              </w:rPr>
            </w:pPr>
          </w:p>
        </w:tc>
        <w:tc>
          <w:tcPr>
            <w:tcW w:w="860" w:type="dxa"/>
          </w:tcPr>
          <w:p w14:paraId="51B412EA" w14:textId="77777777" w:rsidR="007A5466" w:rsidRPr="00166121" w:rsidRDefault="007A5466" w:rsidP="00896922">
            <w:pPr>
              <w:contextualSpacing/>
              <w:rPr>
                <w:rFonts w:ascii="Calibri" w:hAnsi="Calibri" w:cs="Tahoma"/>
                <w:sz w:val="18"/>
                <w:szCs w:val="18"/>
                <w:lang w:val="en-GB"/>
              </w:rPr>
            </w:pPr>
          </w:p>
        </w:tc>
        <w:tc>
          <w:tcPr>
            <w:tcW w:w="860" w:type="dxa"/>
          </w:tcPr>
          <w:p w14:paraId="04467D18" w14:textId="77777777" w:rsidR="007A5466" w:rsidRPr="00166121" w:rsidRDefault="007A5466" w:rsidP="00896922">
            <w:pPr>
              <w:contextualSpacing/>
              <w:rPr>
                <w:rFonts w:ascii="Calibri" w:hAnsi="Calibri" w:cs="Tahoma"/>
                <w:sz w:val="18"/>
                <w:szCs w:val="18"/>
                <w:lang w:val="en-GB"/>
              </w:rPr>
            </w:pPr>
          </w:p>
        </w:tc>
        <w:tc>
          <w:tcPr>
            <w:tcW w:w="860" w:type="dxa"/>
          </w:tcPr>
          <w:p w14:paraId="1F39AC48" w14:textId="77777777" w:rsidR="007A5466" w:rsidRPr="00166121" w:rsidRDefault="007A5466" w:rsidP="00896922">
            <w:pPr>
              <w:contextualSpacing/>
              <w:rPr>
                <w:rFonts w:ascii="Calibri" w:hAnsi="Calibri" w:cs="Tahoma"/>
                <w:sz w:val="18"/>
                <w:szCs w:val="18"/>
                <w:lang w:val="en-GB"/>
              </w:rPr>
            </w:pPr>
          </w:p>
        </w:tc>
        <w:tc>
          <w:tcPr>
            <w:tcW w:w="860" w:type="dxa"/>
          </w:tcPr>
          <w:p w14:paraId="0293003B" w14:textId="77777777" w:rsidR="007A5466" w:rsidRPr="00166121" w:rsidRDefault="007A5466" w:rsidP="00896922">
            <w:pPr>
              <w:contextualSpacing/>
              <w:rPr>
                <w:rFonts w:ascii="Calibri" w:hAnsi="Calibri" w:cs="Tahoma"/>
                <w:sz w:val="18"/>
                <w:szCs w:val="18"/>
                <w:lang w:val="en-GB"/>
              </w:rPr>
            </w:pPr>
          </w:p>
        </w:tc>
        <w:tc>
          <w:tcPr>
            <w:tcW w:w="860" w:type="dxa"/>
          </w:tcPr>
          <w:p w14:paraId="5C7C8224" w14:textId="77777777" w:rsidR="007A5466" w:rsidRPr="00166121" w:rsidRDefault="007A5466" w:rsidP="00896922">
            <w:pPr>
              <w:contextualSpacing/>
              <w:rPr>
                <w:rFonts w:ascii="Calibri" w:hAnsi="Calibri" w:cs="Tahoma"/>
                <w:sz w:val="18"/>
                <w:szCs w:val="18"/>
                <w:lang w:val="en-GB"/>
              </w:rPr>
            </w:pPr>
          </w:p>
        </w:tc>
        <w:tc>
          <w:tcPr>
            <w:tcW w:w="801" w:type="dxa"/>
          </w:tcPr>
          <w:p w14:paraId="2F998D73" w14:textId="77777777" w:rsidR="007A5466" w:rsidRPr="00166121" w:rsidRDefault="007A5466" w:rsidP="00896922">
            <w:pPr>
              <w:contextualSpacing/>
              <w:rPr>
                <w:rFonts w:ascii="Calibri" w:hAnsi="Calibri" w:cs="Tahoma"/>
                <w:sz w:val="18"/>
                <w:szCs w:val="18"/>
                <w:lang w:val="en-GB"/>
              </w:rPr>
            </w:pPr>
          </w:p>
        </w:tc>
      </w:tr>
      <w:tr w:rsidR="007A5466" w:rsidRPr="00166121" w14:paraId="2D426346" w14:textId="77777777" w:rsidTr="007A5466">
        <w:tc>
          <w:tcPr>
            <w:tcW w:w="782" w:type="dxa"/>
          </w:tcPr>
          <w:p w14:paraId="37EC08AB" w14:textId="77777777" w:rsidR="007A5466" w:rsidRPr="00166121" w:rsidRDefault="007A5466" w:rsidP="00896922">
            <w:pPr>
              <w:contextualSpacing/>
              <w:rPr>
                <w:rFonts w:ascii="Calibri" w:hAnsi="Calibri" w:cs="Tahoma"/>
                <w:sz w:val="18"/>
                <w:szCs w:val="18"/>
                <w:lang w:val="en-GB"/>
              </w:rPr>
            </w:pPr>
          </w:p>
        </w:tc>
        <w:tc>
          <w:tcPr>
            <w:tcW w:w="887" w:type="dxa"/>
          </w:tcPr>
          <w:p w14:paraId="5CBECAB9" w14:textId="08657953" w:rsidR="007A5466" w:rsidRPr="00166121" w:rsidRDefault="007A5466" w:rsidP="00896922">
            <w:pPr>
              <w:contextualSpacing/>
              <w:rPr>
                <w:rFonts w:ascii="Calibri" w:hAnsi="Calibri" w:cs="Tahoma"/>
                <w:sz w:val="18"/>
                <w:szCs w:val="18"/>
                <w:lang w:val="en-GB"/>
              </w:rPr>
            </w:pPr>
          </w:p>
        </w:tc>
        <w:tc>
          <w:tcPr>
            <w:tcW w:w="860" w:type="dxa"/>
          </w:tcPr>
          <w:p w14:paraId="1E74042F" w14:textId="77777777" w:rsidR="007A5466" w:rsidRPr="00166121" w:rsidRDefault="007A5466" w:rsidP="00896922">
            <w:pPr>
              <w:contextualSpacing/>
              <w:rPr>
                <w:rFonts w:ascii="Calibri" w:hAnsi="Calibri" w:cs="Tahoma"/>
                <w:sz w:val="18"/>
                <w:szCs w:val="18"/>
                <w:lang w:val="en-GB"/>
              </w:rPr>
            </w:pPr>
          </w:p>
        </w:tc>
        <w:tc>
          <w:tcPr>
            <w:tcW w:w="860" w:type="dxa"/>
          </w:tcPr>
          <w:p w14:paraId="63D144E8" w14:textId="77777777" w:rsidR="007A5466" w:rsidRPr="00166121" w:rsidRDefault="007A5466" w:rsidP="00896922">
            <w:pPr>
              <w:contextualSpacing/>
              <w:rPr>
                <w:rFonts w:ascii="Calibri" w:hAnsi="Calibri" w:cs="Tahoma"/>
                <w:sz w:val="18"/>
                <w:szCs w:val="18"/>
                <w:lang w:val="en-GB"/>
              </w:rPr>
            </w:pPr>
          </w:p>
        </w:tc>
        <w:tc>
          <w:tcPr>
            <w:tcW w:w="860" w:type="dxa"/>
          </w:tcPr>
          <w:p w14:paraId="6E4D5D35" w14:textId="77777777" w:rsidR="007A5466" w:rsidRPr="00166121" w:rsidRDefault="007A5466" w:rsidP="00896922">
            <w:pPr>
              <w:contextualSpacing/>
              <w:rPr>
                <w:rFonts w:ascii="Calibri" w:hAnsi="Calibri" w:cs="Tahoma"/>
                <w:sz w:val="18"/>
                <w:szCs w:val="18"/>
                <w:lang w:val="en-GB"/>
              </w:rPr>
            </w:pPr>
          </w:p>
        </w:tc>
        <w:tc>
          <w:tcPr>
            <w:tcW w:w="860" w:type="dxa"/>
          </w:tcPr>
          <w:p w14:paraId="28FDADCC" w14:textId="77777777" w:rsidR="007A5466" w:rsidRPr="00166121" w:rsidRDefault="007A5466" w:rsidP="00896922">
            <w:pPr>
              <w:contextualSpacing/>
              <w:rPr>
                <w:rFonts w:ascii="Calibri" w:hAnsi="Calibri" w:cs="Tahoma"/>
                <w:sz w:val="18"/>
                <w:szCs w:val="18"/>
                <w:lang w:val="en-GB"/>
              </w:rPr>
            </w:pPr>
          </w:p>
        </w:tc>
        <w:tc>
          <w:tcPr>
            <w:tcW w:w="860" w:type="dxa"/>
          </w:tcPr>
          <w:p w14:paraId="2701222F" w14:textId="77777777" w:rsidR="007A5466" w:rsidRPr="00166121" w:rsidRDefault="007A5466" w:rsidP="00896922">
            <w:pPr>
              <w:contextualSpacing/>
              <w:rPr>
                <w:rFonts w:ascii="Calibri" w:hAnsi="Calibri" w:cs="Tahoma"/>
                <w:sz w:val="18"/>
                <w:szCs w:val="18"/>
                <w:lang w:val="en-GB"/>
              </w:rPr>
            </w:pPr>
          </w:p>
        </w:tc>
        <w:tc>
          <w:tcPr>
            <w:tcW w:w="860" w:type="dxa"/>
          </w:tcPr>
          <w:p w14:paraId="71892BF4" w14:textId="77777777" w:rsidR="007A5466" w:rsidRPr="00166121" w:rsidRDefault="007A5466" w:rsidP="00896922">
            <w:pPr>
              <w:contextualSpacing/>
              <w:rPr>
                <w:rFonts w:ascii="Calibri" w:hAnsi="Calibri" w:cs="Tahoma"/>
                <w:sz w:val="18"/>
                <w:szCs w:val="18"/>
                <w:lang w:val="en-GB"/>
              </w:rPr>
            </w:pPr>
          </w:p>
        </w:tc>
        <w:tc>
          <w:tcPr>
            <w:tcW w:w="860" w:type="dxa"/>
          </w:tcPr>
          <w:p w14:paraId="36682966" w14:textId="77777777" w:rsidR="007A5466" w:rsidRPr="00166121" w:rsidRDefault="007A5466" w:rsidP="00896922">
            <w:pPr>
              <w:contextualSpacing/>
              <w:rPr>
                <w:rFonts w:ascii="Calibri" w:hAnsi="Calibri" w:cs="Tahoma"/>
                <w:sz w:val="18"/>
                <w:szCs w:val="18"/>
                <w:lang w:val="en-GB"/>
              </w:rPr>
            </w:pPr>
          </w:p>
        </w:tc>
        <w:tc>
          <w:tcPr>
            <w:tcW w:w="860" w:type="dxa"/>
          </w:tcPr>
          <w:p w14:paraId="55090E56" w14:textId="77777777" w:rsidR="007A5466" w:rsidRPr="00166121" w:rsidRDefault="007A5466" w:rsidP="00896922">
            <w:pPr>
              <w:contextualSpacing/>
              <w:rPr>
                <w:rFonts w:ascii="Calibri" w:hAnsi="Calibri" w:cs="Tahoma"/>
                <w:sz w:val="18"/>
                <w:szCs w:val="18"/>
                <w:lang w:val="en-GB"/>
              </w:rPr>
            </w:pPr>
          </w:p>
        </w:tc>
        <w:tc>
          <w:tcPr>
            <w:tcW w:w="801" w:type="dxa"/>
          </w:tcPr>
          <w:p w14:paraId="5777E2BD" w14:textId="77777777" w:rsidR="007A5466" w:rsidRPr="00166121" w:rsidRDefault="007A5466" w:rsidP="00896922">
            <w:pPr>
              <w:contextualSpacing/>
              <w:rPr>
                <w:rFonts w:ascii="Calibri" w:hAnsi="Calibri" w:cs="Tahoma"/>
                <w:sz w:val="18"/>
                <w:szCs w:val="18"/>
                <w:lang w:val="en-GB"/>
              </w:rPr>
            </w:pPr>
          </w:p>
        </w:tc>
      </w:tr>
      <w:tr w:rsidR="007A5466" w:rsidRPr="00166121" w14:paraId="28DD550D" w14:textId="77777777" w:rsidTr="007A5466">
        <w:tc>
          <w:tcPr>
            <w:tcW w:w="782" w:type="dxa"/>
          </w:tcPr>
          <w:p w14:paraId="50EBA592" w14:textId="77777777" w:rsidR="007A5466" w:rsidRPr="00166121" w:rsidRDefault="007A5466" w:rsidP="00896922">
            <w:pPr>
              <w:contextualSpacing/>
              <w:rPr>
                <w:rFonts w:ascii="Calibri" w:hAnsi="Calibri" w:cs="Tahoma"/>
                <w:sz w:val="18"/>
                <w:szCs w:val="18"/>
                <w:lang w:val="en-GB"/>
              </w:rPr>
            </w:pPr>
          </w:p>
        </w:tc>
        <w:tc>
          <w:tcPr>
            <w:tcW w:w="887" w:type="dxa"/>
          </w:tcPr>
          <w:p w14:paraId="66E73C82" w14:textId="751565B4" w:rsidR="007A5466" w:rsidRPr="00166121" w:rsidRDefault="007A5466" w:rsidP="00896922">
            <w:pPr>
              <w:contextualSpacing/>
              <w:rPr>
                <w:rFonts w:ascii="Calibri" w:hAnsi="Calibri" w:cs="Tahoma"/>
                <w:sz w:val="18"/>
                <w:szCs w:val="18"/>
                <w:lang w:val="en-GB"/>
              </w:rPr>
            </w:pPr>
          </w:p>
        </w:tc>
        <w:tc>
          <w:tcPr>
            <w:tcW w:w="860" w:type="dxa"/>
          </w:tcPr>
          <w:p w14:paraId="50093D63" w14:textId="77777777" w:rsidR="007A5466" w:rsidRPr="00166121" w:rsidRDefault="007A5466" w:rsidP="00896922">
            <w:pPr>
              <w:contextualSpacing/>
              <w:rPr>
                <w:rFonts w:ascii="Calibri" w:hAnsi="Calibri" w:cs="Tahoma"/>
                <w:sz w:val="18"/>
                <w:szCs w:val="18"/>
                <w:lang w:val="en-GB"/>
              </w:rPr>
            </w:pPr>
          </w:p>
        </w:tc>
        <w:tc>
          <w:tcPr>
            <w:tcW w:w="860" w:type="dxa"/>
          </w:tcPr>
          <w:p w14:paraId="0D84E9F7" w14:textId="77777777" w:rsidR="007A5466" w:rsidRPr="00166121" w:rsidRDefault="007A5466" w:rsidP="00896922">
            <w:pPr>
              <w:contextualSpacing/>
              <w:rPr>
                <w:rFonts w:ascii="Calibri" w:hAnsi="Calibri" w:cs="Tahoma"/>
                <w:sz w:val="18"/>
                <w:szCs w:val="18"/>
                <w:lang w:val="en-GB"/>
              </w:rPr>
            </w:pPr>
          </w:p>
        </w:tc>
        <w:tc>
          <w:tcPr>
            <w:tcW w:w="860" w:type="dxa"/>
          </w:tcPr>
          <w:p w14:paraId="3F106AE4" w14:textId="77777777" w:rsidR="007A5466" w:rsidRPr="00166121" w:rsidRDefault="007A5466" w:rsidP="00896922">
            <w:pPr>
              <w:contextualSpacing/>
              <w:rPr>
                <w:rFonts w:ascii="Calibri" w:hAnsi="Calibri" w:cs="Tahoma"/>
                <w:sz w:val="18"/>
                <w:szCs w:val="18"/>
                <w:lang w:val="en-GB"/>
              </w:rPr>
            </w:pPr>
          </w:p>
        </w:tc>
        <w:tc>
          <w:tcPr>
            <w:tcW w:w="860" w:type="dxa"/>
          </w:tcPr>
          <w:p w14:paraId="73E19593" w14:textId="77777777" w:rsidR="007A5466" w:rsidRPr="00166121" w:rsidRDefault="007A5466" w:rsidP="00896922">
            <w:pPr>
              <w:contextualSpacing/>
              <w:rPr>
                <w:rFonts w:ascii="Calibri" w:hAnsi="Calibri" w:cs="Tahoma"/>
                <w:sz w:val="18"/>
                <w:szCs w:val="18"/>
                <w:lang w:val="en-GB"/>
              </w:rPr>
            </w:pPr>
          </w:p>
        </w:tc>
        <w:tc>
          <w:tcPr>
            <w:tcW w:w="860" w:type="dxa"/>
          </w:tcPr>
          <w:p w14:paraId="3034260F" w14:textId="77777777" w:rsidR="007A5466" w:rsidRPr="00166121" w:rsidRDefault="007A5466" w:rsidP="00896922">
            <w:pPr>
              <w:contextualSpacing/>
              <w:rPr>
                <w:rFonts w:ascii="Calibri" w:hAnsi="Calibri" w:cs="Tahoma"/>
                <w:sz w:val="18"/>
                <w:szCs w:val="18"/>
                <w:lang w:val="en-GB"/>
              </w:rPr>
            </w:pPr>
          </w:p>
        </w:tc>
        <w:tc>
          <w:tcPr>
            <w:tcW w:w="860" w:type="dxa"/>
          </w:tcPr>
          <w:p w14:paraId="5BA4D873" w14:textId="77777777" w:rsidR="007A5466" w:rsidRPr="00166121" w:rsidRDefault="007A5466" w:rsidP="00896922">
            <w:pPr>
              <w:contextualSpacing/>
              <w:rPr>
                <w:rFonts w:ascii="Calibri" w:hAnsi="Calibri" w:cs="Tahoma"/>
                <w:sz w:val="18"/>
                <w:szCs w:val="18"/>
                <w:lang w:val="en-GB"/>
              </w:rPr>
            </w:pPr>
          </w:p>
        </w:tc>
        <w:tc>
          <w:tcPr>
            <w:tcW w:w="860" w:type="dxa"/>
          </w:tcPr>
          <w:p w14:paraId="5E10AD29" w14:textId="77777777" w:rsidR="007A5466" w:rsidRPr="00166121" w:rsidRDefault="007A5466" w:rsidP="00896922">
            <w:pPr>
              <w:contextualSpacing/>
              <w:rPr>
                <w:rFonts w:ascii="Calibri" w:hAnsi="Calibri" w:cs="Tahoma"/>
                <w:sz w:val="18"/>
                <w:szCs w:val="18"/>
                <w:lang w:val="en-GB"/>
              </w:rPr>
            </w:pPr>
          </w:p>
        </w:tc>
        <w:tc>
          <w:tcPr>
            <w:tcW w:w="860" w:type="dxa"/>
          </w:tcPr>
          <w:p w14:paraId="40CFE1A0" w14:textId="77777777" w:rsidR="007A5466" w:rsidRPr="00166121" w:rsidRDefault="007A5466" w:rsidP="00896922">
            <w:pPr>
              <w:contextualSpacing/>
              <w:rPr>
                <w:rFonts w:ascii="Calibri" w:hAnsi="Calibri" w:cs="Tahoma"/>
                <w:sz w:val="18"/>
                <w:szCs w:val="18"/>
                <w:lang w:val="en-GB"/>
              </w:rPr>
            </w:pPr>
          </w:p>
        </w:tc>
        <w:tc>
          <w:tcPr>
            <w:tcW w:w="801" w:type="dxa"/>
          </w:tcPr>
          <w:p w14:paraId="020F87E7" w14:textId="77777777" w:rsidR="007A5466" w:rsidRPr="00166121" w:rsidRDefault="007A5466" w:rsidP="00896922">
            <w:pPr>
              <w:contextualSpacing/>
              <w:rPr>
                <w:rFonts w:ascii="Calibri" w:hAnsi="Calibri" w:cs="Tahoma"/>
                <w:sz w:val="18"/>
                <w:szCs w:val="18"/>
                <w:lang w:val="en-GB"/>
              </w:rPr>
            </w:pPr>
          </w:p>
        </w:tc>
      </w:tr>
      <w:tr w:rsidR="007A5466" w:rsidRPr="00166121" w14:paraId="1B23BFBD" w14:textId="77777777" w:rsidTr="007A5466">
        <w:tc>
          <w:tcPr>
            <w:tcW w:w="782" w:type="dxa"/>
          </w:tcPr>
          <w:p w14:paraId="3EC9FF8B" w14:textId="77777777" w:rsidR="007A5466" w:rsidRPr="00166121" w:rsidRDefault="007A5466" w:rsidP="00896922">
            <w:pPr>
              <w:contextualSpacing/>
              <w:rPr>
                <w:rFonts w:ascii="Calibri" w:hAnsi="Calibri" w:cs="Tahoma"/>
                <w:sz w:val="18"/>
                <w:szCs w:val="18"/>
                <w:lang w:val="en-GB"/>
              </w:rPr>
            </w:pPr>
          </w:p>
        </w:tc>
        <w:tc>
          <w:tcPr>
            <w:tcW w:w="887" w:type="dxa"/>
          </w:tcPr>
          <w:p w14:paraId="4E14AD0A" w14:textId="7B3BC38D" w:rsidR="007A5466" w:rsidRPr="00166121" w:rsidRDefault="007A5466" w:rsidP="00896922">
            <w:pPr>
              <w:contextualSpacing/>
              <w:rPr>
                <w:rFonts w:ascii="Calibri" w:hAnsi="Calibri" w:cs="Tahoma"/>
                <w:sz w:val="18"/>
                <w:szCs w:val="18"/>
                <w:lang w:val="en-GB"/>
              </w:rPr>
            </w:pPr>
          </w:p>
        </w:tc>
        <w:tc>
          <w:tcPr>
            <w:tcW w:w="860" w:type="dxa"/>
          </w:tcPr>
          <w:p w14:paraId="0A3F36E5" w14:textId="77777777" w:rsidR="007A5466" w:rsidRPr="00166121" w:rsidRDefault="007A5466" w:rsidP="00896922">
            <w:pPr>
              <w:contextualSpacing/>
              <w:rPr>
                <w:rFonts w:ascii="Calibri" w:hAnsi="Calibri" w:cs="Tahoma"/>
                <w:sz w:val="18"/>
                <w:szCs w:val="18"/>
                <w:lang w:val="en-GB"/>
              </w:rPr>
            </w:pPr>
          </w:p>
        </w:tc>
        <w:tc>
          <w:tcPr>
            <w:tcW w:w="860" w:type="dxa"/>
          </w:tcPr>
          <w:p w14:paraId="3629B600" w14:textId="77777777" w:rsidR="007A5466" w:rsidRPr="00166121" w:rsidRDefault="007A5466" w:rsidP="00896922">
            <w:pPr>
              <w:contextualSpacing/>
              <w:rPr>
                <w:rFonts w:ascii="Calibri" w:hAnsi="Calibri" w:cs="Tahoma"/>
                <w:sz w:val="18"/>
                <w:szCs w:val="18"/>
                <w:lang w:val="en-GB"/>
              </w:rPr>
            </w:pPr>
          </w:p>
        </w:tc>
        <w:tc>
          <w:tcPr>
            <w:tcW w:w="860" w:type="dxa"/>
          </w:tcPr>
          <w:p w14:paraId="7937EA6C" w14:textId="77777777" w:rsidR="007A5466" w:rsidRPr="00166121" w:rsidRDefault="007A5466" w:rsidP="00896922">
            <w:pPr>
              <w:contextualSpacing/>
              <w:rPr>
                <w:rFonts w:ascii="Calibri" w:hAnsi="Calibri" w:cs="Tahoma"/>
                <w:sz w:val="18"/>
                <w:szCs w:val="18"/>
                <w:lang w:val="en-GB"/>
              </w:rPr>
            </w:pPr>
          </w:p>
        </w:tc>
        <w:tc>
          <w:tcPr>
            <w:tcW w:w="860" w:type="dxa"/>
          </w:tcPr>
          <w:p w14:paraId="71293BED" w14:textId="77777777" w:rsidR="007A5466" w:rsidRPr="00166121" w:rsidRDefault="007A5466" w:rsidP="00896922">
            <w:pPr>
              <w:contextualSpacing/>
              <w:rPr>
                <w:rFonts w:ascii="Calibri" w:hAnsi="Calibri" w:cs="Tahoma"/>
                <w:sz w:val="18"/>
                <w:szCs w:val="18"/>
                <w:lang w:val="en-GB"/>
              </w:rPr>
            </w:pPr>
          </w:p>
        </w:tc>
        <w:tc>
          <w:tcPr>
            <w:tcW w:w="860" w:type="dxa"/>
          </w:tcPr>
          <w:p w14:paraId="55ECD554" w14:textId="77777777" w:rsidR="007A5466" w:rsidRPr="00166121" w:rsidRDefault="007A5466" w:rsidP="00896922">
            <w:pPr>
              <w:contextualSpacing/>
              <w:rPr>
                <w:rFonts w:ascii="Calibri" w:hAnsi="Calibri" w:cs="Tahoma"/>
                <w:sz w:val="18"/>
                <w:szCs w:val="18"/>
                <w:lang w:val="en-GB"/>
              </w:rPr>
            </w:pPr>
          </w:p>
        </w:tc>
        <w:tc>
          <w:tcPr>
            <w:tcW w:w="860" w:type="dxa"/>
          </w:tcPr>
          <w:p w14:paraId="79C0D672" w14:textId="77777777" w:rsidR="007A5466" w:rsidRPr="00166121" w:rsidRDefault="007A5466" w:rsidP="00896922">
            <w:pPr>
              <w:contextualSpacing/>
              <w:rPr>
                <w:rFonts w:ascii="Calibri" w:hAnsi="Calibri" w:cs="Tahoma"/>
                <w:sz w:val="18"/>
                <w:szCs w:val="18"/>
                <w:lang w:val="en-GB"/>
              </w:rPr>
            </w:pPr>
          </w:p>
        </w:tc>
        <w:tc>
          <w:tcPr>
            <w:tcW w:w="860" w:type="dxa"/>
          </w:tcPr>
          <w:p w14:paraId="75EFD8EF" w14:textId="77777777" w:rsidR="007A5466" w:rsidRPr="00166121" w:rsidRDefault="007A5466" w:rsidP="00896922">
            <w:pPr>
              <w:contextualSpacing/>
              <w:rPr>
                <w:rFonts w:ascii="Calibri" w:hAnsi="Calibri" w:cs="Tahoma"/>
                <w:sz w:val="18"/>
                <w:szCs w:val="18"/>
                <w:lang w:val="en-GB"/>
              </w:rPr>
            </w:pPr>
          </w:p>
        </w:tc>
        <w:tc>
          <w:tcPr>
            <w:tcW w:w="860" w:type="dxa"/>
          </w:tcPr>
          <w:p w14:paraId="0D623D0B" w14:textId="77777777" w:rsidR="007A5466" w:rsidRPr="00166121" w:rsidRDefault="007A5466" w:rsidP="00896922">
            <w:pPr>
              <w:contextualSpacing/>
              <w:rPr>
                <w:rFonts w:ascii="Calibri" w:hAnsi="Calibri" w:cs="Tahoma"/>
                <w:sz w:val="18"/>
                <w:szCs w:val="18"/>
                <w:lang w:val="en-GB"/>
              </w:rPr>
            </w:pPr>
          </w:p>
        </w:tc>
        <w:tc>
          <w:tcPr>
            <w:tcW w:w="801" w:type="dxa"/>
          </w:tcPr>
          <w:p w14:paraId="0CCC77FC" w14:textId="77777777" w:rsidR="007A5466" w:rsidRPr="00166121" w:rsidRDefault="007A5466" w:rsidP="00896922">
            <w:pPr>
              <w:contextualSpacing/>
              <w:rPr>
                <w:rFonts w:ascii="Calibri" w:hAnsi="Calibri" w:cs="Tahoma"/>
                <w:sz w:val="18"/>
                <w:szCs w:val="18"/>
                <w:lang w:val="en-GB"/>
              </w:rPr>
            </w:pPr>
          </w:p>
        </w:tc>
      </w:tr>
    </w:tbl>
    <w:p w14:paraId="6EF5D414" w14:textId="39AD8110" w:rsidR="0009510F" w:rsidRPr="007E44BF" w:rsidRDefault="0009510F" w:rsidP="0009510F">
      <w:pPr>
        <w:contextualSpacing/>
        <w:rPr>
          <w:i/>
          <w:sz w:val="22"/>
          <w:szCs w:val="22"/>
          <w:lang w:val="en-GB"/>
        </w:rPr>
      </w:pPr>
      <w:r w:rsidRPr="007E44BF">
        <w:rPr>
          <w:i/>
          <w:sz w:val="22"/>
          <w:szCs w:val="22"/>
          <w:lang w:val="en-GB"/>
        </w:rPr>
        <w:t>Question</w:t>
      </w:r>
      <w:r>
        <w:rPr>
          <w:i/>
          <w:sz w:val="22"/>
          <w:szCs w:val="22"/>
          <w:lang w:val="en-GB"/>
        </w:rPr>
        <w:t xml:space="preserve"> to statisticians</w:t>
      </w:r>
      <w:r w:rsidRPr="007E44BF">
        <w:rPr>
          <w:i/>
          <w:sz w:val="22"/>
          <w:szCs w:val="22"/>
          <w:lang w:val="en-GB"/>
        </w:rPr>
        <w:t xml:space="preserve">: can we do a test to </w:t>
      </w:r>
      <w:r>
        <w:rPr>
          <w:i/>
          <w:sz w:val="22"/>
          <w:szCs w:val="22"/>
          <w:lang w:val="en-GB"/>
        </w:rPr>
        <w:t>pick up</w:t>
      </w:r>
      <w:r w:rsidRPr="007E44BF">
        <w:rPr>
          <w:i/>
          <w:sz w:val="22"/>
          <w:szCs w:val="22"/>
          <w:lang w:val="en-GB"/>
        </w:rPr>
        <w:t xml:space="preserve"> changes over time?</w:t>
      </w:r>
      <w:r>
        <w:rPr>
          <w:i/>
          <w:sz w:val="22"/>
          <w:szCs w:val="22"/>
          <w:lang w:val="en-GB"/>
        </w:rPr>
        <w:t xml:space="preserve"> We expect a cluster for month and year of end of</w:t>
      </w:r>
      <w:r w:rsidR="00790AE6">
        <w:rPr>
          <w:i/>
          <w:sz w:val="22"/>
          <w:szCs w:val="22"/>
          <w:lang w:val="en-GB"/>
        </w:rPr>
        <w:t xml:space="preserve"> </w:t>
      </w:r>
      <w:r>
        <w:rPr>
          <w:i/>
          <w:sz w:val="22"/>
          <w:szCs w:val="22"/>
          <w:lang w:val="en-GB"/>
        </w:rPr>
        <w:t>study period</w:t>
      </w:r>
    </w:p>
    <w:p w14:paraId="457F6A2F" w14:textId="77777777" w:rsidR="00166121" w:rsidRDefault="00166121" w:rsidP="00166121">
      <w:pPr>
        <w:contextualSpacing/>
        <w:rPr>
          <w:rFonts w:ascii="Calibri" w:hAnsi="Calibri" w:cs="Tahoma"/>
          <w:sz w:val="22"/>
          <w:szCs w:val="22"/>
          <w:lang w:val="en-GB"/>
        </w:rPr>
      </w:pPr>
    </w:p>
    <w:p w14:paraId="52D8BB36" w14:textId="225A876D" w:rsidR="0009510F" w:rsidRPr="00901F5B" w:rsidRDefault="00166121" w:rsidP="00E71401">
      <w:pPr>
        <w:contextualSpacing/>
        <w:jc w:val="both"/>
        <w:rPr>
          <w:color w:val="00B050"/>
          <w:sz w:val="22"/>
          <w:szCs w:val="22"/>
          <w:lang w:val="en-GB"/>
        </w:rPr>
      </w:pPr>
      <w:r w:rsidRPr="00901F5B">
        <w:rPr>
          <w:color w:val="00B050"/>
          <w:sz w:val="22"/>
          <w:szCs w:val="22"/>
          <w:lang w:val="en-GB"/>
        </w:rPr>
        <w:t>Make graphic per DAP</w:t>
      </w:r>
      <w:r w:rsidR="0009510F" w:rsidRPr="00901F5B">
        <w:rPr>
          <w:color w:val="00B050"/>
          <w:sz w:val="22"/>
          <w:szCs w:val="22"/>
          <w:lang w:val="en-GB"/>
        </w:rPr>
        <w:t xml:space="preserve"> based on Output table 6</w:t>
      </w:r>
      <w:r w:rsidRPr="00901F5B">
        <w:rPr>
          <w:color w:val="00B050"/>
          <w:sz w:val="22"/>
          <w:szCs w:val="22"/>
          <w:lang w:val="en-GB"/>
        </w:rPr>
        <w:t xml:space="preserve">: x-axis year </w:t>
      </w:r>
      <w:proofErr w:type="spellStart"/>
      <w:r w:rsidR="0009510F" w:rsidRPr="00901F5B">
        <w:rPr>
          <w:i/>
          <w:color w:val="00B050"/>
          <w:sz w:val="22"/>
          <w:szCs w:val="22"/>
          <w:lang w:val="en-GB"/>
        </w:rPr>
        <w:t>end_fup_study</w:t>
      </w:r>
      <w:proofErr w:type="spellEnd"/>
      <w:r w:rsidRPr="00901F5B">
        <w:rPr>
          <w:color w:val="00B050"/>
          <w:sz w:val="22"/>
          <w:szCs w:val="22"/>
          <w:lang w:val="en-GB"/>
        </w:rPr>
        <w:t>, y axis, month</w:t>
      </w:r>
    </w:p>
    <w:p w14:paraId="03929F3A" w14:textId="2AF319FC" w:rsidR="00166121" w:rsidRPr="00166121" w:rsidRDefault="00166121" w:rsidP="00E71401">
      <w:pPr>
        <w:contextualSpacing/>
        <w:jc w:val="both"/>
        <w:rPr>
          <w:color w:val="92D050"/>
          <w:sz w:val="22"/>
          <w:szCs w:val="22"/>
          <w:lang w:val="en-GB"/>
        </w:rPr>
      </w:pPr>
    </w:p>
    <w:p w14:paraId="435BE952" w14:textId="4223BBCA" w:rsidR="00166121" w:rsidRDefault="00635C01" w:rsidP="00635C01">
      <w:pPr>
        <w:pStyle w:val="Heading5"/>
        <w:rPr>
          <w:lang w:val="en-GB"/>
        </w:rPr>
      </w:pPr>
      <w:bookmarkStart w:id="214" w:name="_Toc69912938"/>
      <w:r>
        <w:rPr>
          <w:lang w:val="en-GB"/>
        </w:rPr>
        <w:t>Step 6: Rounding of birth dates</w:t>
      </w:r>
      <w:bookmarkEnd w:id="214"/>
    </w:p>
    <w:p w14:paraId="35148B44" w14:textId="6078BDA6" w:rsidR="00635C01" w:rsidRDefault="00635C01" w:rsidP="00635C01">
      <w:pPr>
        <w:contextualSpacing/>
        <w:rPr>
          <w:i/>
          <w:sz w:val="22"/>
          <w:lang w:val="en-GB"/>
        </w:rPr>
      </w:pPr>
    </w:p>
    <w:p w14:paraId="13106FCF" w14:textId="44CF7361" w:rsidR="007167A6" w:rsidRPr="007167A6" w:rsidRDefault="007167A6" w:rsidP="00635C01">
      <w:pPr>
        <w:contextualSpacing/>
        <w:rPr>
          <w:i/>
          <w:color w:val="E36C0A" w:themeColor="accent6" w:themeShade="BF"/>
          <w:sz w:val="22"/>
          <w:lang w:val="en-GB"/>
        </w:rPr>
      </w:pPr>
      <w:r w:rsidRPr="007167A6">
        <w:rPr>
          <w:i/>
          <w:color w:val="E36C0A" w:themeColor="accent6" w:themeShade="BF"/>
          <w:sz w:val="22"/>
          <w:lang w:val="en-GB"/>
        </w:rPr>
        <w:t>Question: can we see patterns of rounding of dates?</w:t>
      </w:r>
    </w:p>
    <w:p w14:paraId="658A27C1" w14:textId="77777777" w:rsidR="007167A6" w:rsidRDefault="007167A6" w:rsidP="00635C01">
      <w:pPr>
        <w:contextualSpacing/>
        <w:rPr>
          <w:i/>
          <w:sz w:val="22"/>
          <w:lang w:val="en-GB"/>
        </w:rPr>
      </w:pPr>
    </w:p>
    <w:p w14:paraId="02FF5158" w14:textId="0021E227" w:rsidR="00166121" w:rsidRPr="00635C01" w:rsidRDefault="00635C01" w:rsidP="00635C01">
      <w:pPr>
        <w:contextualSpacing/>
        <w:rPr>
          <w:rFonts w:cs="Tahoma"/>
          <w:i/>
          <w:color w:val="000000" w:themeColor="text1"/>
          <w:sz w:val="22"/>
          <w:lang w:val="en-GB"/>
        </w:rPr>
      </w:pPr>
      <w:r>
        <w:rPr>
          <w:i/>
          <w:sz w:val="22"/>
          <w:lang w:val="en-GB"/>
        </w:rPr>
        <w:t xml:space="preserve">D4: </w:t>
      </w:r>
      <w:r w:rsidR="00742139" w:rsidRPr="00635C01">
        <w:rPr>
          <w:i/>
          <w:sz w:val="22"/>
          <w:lang w:val="en-GB"/>
        </w:rPr>
        <w:t xml:space="preserve">Output table </w:t>
      </w:r>
      <w:r w:rsidR="00166121" w:rsidRPr="00635C01">
        <w:rPr>
          <w:i/>
          <w:sz w:val="22"/>
          <w:lang w:val="en-GB"/>
        </w:rPr>
        <w:t xml:space="preserve">7: </w:t>
      </w:r>
      <w:r>
        <w:rPr>
          <w:i/>
          <w:sz w:val="22"/>
          <w:lang w:val="en-GB"/>
        </w:rPr>
        <w:t xml:space="preserve">Counts of months and day of birth </w:t>
      </w:r>
      <w:r>
        <w:rPr>
          <w:sz w:val="22"/>
        </w:rPr>
        <w:t>from</w:t>
      </w:r>
      <w:r w:rsidR="00166121" w:rsidRPr="00635C01">
        <w:rPr>
          <w:sz w:val="22"/>
        </w:rPr>
        <w:t xml:space="preserve"> </w:t>
      </w:r>
      <w:proofErr w:type="spellStart"/>
      <w:r w:rsidR="00166121" w:rsidRPr="00635C01">
        <w:rPr>
          <w:i/>
          <w:color w:val="000000" w:themeColor="text1"/>
          <w:sz w:val="22"/>
        </w:rPr>
        <w:t>date_of_birth</w:t>
      </w:r>
      <w:proofErr w:type="spellEnd"/>
      <w:r w:rsidR="00166121" w:rsidRPr="00635C01">
        <w:rPr>
          <w:i/>
          <w:color w:val="000000" w:themeColor="text1"/>
          <w:sz w:val="22"/>
        </w:rPr>
        <w:t xml:space="preserve"> </w:t>
      </w:r>
      <w:r w:rsidRPr="00635C01">
        <w:rPr>
          <w:i/>
          <w:color w:val="000000" w:themeColor="text1"/>
          <w:sz w:val="22"/>
        </w:rPr>
        <w:t xml:space="preserve">in </w:t>
      </w:r>
      <w:proofErr w:type="spellStart"/>
      <w:r w:rsidRPr="00635C01">
        <w:rPr>
          <w:i/>
          <w:color w:val="000000" w:themeColor="text1"/>
          <w:sz w:val="22"/>
        </w:rPr>
        <w:t>Study_population</w:t>
      </w:r>
      <w:proofErr w:type="spellEnd"/>
      <w:r w:rsidR="00790AE6">
        <w:rPr>
          <w:i/>
          <w:color w:val="000000" w:themeColor="text1"/>
          <w:sz w:val="22"/>
        </w:rPr>
        <w:t xml:space="preserve"> across all years</w:t>
      </w:r>
    </w:p>
    <w:p w14:paraId="1C234393" w14:textId="714519E5" w:rsidR="00742139" w:rsidRPr="00166121" w:rsidRDefault="00742139" w:rsidP="00742139">
      <w:pPr>
        <w:contextualSpacing/>
        <w:rPr>
          <w:i/>
          <w:sz w:val="22"/>
          <w:szCs w:val="22"/>
          <w:lang w:val="en-GB"/>
        </w:rPr>
      </w:pPr>
    </w:p>
    <w:tbl>
      <w:tblPr>
        <w:tblStyle w:val="TableGrid"/>
        <w:tblW w:w="0" w:type="auto"/>
        <w:tblLook w:val="04A0" w:firstRow="1" w:lastRow="0" w:firstColumn="1" w:lastColumn="0" w:noHBand="0" w:noVBand="1"/>
      </w:tblPr>
      <w:tblGrid>
        <w:gridCol w:w="833"/>
        <w:gridCol w:w="903"/>
        <w:gridCol w:w="846"/>
        <w:gridCol w:w="846"/>
        <w:gridCol w:w="846"/>
        <w:gridCol w:w="846"/>
        <w:gridCol w:w="846"/>
        <w:gridCol w:w="846"/>
        <w:gridCol w:w="846"/>
        <w:gridCol w:w="846"/>
        <w:gridCol w:w="846"/>
      </w:tblGrid>
      <w:tr w:rsidR="007A5466" w:rsidRPr="00166121" w14:paraId="7EA3830E" w14:textId="77777777" w:rsidTr="007A5466">
        <w:tc>
          <w:tcPr>
            <w:tcW w:w="833" w:type="dxa"/>
          </w:tcPr>
          <w:p w14:paraId="04F706A9" w14:textId="00DC930B" w:rsidR="007A5466" w:rsidRPr="00166121" w:rsidRDefault="007A5466" w:rsidP="00742139">
            <w:pPr>
              <w:contextualSpacing/>
              <w:rPr>
                <w:rFonts w:ascii="Calibri" w:hAnsi="Calibri" w:cs="Tahoma"/>
                <w:sz w:val="18"/>
                <w:szCs w:val="18"/>
                <w:lang w:val="en-GB"/>
              </w:rPr>
            </w:pPr>
            <w:r>
              <w:rPr>
                <w:rFonts w:ascii="Calibri" w:hAnsi="Calibri" w:cs="Tahoma"/>
                <w:sz w:val="18"/>
                <w:szCs w:val="18"/>
                <w:lang w:val="en-GB"/>
              </w:rPr>
              <w:t>DAP</w:t>
            </w:r>
          </w:p>
        </w:tc>
        <w:tc>
          <w:tcPr>
            <w:tcW w:w="903" w:type="dxa"/>
          </w:tcPr>
          <w:p w14:paraId="736B92BD" w14:textId="255C8854"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Month</w:t>
            </w:r>
            <w:r w:rsidR="00635C01">
              <w:rPr>
                <w:rFonts w:ascii="Calibri" w:hAnsi="Calibri" w:cs="Tahoma"/>
                <w:sz w:val="18"/>
                <w:szCs w:val="18"/>
                <w:lang w:val="en-GB"/>
              </w:rPr>
              <w:t xml:space="preserve"> of birth</w:t>
            </w:r>
          </w:p>
        </w:tc>
        <w:tc>
          <w:tcPr>
            <w:tcW w:w="846" w:type="dxa"/>
          </w:tcPr>
          <w:p w14:paraId="00E9572C" w14:textId="787E85D5"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1</w:t>
            </w:r>
          </w:p>
        </w:tc>
        <w:tc>
          <w:tcPr>
            <w:tcW w:w="846" w:type="dxa"/>
          </w:tcPr>
          <w:p w14:paraId="12C1E5DD" w14:textId="28E126B4"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2</w:t>
            </w:r>
          </w:p>
        </w:tc>
        <w:tc>
          <w:tcPr>
            <w:tcW w:w="846" w:type="dxa"/>
          </w:tcPr>
          <w:p w14:paraId="339C0F93" w14:textId="609697A3"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3</w:t>
            </w:r>
          </w:p>
        </w:tc>
        <w:tc>
          <w:tcPr>
            <w:tcW w:w="846" w:type="dxa"/>
          </w:tcPr>
          <w:p w14:paraId="050E59E7" w14:textId="0C4436AA"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4</w:t>
            </w:r>
          </w:p>
        </w:tc>
        <w:tc>
          <w:tcPr>
            <w:tcW w:w="846" w:type="dxa"/>
          </w:tcPr>
          <w:p w14:paraId="129BA66F" w14:textId="2FF1C132"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5</w:t>
            </w:r>
          </w:p>
        </w:tc>
        <w:tc>
          <w:tcPr>
            <w:tcW w:w="846" w:type="dxa"/>
          </w:tcPr>
          <w:p w14:paraId="784CB24C" w14:textId="688D5FCC"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6</w:t>
            </w:r>
          </w:p>
        </w:tc>
        <w:tc>
          <w:tcPr>
            <w:tcW w:w="846" w:type="dxa"/>
          </w:tcPr>
          <w:p w14:paraId="3160F81F" w14:textId="12A0FDA3"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7</w:t>
            </w:r>
          </w:p>
        </w:tc>
        <w:tc>
          <w:tcPr>
            <w:tcW w:w="846" w:type="dxa"/>
          </w:tcPr>
          <w:p w14:paraId="701B8BB6" w14:textId="452F189A"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8</w:t>
            </w:r>
          </w:p>
        </w:tc>
        <w:tc>
          <w:tcPr>
            <w:tcW w:w="846" w:type="dxa"/>
          </w:tcPr>
          <w:p w14:paraId="6BCBA5C6" w14:textId="4AB62617"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w:t>
            </w:r>
          </w:p>
        </w:tc>
      </w:tr>
      <w:tr w:rsidR="007A5466" w:rsidRPr="00166121" w14:paraId="01BFF43B" w14:textId="77777777" w:rsidTr="007A5466">
        <w:tc>
          <w:tcPr>
            <w:tcW w:w="833" w:type="dxa"/>
          </w:tcPr>
          <w:p w14:paraId="5EFEA141" w14:textId="77777777" w:rsidR="007A5466" w:rsidRPr="00166121" w:rsidRDefault="007A5466" w:rsidP="00742139">
            <w:pPr>
              <w:contextualSpacing/>
              <w:rPr>
                <w:rFonts w:ascii="Calibri" w:hAnsi="Calibri" w:cs="Tahoma"/>
                <w:sz w:val="18"/>
                <w:szCs w:val="18"/>
                <w:lang w:val="en-GB"/>
              </w:rPr>
            </w:pPr>
          </w:p>
        </w:tc>
        <w:tc>
          <w:tcPr>
            <w:tcW w:w="903" w:type="dxa"/>
          </w:tcPr>
          <w:p w14:paraId="61E7A01A" w14:textId="453DFF25"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Day</w:t>
            </w:r>
            <w:r w:rsidR="00635C01">
              <w:rPr>
                <w:rFonts w:ascii="Calibri" w:hAnsi="Calibri" w:cs="Tahoma"/>
                <w:sz w:val="18"/>
                <w:szCs w:val="18"/>
                <w:lang w:val="en-GB"/>
              </w:rPr>
              <w:t xml:space="preserve"> of birth</w:t>
            </w:r>
          </w:p>
        </w:tc>
        <w:tc>
          <w:tcPr>
            <w:tcW w:w="846" w:type="dxa"/>
          </w:tcPr>
          <w:p w14:paraId="0DF5F491" w14:textId="192C3450" w:rsidR="007A5466" w:rsidRPr="00166121" w:rsidRDefault="00635C01" w:rsidP="00742139">
            <w:pPr>
              <w:contextualSpacing/>
              <w:rPr>
                <w:rFonts w:ascii="Calibri" w:hAnsi="Calibri" w:cs="Tahoma"/>
                <w:sz w:val="18"/>
                <w:szCs w:val="18"/>
                <w:lang w:val="en-GB"/>
              </w:rPr>
            </w:pPr>
            <w:r>
              <w:rPr>
                <w:rFonts w:ascii="Calibri" w:hAnsi="Calibri" w:cs="Tahoma"/>
                <w:sz w:val="18"/>
                <w:szCs w:val="18"/>
                <w:lang w:val="en-GB"/>
              </w:rPr>
              <w:t>No.</w:t>
            </w:r>
          </w:p>
        </w:tc>
        <w:tc>
          <w:tcPr>
            <w:tcW w:w="846" w:type="dxa"/>
          </w:tcPr>
          <w:p w14:paraId="2FB42077" w14:textId="62D46426" w:rsidR="007A5466" w:rsidRPr="00166121" w:rsidRDefault="00635C01" w:rsidP="00742139">
            <w:pPr>
              <w:contextualSpacing/>
              <w:rPr>
                <w:rFonts w:ascii="Calibri" w:hAnsi="Calibri" w:cs="Tahoma"/>
                <w:sz w:val="18"/>
                <w:szCs w:val="18"/>
                <w:lang w:val="en-GB"/>
              </w:rPr>
            </w:pPr>
            <w:r>
              <w:rPr>
                <w:rFonts w:ascii="Calibri" w:hAnsi="Calibri" w:cs="Tahoma"/>
                <w:sz w:val="18"/>
                <w:szCs w:val="18"/>
                <w:lang w:val="en-GB"/>
              </w:rPr>
              <w:t>No.</w:t>
            </w:r>
          </w:p>
        </w:tc>
        <w:tc>
          <w:tcPr>
            <w:tcW w:w="846" w:type="dxa"/>
          </w:tcPr>
          <w:p w14:paraId="2C4E3B24" w14:textId="77777777" w:rsidR="007A5466" w:rsidRPr="00166121" w:rsidRDefault="007A5466" w:rsidP="00742139">
            <w:pPr>
              <w:contextualSpacing/>
              <w:rPr>
                <w:rFonts w:ascii="Calibri" w:hAnsi="Calibri" w:cs="Tahoma"/>
                <w:sz w:val="18"/>
                <w:szCs w:val="18"/>
                <w:lang w:val="en-GB"/>
              </w:rPr>
            </w:pPr>
          </w:p>
        </w:tc>
        <w:tc>
          <w:tcPr>
            <w:tcW w:w="846" w:type="dxa"/>
          </w:tcPr>
          <w:p w14:paraId="503F999C" w14:textId="77777777" w:rsidR="007A5466" w:rsidRPr="00166121" w:rsidRDefault="007A5466" w:rsidP="00742139">
            <w:pPr>
              <w:contextualSpacing/>
              <w:rPr>
                <w:rFonts w:ascii="Calibri" w:hAnsi="Calibri" w:cs="Tahoma"/>
                <w:sz w:val="18"/>
                <w:szCs w:val="18"/>
                <w:lang w:val="en-GB"/>
              </w:rPr>
            </w:pPr>
          </w:p>
        </w:tc>
        <w:tc>
          <w:tcPr>
            <w:tcW w:w="846" w:type="dxa"/>
          </w:tcPr>
          <w:p w14:paraId="32F4E517" w14:textId="77777777" w:rsidR="007A5466" w:rsidRPr="00166121" w:rsidRDefault="007A5466" w:rsidP="00742139">
            <w:pPr>
              <w:contextualSpacing/>
              <w:rPr>
                <w:rFonts w:ascii="Calibri" w:hAnsi="Calibri" w:cs="Tahoma"/>
                <w:sz w:val="18"/>
                <w:szCs w:val="18"/>
                <w:lang w:val="en-GB"/>
              </w:rPr>
            </w:pPr>
          </w:p>
        </w:tc>
        <w:tc>
          <w:tcPr>
            <w:tcW w:w="846" w:type="dxa"/>
          </w:tcPr>
          <w:p w14:paraId="78058103" w14:textId="77777777" w:rsidR="007A5466" w:rsidRPr="00166121" w:rsidRDefault="007A5466" w:rsidP="00742139">
            <w:pPr>
              <w:contextualSpacing/>
              <w:rPr>
                <w:rFonts w:ascii="Calibri" w:hAnsi="Calibri" w:cs="Tahoma"/>
                <w:sz w:val="18"/>
                <w:szCs w:val="18"/>
                <w:lang w:val="en-GB"/>
              </w:rPr>
            </w:pPr>
          </w:p>
        </w:tc>
        <w:tc>
          <w:tcPr>
            <w:tcW w:w="846" w:type="dxa"/>
          </w:tcPr>
          <w:p w14:paraId="0633523F" w14:textId="77777777" w:rsidR="007A5466" w:rsidRPr="00166121" w:rsidRDefault="007A5466" w:rsidP="00742139">
            <w:pPr>
              <w:contextualSpacing/>
              <w:rPr>
                <w:rFonts w:ascii="Calibri" w:hAnsi="Calibri" w:cs="Tahoma"/>
                <w:sz w:val="18"/>
                <w:szCs w:val="18"/>
                <w:lang w:val="en-GB"/>
              </w:rPr>
            </w:pPr>
          </w:p>
        </w:tc>
        <w:tc>
          <w:tcPr>
            <w:tcW w:w="846" w:type="dxa"/>
          </w:tcPr>
          <w:p w14:paraId="79E6DBA1" w14:textId="77777777" w:rsidR="007A5466" w:rsidRPr="00166121" w:rsidRDefault="007A5466" w:rsidP="00742139">
            <w:pPr>
              <w:contextualSpacing/>
              <w:rPr>
                <w:rFonts w:ascii="Calibri" w:hAnsi="Calibri" w:cs="Tahoma"/>
                <w:sz w:val="18"/>
                <w:szCs w:val="18"/>
                <w:lang w:val="en-GB"/>
              </w:rPr>
            </w:pPr>
          </w:p>
        </w:tc>
        <w:tc>
          <w:tcPr>
            <w:tcW w:w="846" w:type="dxa"/>
          </w:tcPr>
          <w:p w14:paraId="288497CA" w14:textId="77777777" w:rsidR="007A5466" w:rsidRPr="00166121" w:rsidRDefault="007A5466" w:rsidP="00742139">
            <w:pPr>
              <w:contextualSpacing/>
              <w:rPr>
                <w:rFonts w:ascii="Calibri" w:hAnsi="Calibri" w:cs="Tahoma"/>
                <w:sz w:val="18"/>
                <w:szCs w:val="18"/>
                <w:lang w:val="en-GB"/>
              </w:rPr>
            </w:pPr>
          </w:p>
        </w:tc>
      </w:tr>
      <w:tr w:rsidR="007A5466" w:rsidRPr="00166121" w14:paraId="1AA17FF1" w14:textId="77777777" w:rsidTr="007A5466">
        <w:tc>
          <w:tcPr>
            <w:tcW w:w="833" w:type="dxa"/>
          </w:tcPr>
          <w:p w14:paraId="039C9D3B" w14:textId="77777777" w:rsidR="007A5466" w:rsidRPr="00166121" w:rsidRDefault="007A5466" w:rsidP="00742139">
            <w:pPr>
              <w:contextualSpacing/>
              <w:rPr>
                <w:rFonts w:ascii="Calibri" w:hAnsi="Calibri" w:cs="Tahoma"/>
                <w:sz w:val="18"/>
                <w:szCs w:val="18"/>
                <w:lang w:val="en-GB"/>
              </w:rPr>
            </w:pPr>
          </w:p>
        </w:tc>
        <w:tc>
          <w:tcPr>
            <w:tcW w:w="903" w:type="dxa"/>
          </w:tcPr>
          <w:p w14:paraId="3C0938BA" w14:textId="697D3665"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1</w:t>
            </w:r>
          </w:p>
        </w:tc>
        <w:tc>
          <w:tcPr>
            <w:tcW w:w="846" w:type="dxa"/>
          </w:tcPr>
          <w:p w14:paraId="48D20160" w14:textId="1C9A2E73" w:rsidR="007A5466" w:rsidRPr="00166121" w:rsidRDefault="007A5466" w:rsidP="00742139">
            <w:pPr>
              <w:contextualSpacing/>
              <w:rPr>
                <w:rFonts w:ascii="Calibri" w:hAnsi="Calibri" w:cs="Tahoma"/>
                <w:sz w:val="18"/>
                <w:szCs w:val="18"/>
                <w:lang w:val="en-GB"/>
              </w:rPr>
            </w:pPr>
          </w:p>
        </w:tc>
        <w:tc>
          <w:tcPr>
            <w:tcW w:w="846" w:type="dxa"/>
          </w:tcPr>
          <w:p w14:paraId="3B8BAD7F" w14:textId="77777777" w:rsidR="007A5466" w:rsidRPr="00166121" w:rsidRDefault="007A5466" w:rsidP="00742139">
            <w:pPr>
              <w:contextualSpacing/>
              <w:rPr>
                <w:rFonts w:ascii="Calibri" w:hAnsi="Calibri" w:cs="Tahoma"/>
                <w:sz w:val="18"/>
                <w:szCs w:val="18"/>
                <w:lang w:val="en-GB"/>
              </w:rPr>
            </w:pPr>
          </w:p>
        </w:tc>
        <w:tc>
          <w:tcPr>
            <w:tcW w:w="846" w:type="dxa"/>
          </w:tcPr>
          <w:p w14:paraId="788BB102" w14:textId="77777777" w:rsidR="007A5466" w:rsidRPr="00166121" w:rsidRDefault="007A5466" w:rsidP="00742139">
            <w:pPr>
              <w:contextualSpacing/>
              <w:rPr>
                <w:rFonts w:ascii="Calibri" w:hAnsi="Calibri" w:cs="Tahoma"/>
                <w:sz w:val="18"/>
                <w:szCs w:val="18"/>
                <w:lang w:val="en-GB"/>
              </w:rPr>
            </w:pPr>
          </w:p>
        </w:tc>
        <w:tc>
          <w:tcPr>
            <w:tcW w:w="846" w:type="dxa"/>
          </w:tcPr>
          <w:p w14:paraId="22128BB2" w14:textId="77777777" w:rsidR="007A5466" w:rsidRPr="00166121" w:rsidRDefault="007A5466" w:rsidP="00742139">
            <w:pPr>
              <w:contextualSpacing/>
              <w:rPr>
                <w:rFonts w:ascii="Calibri" w:hAnsi="Calibri" w:cs="Tahoma"/>
                <w:sz w:val="18"/>
                <w:szCs w:val="18"/>
                <w:lang w:val="en-GB"/>
              </w:rPr>
            </w:pPr>
          </w:p>
        </w:tc>
        <w:tc>
          <w:tcPr>
            <w:tcW w:w="846" w:type="dxa"/>
          </w:tcPr>
          <w:p w14:paraId="3C85E9C8" w14:textId="77777777" w:rsidR="007A5466" w:rsidRPr="00166121" w:rsidRDefault="007A5466" w:rsidP="00742139">
            <w:pPr>
              <w:contextualSpacing/>
              <w:rPr>
                <w:rFonts w:ascii="Calibri" w:hAnsi="Calibri" w:cs="Tahoma"/>
                <w:sz w:val="18"/>
                <w:szCs w:val="18"/>
                <w:lang w:val="en-GB"/>
              </w:rPr>
            </w:pPr>
          </w:p>
        </w:tc>
        <w:tc>
          <w:tcPr>
            <w:tcW w:w="846" w:type="dxa"/>
          </w:tcPr>
          <w:p w14:paraId="78666762" w14:textId="77777777" w:rsidR="007A5466" w:rsidRPr="00166121" w:rsidRDefault="007A5466" w:rsidP="00742139">
            <w:pPr>
              <w:contextualSpacing/>
              <w:rPr>
                <w:rFonts w:ascii="Calibri" w:hAnsi="Calibri" w:cs="Tahoma"/>
                <w:sz w:val="18"/>
                <w:szCs w:val="18"/>
                <w:lang w:val="en-GB"/>
              </w:rPr>
            </w:pPr>
          </w:p>
        </w:tc>
        <w:tc>
          <w:tcPr>
            <w:tcW w:w="846" w:type="dxa"/>
          </w:tcPr>
          <w:p w14:paraId="0B99109E" w14:textId="77777777" w:rsidR="007A5466" w:rsidRPr="00166121" w:rsidRDefault="007A5466" w:rsidP="00742139">
            <w:pPr>
              <w:contextualSpacing/>
              <w:rPr>
                <w:rFonts w:ascii="Calibri" w:hAnsi="Calibri" w:cs="Tahoma"/>
                <w:sz w:val="18"/>
                <w:szCs w:val="18"/>
                <w:lang w:val="en-GB"/>
              </w:rPr>
            </w:pPr>
          </w:p>
        </w:tc>
        <w:tc>
          <w:tcPr>
            <w:tcW w:w="846" w:type="dxa"/>
          </w:tcPr>
          <w:p w14:paraId="0A1F342D" w14:textId="77777777" w:rsidR="007A5466" w:rsidRPr="00166121" w:rsidRDefault="007A5466" w:rsidP="00742139">
            <w:pPr>
              <w:contextualSpacing/>
              <w:rPr>
                <w:rFonts w:ascii="Calibri" w:hAnsi="Calibri" w:cs="Tahoma"/>
                <w:sz w:val="18"/>
                <w:szCs w:val="18"/>
                <w:lang w:val="en-GB"/>
              </w:rPr>
            </w:pPr>
          </w:p>
        </w:tc>
        <w:tc>
          <w:tcPr>
            <w:tcW w:w="846" w:type="dxa"/>
          </w:tcPr>
          <w:p w14:paraId="6A214D5B" w14:textId="77777777" w:rsidR="007A5466" w:rsidRPr="00166121" w:rsidRDefault="007A5466" w:rsidP="00742139">
            <w:pPr>
              <w:contextualSpacing/>
              <w:rPr>
                <w:rFonts w:ascii="Calibri" w:hAnsi="Calibri" w:cs="Tahoma"/>
                <w:sz w:val="18"/>
                <w:szCs w:val="18"/>
                <w:lang w:val="en-GB"/>
              </w:rPr>
            </w:pPr>
          </w:p>
        </w:tc>
      </w:tr>
      <w:tr w:rsidR="007A5466" w:rsidRPr="00166121" w14:paraId="655F157E" w14:textId="77777777" w:rsidTr="007A5466">
        <w:tc>
          <w:tcPr>
            <w:tcW w:w="833" w:type="dxa"/>
          </w:tcPr>
          <w:p w14:paraId="3F3F2DB8" w14:textId="77777777" w:rsidR="007A5466" w:rsidRPr="00166121" w:rsidRDefault="007A5466" w:rsidP="00742139">
            <w:pPr>
              <w:contextualSpacing/>
              <w:rPr>
                <w:rFonts w:ascii="Calibri" w:hAnsi="Calibri" w:cs="Tahoma"/>
                <w:sz w:val="18"/>
                <w:szCs w:val="18"/>
                <w:lang w:val="en-GB"/>
              </w:rPr>
            </w:pPr>
          </w:p>
        </w:tc>
        <w:tc>
          <w:tcPr>
            <w:tcW w:w="903" w:type="dxa"/>
          </w:tcPr>
          <w:p w14:paraId="40B5F8E6" w14:textId="2A48A06D"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2</w:t>
            </w:r>
          </w:p>
        </w:tc>
        <w:tc>
          <w:tcPr>
            <w:tcW w:w="846" w:type="dxa"/>
          </w:tcPr>
          <w:p w14:paraId="201A59D0" w14:textId="77777777" w:rsidR="007A5466" w:rsidRPr="00166121" w:rsidRDefault="007A5466" w:rsidP="00742139">
            <w:pPr>
              <w:contextualSpacing/>
              <w:rPr>
                <w:rFonts w:ascii="Calibri" w:hAnsi="Calibri" w:cs="Tahoma"/>
                <w:sz w:val="18"/>
                <w:szCs w:val="18"/>
                <w:lang w:val="en-GB"/>
              </w:rPr>
            </w:pPr>
          </w:p>
        </w:tc>
        <w:tc>
          <w:tcPr>
            <w:tcW w:w="846" w:type="dxa"/>
          </w:tcPr>
          <w:p w14:paraId="2DF43444" w14:textId="77777777" w:rsidR="007A5466" w:rsidRPr="00166121" w:rsidRDefault="007A5466" w:rsidP="00742139">
            <w:pPr>
              <w:contextualSpacing/>
              <w:rPr>
                <w:rFonts w:ascii="Calibri" w:hAnsi="Calibri" w:cs="Tahoma"/>
                <w:sz w:val="18"/>
                <w:szCs w:val="18"/>
                <w:lang w:val="en-GB"/>
              </w:rPr>
            </w:pPr>
          </w:p>
        </w:tc>
        <w:tc>
          <w:tcPr>
            <w:tcW w:w="846" w:type="dxa"/>
          </w:tcPr>
          <w:p w14:paraId="0C85D4EC" w14:textId="77777777" w:rsidR="007A5466" w:rsidRPr="00166121" w:rsidRDefault="007A5466" w:rsidP="00742139">
            <w:pPr>
              <w:contextualSpacing/>
              <w:rPr>
                <w:rFonts w:ascii="Calibri" w:hAnsi="Calibri" w:cs="Tahoma"/>
                <w:sz w:val="18"/>
                <w:szCs w:val="18"/>
                <w:lang w:val="en-GB"/>
              </w:rPr>
            </w:pPr>
          </w:p>
        </w:tc>
        <w:tc>
          <w:tcPr>
            <w:tcW w:w="846" w:type="dxa"/>
          </w:tcPr>
          <w:p w14:paraId="05460867" w14:textId="77777777" w:rsidR="007A5466" w:rsidRPr="00166121" w:rsidRDefault="007A5466" w:rsidP="00742139">
            <w:pPr>
              <w:contextualSpacing/>
              <w:rPr>
                <w:rFonts w:ascii="Calibri" w:hAnsi="Calibri" w:cs="Tahoma"/>
                <w:sz w:val="18"/>
                <w:szCs w:val="18"/>
                <w:lang w:val="en-GB"/>
              </w:rPr>
            </w:pPr>
          </w:p>
        </w:tc>
        <w:tc>
          <w:tcPr>
            <w:tcW w:w="846" w:type="dxa"/>
          </w:tcPr>
          <w:p w14:paraId="6ABD0067" w14:textId="77777777" w:rsidR="007A5466" w:rsidRPr="00166121" w:rsidRDefault="007A5466" w:rsidP="00742139">
            <w:pPr>
              <w:contextualSpacing/>
              <w:rPr>
                <w:rFonts w:ascii="Calibri" w:hAnsi="Calibri" w:cs="Tahoma"/>
                <w:sz w:val="18"/>
                <w:szCs w:val="18"/>
                <w:lang w:val="en-GB"/>
              </w:rPr>
            </w:pPr>
          </w:p>
        </w:tc>
        <w:tc>
          <w:tcPr>
            <w:tcW w:w="846" w:type="dxa"/>
          </w:tcPr>
          <w:p w14:paraId="6FC556F7" w14:textId="77777777" w:rsidR="007A5466" w:rsidRPr="00166121" w:rsidRDefault="007A5466" w:rsidP="00742139">
            <w:pPr>
              <w:contextualSpacing/>
              <w:rPr>
                <w:rFonts w:ascii="Calibri" w:hAnsi="Calibri" w:cs="Tahoma"/>
                <w:sz w:val="18"/>
                <w:szCs w:val="18"/>
                <w:lang w:val="en-GB"/>
              </w:rPr>
            </w:pPr>
          </w:p>
        </w:tc>
        <w:tc>
          <w:tcPr>
            <w:tcW w:w="846" w:type="dxa"/>
          </w:tcPr>
          <w:p w14:paraId="00A642FC" w14:textId="77777777" w:rsidR="007A5466" w:rsidRPr="00166121" w:rsidRDefault="007A5466" w:rsidP="00742139">
            <w:pPr>
              <w:contextualSpacing/>
              <w:rPr>
                <w:rFonts w:ascii="Calibri" w:hAnsi="Calibri" w:cs="Tahoma"/>
                <w:sz w:val="18"/>
                <w:szCs w:val="18"/>
                <w:lang w:val="en-GB"/>
              </w:rPr>
            </w:pPr>
          </w:p>
        </w:tc>
        <w:tc>
          <w:tcPr>
            <w:tcW w:w="846" w:type="dxa"/>
          </w:tcPr>
          <w:p w14:paraId="05647DC4" w14:textId="77777777" w:rsidR="007A5466" w:rsidRPr="00166121" w:rsidRDefault="007A5466" w:rsidP="00742139">
            <w:pPr>
              <w:contextualSpacing/>
              <w:rPr>
                <w:rFonts w:ascii="Calibri" w:hAnsi="Calibri" w:cs="Tahoma"/>
                <w:sz w:val="18"/>
                <w:szCs w:val="18"/>
                <w:lang w:val="en-GB"/>
              </w:rPr>
            </w:pPr>
          </w:p>
        </w:tc>
        <w:tc>
          <w:tcPr>
            <w:tcW w:w="846" w:type="dxa"/>
          </w:tcPr>
          <w:p w14:paraId="7B396EDD" w14:textId="77777777" w:rsidR="007A5466" w:rsidRPr="00166121" w:rsidRDefault="007A5466" w:rsidP="00742139">
            <w:pPr>
              <w:contextualSpacing/>
              <w:rPr>
                <w:rFonts w:ascii="Calibri" w:hAnsi="Calibri" w:cs="Tahoma"/>
                <w:sz w:val="18"/>
                <w:szCs w:val="18"/>
                <w:lang w:val="en-GB"/>
              </w:rPr>
            </w:pPr>
          </w:p>
        </w:tc>
      </w:tr>
      <w:tr w:rsidR="007A5466" w:rsidRPr="00166121" w14:paraId="21DE7640" w14:textId="77777777" w:rsidTr="007A5466">
        <w:tc>
          <w:tcPr>
            <w:tcW w:w="833" w:type="dxa"/>
          </w:tcPr>
          <w:p w14:paraId="58F97903" w14:textId="77777777" w:rsidR="007A5466" w:rsidRPr="00166121" w:rsidRDefault="007A5466" w:rsidP="00742139">
            <w:pPr>
              <w:contextualSpacing/>
              <w:rPr>
                <w:rFonts w:ascii="Calibri" w:hAnsi="Calibri" w:cs="Tahoma"/>
                <w:sz w:val="18"/>
                <w:szCs w:val="18"/>
                <w:lang w:val="en-GB"/>
              </w:rPr>
            </w:pPr>
          </w:p>
        </w:tc>
        <w:tc>
          <w:tcPr>
            <w:tcW w:w="903" w:type="dxa"/>
          </w:tcPr>
          <w:p w14:paraId="0BC87172" w14:textId="75C9C78E"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3</w:t>
            </w:r>
          </w:p>
        </w:tc>
        <w:tc>
          <w:tcPr>
            <w:tcW w:w="846" w:type="dxa"/>
          </w:tcPr>
          <w:p w14:paraId="23B4E0C2" w14:textId="77777777" w:rsidR="007A5466" w:rsidRPr="00166121" w:rsidRDefault="007A5466" w:rsidP="00742139">
            <w:pPr>
              <w:contextualSpacing/>
              <w:rPr>
                <w:rFonts w:ascii="Calibri" w:hAnsi="Calibri" w:cs="Tahoma"/>
                <w:sz w:val="18"/>
                <w:szCs w:val="18"/>
                <w:lang w:val="en-GB"/>
              </w:rPr>
            </w:pPr>
          </w:p>
        </w:tc>
        <w:tc>
          <w:tcPr>
            <w:tcW w:w="846" w:type="dxa"/>
          </w:tcPr>
          <w:p w14:paraId="6D1F2ABF" w14:textId="77777777" w:rsidR="007A5466" w:rsidRPr="00166121" w:rsidRDefault="007A5466" w:rsidP="00742139">
            <w:pPr>
              <w:contextualSpacing/>
              <w:rPr>
                <w:rFonts w:ascii="Calibri" w:hAnsi="Calibri" w:cs="Tahoma"/>
                <w:sz w:val="18"/>
                <w:szCs w:val="18"/>
                <w:lang w:val="en-GB"/>
              </w:rPr>
            </w:pPr>
          </w:p>
        </w:tc>
        <w:tc>
          <w:tcPr>
            <w:tcW w:w="846" w:type="dxa"/>
          </w:tcPr>
          <w:p w14:paraId="5FB7CB09" w14:textId="77777777" w:rsidR="007A5466" w:rsidRPr="00166121" w:rsidRDefault="007A5466" w:rsidP="00742139">
            <w:pPr>
              <w:contextualSpacing/>
              <w:rPr>
                <w:rFonts w:ascii="Calibri" w:hAnsi="Calibri" w:cs="Tahoma"/>
                <w:sz w:val="18"/>
                <w:szCs w:val="18"/>
                <w:lang w:val="en-GB"/>
              </w:rPr>
            </w:pPr>
          </w:p>
        </w:tc>
        <w:tc>
          <w:tcPr>
            <w:tcW w:w="846" w:type="dxa"/>
          </w:tcPr>
          <w:p w14:paraId="28F4F69B" w14:textId="77777777" w:rsidR="007A5466" w:rsidRPr="00166121" w:rsidRDefault="007A5466" w:rsidP="00742139">
            <w:pPr>
              <w:contextualSpacing/>
              <w:rPr>
                <w:rFonts w:ascii="Calibri" w:hAnsi="Calibri" w:cs="Tahoma"/>
                <w:sz w:val="18"/>
                <w:szCs w:val="18"/>
                <w:lang w:val="en-GB"/>
              </w:rPr>
            </w:pPr>
          </w:p>
        </w:tc>
        <w:tc>
          <w:tcPr>
            <w:tcW w:w="846" w:type="dxa"/>
          </w:tcPr>
          <w:p w14:paraId="58A56615" w14:textId="77777777" w:rsidR="007A5466" w:rsidRPr="00166121" w:rsidRDefault="007A5466" w:rsidP="00742139">
            <w:pPr>
              <w:contextualSpacing/>
              <w:rPr>
                <w:rFonts w:ascii="Calibri" w:hAnsi="Calibri" w:cs="Tahoma"/>
                <w:sz w:val="18"/>
                <w:szCs w:val="18"/>
                <w:lang w:val="en-GB"/>
              </w:rPr>
            </w:pPr>
          </w:p>
        </w:tc>
        <w:tc>
          <w:tcPr>
            <w:tcW w:w="846" w:type="dxa"/>
          </w:tcPr>
          <w:p w14:paraId="5C4A224C" w14:textId="77777777" w:rsidR="007A5466" w:rsidRPr="00166121" w:rsidRDefault="007A5466" w:rsidP="00742139">
            <w:pPr>
              <w:contextualSpacing/>
              <w:rPr>
                <w:rFonts w:ascii="Calibri" w:hAnsi="Calibri" w:cs="Tahoma"/>
                <w:sz w:val="18"/>
                <w:szCs w:val="18"/>
                <w:lang w:val="en-GB"/>
              </w:rPr>
            </w:pPr>
          </w:p>
        </w:tc>
        <w:tc>
          <w:tcPr>
            <w:tcW w:w="846" w:type="dxa"/>
          </w:tcPr>
          <w:p w14:paraId="2312A251" w14:textId="77777777" w:rsidR="007A5466" w:rsidRPr="00166121" w:rsidRDefault="007A5466" w:rsidP="00742139">
            <w:pPr>
              <w:contextualSpacing/>
              <w:rPr>
                <w:rFonts w:ascii="Calibri" w:hAnsi="Calibri" w:cs="Tahoma"/>
                <w:sz w:val="18"/>
                <w:szCs w:val="18"/>
                <w:lang w:val="en-GB"/>
              </w:rPr>
            </w:pPr>
          </w:p>
        </w:tc>
        <w:tc>
          <w:tcPr>
            <w:tcW w:w="846" w:type="dxa"/>
          </w:tcPr>
          <w:p w14:paraId="1CE9B5B3" w14:textId="77777777" w:rsidR="007A5466" w:rsidRPr="00166121" w:rsidRDefault="007A5466" w:rsidP="00742139">
            <w:pPr>
              <w:contextualSpacing/>
              <w:rPr>
                <w:rFonts w:ascii="Calibri" w:hAnsi="Calibri" w:cs="Tahoma"/>
                <w:sz w:val="18"/>
                <w:szCs w:val="18"/>
                <w:lang w:val="en-GB"/>
              </w:rPr>
            </w:pPr>
          </w:p>
        </w:tc>
        <w:tc>
          <w:tcPr>
            <w:tcW w:w="846" w:type="dxa"/>
          </w:tcPr>
          <w:p w14:paraId="4CEC5750" w14:textId="77777777" w:rsidR="007A5466" w:rsidRPr="00166121" w:rsidRDefault="007A5466" w:rsidP="00742139">
            <w:pPr>
              <w:contextualSpacing/>
              <w:rPr>
                <w:rFonts w:ascii="Calibri" w:hAnsi="Calibri" w:cs="Tahoma"/>
                <w:sz w:val="18"/>
                <w:szCs w:val="18"/>
                <w:lang w:val="en-GB"/>
              </w:rPr>
            </w:pPr>
          </w:p>
        </w:tc>
      </w:tr>
      <w:tr w:rsidR="007A5466" w:rsidRPr="00166121" w14:paraId="5F24D0EF" w14:textId="77777777" w:rsidTr="007A5466">
        <w:tc>
          <w:tcPr>
            <w:tcW w:w="833" w:type="dxa"/>
          </w:tcPr>
          <w:p w14:paraId="3B4284F5" w14:textId="77777777" w:rsidR="007A5466" w:rsidRPr="00166121" w:rsidRDefault="007A5466" w:rsidP="00742139">
            <w:pPr>
              <w:contextualSpacing/>
              <w:rPr>
                <w:rFonts w:ascii="Calibri" w:hAnsi="Calibri" w:cs="Tahoma"/>
                <w:sz w:val="18"/>
                <w:szCs w:val="18"/>
                <w:lang w:val="en-GB"/>
              </w:rPr>
            </w:pPr>
          </w:p>
        </w:tc>
        <w:tc>
          <w:tcPr>
            <w:tcW w:w="903" w:type="dxa"/>
          </w:tcPr>
          <w:p w14:paraId="6E6B3516" w14:textId="75A44D9D" w:rsidR="007A5466" w:rsidRPr="00166121" w:rsidRDefault="007A5466" w:rsidP="00742139">
            <w:pPr>
              <w:contextualSpacing/>
              <w:rPr>
                <w:rFonts w:ascii="Calibri" w:hAnsi="Calibri" w:cs="Tahoma"/>
                <w:sz w:val="18"/>
                <w:szCs w:val="18"/>
                <w:lang w:val="en-GB"/>
              </w:rPr>
            </w:pPr>
            <w:r w:rsidRPr="00166121">
              <w:rPr>
                <w:rFonts w:ascii="Calibri" w:hAnsi="Calibri" w:cs="Tahoma"/>
                <w:sz w:val="18"/>
                <w:szCs w:val="18"/>
                <w:lang w:val="en-GB"/>
              </w:rPr>
              <w:t>4</w:t>
            </w:r>
          </w:p>
        </w:tc>
        <w:tc>
          <w:tcPr>
            <w:tcW w:w="846" w:type="dxa"/>
          </w:tcPr>
          <w:p w14:paraId="21E083E8" w14:textId="77777777" w:rsidR="007A5466" w:rsidRPr="00166121" w:rsidRDefault="007A5466" w:rsidP="00742139">
            <w:pPr>
              <w:contextualSpacing/>
              <w:rPr>
                <w:rFonts w:ascii="Calibri" w:hAnsi="Calibri" w:cs="Tahoma"/>
                <w:sz w:val="18"/>
                <w:szCs w:val="18"/>
                <w:lang w:val="en-GB"/>
              </w:rPr>
            </w:pPr>
          </w:p>
        </w:tc>
        <w:tc>
          <w:tcPr>
            <w:tcW w:w="846" w:type="dxa"/>
          </w:tcPr>
          <w:p w14:paraId="3D3118F3" w14:textId="77777777" w:rsidR="007A5466" w:rsidRPr="00166121" w:rsidRDefault="007A5466" w:rsidP="00742139">
            <w:pPr>
              <w:contextualSpacing/>
              <w:rPr>
                <w:rFonts w:ascii="Calibri" w:hAnsi="Calibri" w:cs="Tahoma"/>
                <w:sz w:val="18"/>
                <w:szCs w:val="18"/>
                <w:lang w:val="en-GB"/>
              </w:rPr>
            </w:pPr>
          </w:p>
        </w:tc>
        <w:tc>
          <w:tcPr>
            <w:tcW w:w="846" w:type="dxa"/>
          </w:tcPr>
          <w:p w14:paraId="1F96E890" w14:textId="77777777" w:rsidR="007A5466" w:rsidRPr="00166121" w:rsidRDefault="007A5466" w:rsidP="00742139">
            <w:pPr>
              <w:contextualSpacing/>
              <w:rPr>
                <w:rFonts w:ascii="Calibri" w:hAnsi="Calibri" w:cs="Tahoma"/>
                <w:sz w:val="18"/>
                <w:szCs w:val="18"/>
                <w:lang w:val="en-GB"/>
              </w:rPr>
            </w:pPr>
          </w:p>
        </w:tc>
        <w:tc>
          <w:tcPr>
            <w:tcW w:w="846" w:type="dxa"/>
          </w:tcPr>
          <w:p w14:paraId="7B649E52" w14:textId="77777777" w:rsidR="007A5466" w:rsidRPr="00166121" w:rsidRDefault="007A5466" w:rsidP="00742139">
            <w:pPr>
              <w:contextualSpacing/>
              <w:rPr>
                <w:rFonts w:ascii="Calibri" w:hAnsi="Calibri" w:cs="Tahoma"/>
                <w:sz w:val="18"/>
                <w:szCs w:val="18"/>
                <w:lang w:val="en-GB"/>
              </w:rPr>
            </w:pPr>
          </w:p>
        </w:tc>
        <w:tc>
          <w:tcPr>
            <w:tcW w:w="846" w:type="dxa"/>
          </w:tcPr>
          <w:p w14:paraId="5E1AB0F7" w14:textId="77777777" w:rsidR="007A5466" w:rsidRPr="00166121" w:rsidRDefault="007A5466" w:rsidP="00742139">
            <w:pPr>
              <w:contextualSpacing/>
              <w:rPr>
                <w:rFonts w:ascii="Calibri" w:hAnsi="Calibri" w:cs="Tahoma"/>
                <w:sz w:val="18"/>
                <w:szCs w:val="18"/>
                <w:lang w:val="en-GB"/>
              </w:rPr>
            </w:pPr>
          </w:p>
        </w:tc>
        <w:tc>
          <w:tcPr>
            <w:tcW w:w="846" w:type="dxa"/>
          </w:tcPr>
          <w:p w14:paraId="4103D344" w14:textId="77777777" w:rsidR="007A5466" w:rsidRPr="00166121" w:rsidRDefault="007A5466" w:rsidP="00742139">
            <w:pPr>
              <w:contextualSpacing/>
              <w:rPr>
                <w:rFonts w:ascii="Calibri" w:hAnsi="Calibri" w:cs="Tahoma"/>
                <w:sz w:val="18"/>
                <w:szCs w:val="18"/>
                <w:lang w:val="en-GB"/>
              </w:rPr>
            </w:pPr>
          </w:p>
        </w:tc>
        <w:tc>
          <w:tcPr>
            <w:tcW w:w="846" w:type="dxa"/>
          </w:tcPr>
          <w:p w14:paraId="4ACCA1E2" w14:textId="77777777" w:rsidR="007A5466" w:rsidRPr="00166121" w:rsidRDefault="007A5466" w:rsidP="00742139">
            <w:pPr>
              <w:contextualSpacing/>
              <w:rPr>
                <w:rFonts w:ascii="Calibri" w:hAnsi="Calibri" w:cs="Tahoma"/>
                <w:sz w:val="18"/>
                <w:szCs w:val="18"/>
                <w:lang w:val="en-GB"/>
              </w:rPr>
            </w:pPr>
          </w:p>
        </w:tc>
        <w:tc>
          <w:tcPr>
            <w:tcW w:w="846" w:type="dxa"/>
          </w:tcPr>
          <w:p w14:paraId="276B2E33" w14:textId="77777777" w:rsidR="007A5466" w:rsidRPr="00166121" w:rsidRDefault="007A5466" w:rsidP="00742139">
            <w:pPr>
              <w:contextualSpacing/>
              <w:rPr>
                <w:rFonts w:ascii="Calibri" w:hAnsi="Calibri" w:cs="Tahoma"/>
                <w:sz w:val="18"/>
                <w:szCs w:val="18"/>
                <w:lang w:val="en-GB"/>
              </w:rPr>
            </w:pPr>
          </w:p>
        </w:tc>
        <w:tc>
          <w:tcPr>
            <w:tcW w:w="846" w:type="dxa"/>
          </w:tcPr>
          <w:p w14:paraId="55D81EDC" w14:textId="77777777" w:rsidR="007A5466" w:rsidRPr="00166121" w:rsidRDefault="007A5466" w:rsidP="00742139">
            <w:pPr>
              <w:contextualSpacing/>
              <w:rPr>
                <w:rFonts w:ascii="Calibri" w:hAnsi="Calibri" w:cs="Tahoma"/>
                <w:sz w:val="18"/>
                <w:szCs w:val="18"/>
                <w:lang w:val="en-GB"/>
              </w:rPr>
            </w:pPr>
          </w:p>
        </w:tc>
      </w:tr>
      <w:tr w:rsidR="007A5466" w:rsidRPr="00166121" w14:paraId="2103EBC4" w14:textId="77777777" w:rsidTr="007A5466">
        <w:tc>
          <w:tcPr>
            <w:tcW w:w="833" w:type="dxa"/>
          </w:tcPr>
          <w:p w14:paraId="7795149E" w14:textId="77777777" w:rsidR="007A5466" w:rsidRPr="00166121" w:rsidRDefault="007A5466" w:rsidP="00742139">
            <w:pPr>
              <w:contextualSpacing/>
              <w:rPr>
                <w:rFonts w:ascii="Calibri" w:hAnsi="Calibri" w:cs="Tahoma"/>
                <w:sz w:val="18"/>
                <w:szCs w:val="18"/>
                <w:lang w:val="en-GB"/>
              </w:rPr>
            </w:pPr>
          </w:p>
        </w:tc>
        <w:tc>
          <w:tcPr>
            <w:tcW w:w="903" w:type="dxa"/>
          </w:tcPr>
          <w:p w14:paraId="2875A883" w14:textId="01F38DD7" w:rsidR="007A5466" w:rsidRPr="00166121" w:rsidRDefault="007A5466" w:rsidP="00742139">
            <w:pPr>
              <w:contextualSpacing/>
              <w:rPr>
                <w:rFonts w:ascii="Calibri" w:hAnsi="Calibri" w:cs="Tahoma"/>
                <w:sz w:val="18"/>
                <w:szCs w:val="18"/>
                <w:lang w:val="en-GB"/>
              </w:rPr>
            </w:pPr>
          </w:p>
        </w:tc>
        <w:tc>
          <w:tcPr>
            <w:tcW w:w="846" w:type="dxa"/>
          </w:tcPr>
          <w:p w14:paraId="44CE7185" w14:textId="77777777" w:rsidR="007A5466" w:rsidRPr="00166121" w:rsidRDefault="007A5466" w:rsidP="00742139">
            <w:pPr>
              <w:contextualSpacing/>
              <w:rPr>
                <w:rFonts w:ascii="Calibri" w:hAnsi="Calibri" w:cs="Tahoma"/>
                <w:sz w:val="18"/>
                <w:szCs w:val="18"/>
                <w:lang w:val="en-GB"/>
              </w:rPr>
            </w:pPr>
          </w:p>
        </w:tc>
        <w:tc>
          <w:tcPr>
            <w:tcW w:w="846" w:type="dxa"/>
          </w:tcPr>
          <w:p w14:paraId="3EE5E38B" w14:textId="77777777" w:rsidR="007A5466" w:rsidRPr="00166121" w:rsidRDefault="007A5466" w:rsidP="00742139">
            <w:pPr>
              <w:contextualSpacing/>
              <w:rPr>
                <w:rFonts w:ascii="Calibri" w:hAnsi="Calibri" w:cs="Tahoma"/>
                <w:sz w:val="18"/>
                <w:szCs w:val="18"/>
                <w:lang w:val="en-GB"/>
              </w:rPr>
            </w:pPr>
          </w:p>
        </w:tc>
        <w:tc>
          <w:tcPr>
            <w:tcW w:w="846" w:type="dxa"/>
          </w:tcPr>
          <w:p w14:paraId="14571860" w14:textId="77777777" w:rsidR="007A5466" w:rsidRPr="00166121" w:rsidRDefault="007A5466" w:rsidP="00742139">
            <w:pPr>
              <w:contextualSpacing/>
              <w:rPr>
                <w:rFonts w:ascii="Calibri" w:hAnsi="Calibri" w:cs="Tahoma"/>
                <w:sz w:val="18"/>
                <w:szCs w:val="18"/>
                <w:lang w:val="en-GB"/>
              </w:rPr>
            </w:pPr>
          </w:p>
        </w:tc>
        <w:tc>
          <w:tcPr>
            <w:tcW w:w="846" w:type="dxa"/>
          </w:tcPr>
          <w:p w14:paraId="6C4EDC49" w14:textId="77777777" w:rsidR="007A5466" w:rsidRPr="00166121" w:rsidRDefault="007A5466" w:rsidP="00742139">
            <w:pPr>
              <w:contextualSpacing/>
              <w:rPr>
                <w:rFonts w:ascii="Calibri" w:hAnsi="Calibri" w:cs="Tahoma"/>
                <w:sz w:val="18"/>
                <w:szCs w:val="18"/>
                <w:lang w:val="en-GB"/>
              </w:rPr>
            </w:pPr>
          </w:p>
        </w:tc>
        <w:tc>
          <w:tcPr>
            <w:tcW w:w="846" w:type="dxa"/>
          </w:tcPr>
          <w:p w14:paraId="2865CC50" w14:textId="77777777" w:rsidR="007A5466" w:rsidRPr="00166121" w:rsidRDefault="007A5466" w:rsidP="00742139">
            <w:pPr>
              <w:contextualSpacing/>
              <w:rPr>
                <w:rFonts w:ascii="Calibri" w:hAnsi="Calibri" w:cs="Tahoma"/>
                <w:sz w:val="18"/>
                <w:szCs w:val="18"/>
                <w:lang w:val="en-GB"/>
              </w:rPr>
            </w:pPr>
          </w:p>
        </w:tc>
        <w:tc>
          <w:tcPr>
            <w:tcW w:w="846" w:type="dxa"/>
          </w:tcPr>
          <w:p w14:paraId="645BF333" w14:textId="77777777" w:rsidR="007A5466" w:rsidRPr="00166121" w:rsidRDefault="007A5466" w:rsidP="00742139">
            <w:pPr>
              <w:contextualSpacing/>
              <w:rPr>
                <w:rFonts w:ascii="Calibri" w:hAnsi="Calibri" w:cs="Tahoma"/>
                <w:sz w:val="18"/>
                <w:szCs w:val="18"/>
                <w:lang w:val="en-GB"/>
              </w:rPr>
            </w:pPr>
          </w:p>
        </w:tc>
        <w:tc>
          <w:tcPr>
            <w:tcW w:w="846" w:type="dxa"/>
          </w:tcPr>
          <w:p w14:paraId="368DD913" w14:textId="77777777" w:rsidR="007A5466" w:rsidRPr="00166121" w:rsidRDefault="007A5466" w:rsidP="00742139">
            <w:pPr>
              <w:contextualSpacing/>
              <w:rPr>
                <w:rFonts w:ascii="Calibri" w:hAnsi="Calibri" w:cs="Tahoma"/>
                <w:sz w:val="18"/>
                <w:szCs w:val="18"/>
                <w:lang w:val="en-GB"/>
              </w:rPr>
            </w:pPr>
          </w:p>
        </w:tc>
        <w:tc>
          <w:tcPr>
            <w:tcW w:w="846" w:type="dxa"/>
          </w:tcPr>
          <w:p w14:paraId="7ACD76CE" w14:textId="77777777" w:rsidR="007A5466" w:rsidRPr="00166121" w:rsidRDefault="007A5466" w:rsidP="00742139">
            <w:pPr>
              <w:contextualSpacing/>
              <w:rPr>
                <w:rFonts w:ascii="Calibri" w:hAnsi="Calibri" w:cs="Tahoma"/>
                <w:sz w:val="18"/>
                <w:szCs w:val="18"/>
                <w:lang w:val="en-GB"/>
              </w:rPr>
            </w:pPr>
          </w:p>
        </w:tc>
        <w:tc>
          <w:tcPr>
            <w:tcW w:w="846" w:type="dxa"/>
          </w:tcPr>
          <w:p w14:paraId="3753B2EC" w14:textId="77777777" w:rsidR="007A5466" w:rsidRPr="00166121" w:rsidRDefault="007A5466" w:rsidP="00742139">
            <w:pPr>
              <w:contextualSpacing/>
              <w:rPr>
                <w:rFonts w:ascii="Calibri" w:hAnsi="Calibri" w:cs="Tahoma"/>
                <w:sz w:val="18"/>
                <w:szCs w:val="18"/>
                <w:lang w:val="en-GB"/>
              </w:rPr>
            </w:pPr>
          </w:p>
        </w:tc>
      </w:tr>
      <w:tr w:rsidR="007A5466" w:rsidRPr="00166121" w14:paraId="520EA3AE" w14:textId="77777777" w:rsidTr="007A5466">
        <w:tc>
          <w:tcPr>
            <w:tcW w:w="833" w:type="dxa"/>
          </w:tcPr>
          <w:p w14:paraId="49854327" w14:textId="77777777" w:rsidR="007A5466" w:rsidRPr="00166121" w:rsidRDefault="007A5466" w:rsidP="00742139">
            <w:pPr>
              <w:contextualSpacing/>
              <w:rPr>
                <w:rFonts w:ascii="Calibri" w:hAnsi="Calibri" w:cs="Tahoma"/>
                <w:sz w:val="18"/>
                <w:szCs w:val="18"/>
                <w:lang w:val="en-GB"/>
              </w:rPr>
            </w:pPr>
          </w:p>
        </w:tc>
        <w:tc>
          <w:tcPr>
            <w:tcW w:w="903" w:type="dxa"/>
          </w:tcPr>
          <w:p w14:paraId="0FB02953" w14:textId="2D44F55A" w:rsidR="007A5466" w:rsidRPr="00166121" w:rsidRDefault="007A5466" w:rsidP="00742139">
            <w:pPr>
              <w:contextualSpacing/>
              <w:rPr>
                <w:rFonts w:ascii="Calibri" w:hAnsi="Calibri" w:cs="Tahoma"/>
                <w:sz w:val="18"/>
                <w:szCs w:val="18"/>
                <w:lang w:val="en-GB"/>
              </w:rPr>
            </w:pPr>
          </w:p>
        </w:tc>
        <w:tc>
          <w:tcPr>
            <w:tcW w:w="846" w:type="dxa"/>
          </w:tcPr>
          <w:p w14:paraId="742E0088" w14:textId="77777777" w:rsidR="007A5466" w:rsidRPr="00166121" w:rsidRDefault="007A5466" w:rsidP="00742139">
            <w:pPr>
              <w:contextualSpacing/>
              <w:rPr>
                <w:rFonts w:ascii="Calibri" w:hAnsi="Calibri" w:cs="Tahoma"/>
                <w:sz w:val="18"/>
                <w:szCs w:val="18"/>
                <w:lang w:val="en-GB"/>
              </w:rPr>
            </w:pPr>
          </w:p>
        </w:tc>
        <w:tc>
          <w:tcPr>
            <w:tcW w:w="846" w:type="dxa"/>
          </w:tcPr>
          <w:p w14:paraId="23D76821" w14:textId="77777777" w:rsidR="007A5466" w:rsidRPr="00166121" w:rsidRDefault="007A5466" w:rsidP="00742139">
            <w:pPr>
              <w:contextualSpacing/>
              <w:rPr>
                <w:rFonts w:ascii="Calibri" w:hAnsi="Calibri" w:cs="Tahoma"/>
                <w:sz w:val="18"/>
                <w:szCs w:val="18"/>
                <w:lang w:val="en-GB"/>
              </w:rPr>
            </w:pPr>
          </w:p>
        </w:tc>
        <w:tc>
          <w:tcPr>
            <w:tcW w:w="846" w:type="dxa"/>
          </w:tcPr>
          <w:p w14:paraId="19C2843F" w14:textId="77777777" w:rsidR="007A5466" w:rsidRPr="00166121" w:rsidRDefault="007A5466" w:rsidP="00742139">
            <w:pPr>
              <w:contextualSpacing/>
              <w:rPr>
                <w:rFonts w:ascii="Calibri" w:hAnsi="Calibri" w:cs="Tahoma"/>
                <w:sz w:val="18"/>
                <w:szCs w:val="18"/>
                <w:lang w:val="en-GB"/>
              </w:rPr>
            </w:pPr>
          </w:p>
        </w:tc>
        <w:tc>
          <w:tcPr>
            <w:tcW w:w="846" w:type="dxa"/>
          </w:tcPr>
          <w:p w14:paraId="56581896" w14:textId="77777777" w:rsidR="007A5466" w:rsidRPr="00166121" w:rsidRDefault="007A5466" w:rsidP="00742139">
            <w:pPr>
              <w:contextualSpacing/>
              <w:rPr>
                <w:rFonts w:ascii="Calibri" w:hAnsi="Calibri" w:cs="Tahoma"/>
                <w:sz w:val="18"/>
                <w:szCs w:val="18"/>
                <w:lang w:val="en-GB"/>
              </w:rPr>
            </w:pPr>
          </w:p>
        </w:tc>
        <w:tc>
          <w:tcPr>
            <w:tcW w:w="846" w:type="dxa"/>
          </w:tcPr>
          <w:p w14:paraId="0CB41913" w14:textId="77777777" w:rsidR="007A5466" w:rsidRPr="00166121" w:rsidRDefault="007A5466" w:rsidP="00742139">
            <w:pPr>
              <w:contextualSpacing/>
              <w:rPr>
                <w:rFonts w:ascii="Calibri" w:hAnsi="Calibri" w:cs="Tahoma"/>
                <w:sz w:val="18"/>
                <w:szCs w:val="18"/>
                <w:lang w:val="en-GB"/>
              </w:rPr>
            </w:pPr>
          </w:p>
        </w:tc>
        <w:tc>
          <w:tcPr>
            <w:tcW w:w="846" w:type="dxa"/>
          </w:tcPr>
          <w:p w14:paraId="74329490" w14:textId="77777777" w:rsidR="007A5466" w:rsidRPr="00166121" w:rsidRDefault="007A5466" w:rsidP="00742139">
            <w:pPr>
              <w:contextualSpacing/>
              <w:rPr>
                <w:rFonts w:ascii="Calibri" w:hAnsi="Calibri" w:cs="Tahoma"/>
                <w:sz w:val="18"/>
                <w:szCs w:val="18"/>
                <w:lang w:val="en-GB"/>
              </w:rPr>
            </w:pPr>
          </w:p>
        </w:tc>
        <w:tc>
          <w:tcPr>
            <w:tcW w:w="846" w:type="dxa"/>
          </w:tcPr>
          <w:p w14:paraId="537A4E06" w14:textId="77777777" w:rsidR="007A5466" w:rsidRPr="00166121" w:rsidRDefault="007A5466" w:rsidP="00742139">
            <w:pPr>
              <w:contextualSpacing/>
              <w:rPr>
                <w:rFonts w:ascii="Calibri" w:hAnsi="Calibri" w:cs="Tahoma"/>
                <w:sz w:val="18"/>
                <w:szCs w:val="18"/>
                <w:lang w:val="en-GB"/>
              </w:rPr>
            </w:pPr>
          </w:p>
        </w:tc>
        <w:tc>
          <w:tcPr>
            <w:tcW w:w="846" w:type="dxa"/>
          </w:tcPr>
          <w:p w14:paraId="161023CF" w14:textId="77777777" w:rsidR="007A5466" w:rsidRPr="00166121" w:rsidRDefault="007A5466" w:rsidP="00742139">
            <w:pPr>
              <w:contextualSpacing/>
              <w:rPr>
                <w:rFonts w:ascii="Calibri" w:hAnsi="Calibri" w:cs="Tahoma"/>
                <w:sz w:val="18"/>
                <w:szCs w:val="18"/>
                <w:lang w:val="en-GB"/>
              </w:rPr>
            </w:pPr>
          </w:p>
        </w:tc>
        <w:tc>
          <w:tcPr>
            <w:tcW w:w="846" w:type="dxa"/>
          </w:tcPr>
          <w:p w14:paraId="043A77B2" w14:textId="77777777" w:rsidR="007A5466" w:rsidRPr="00166121" w:rsidRDefault="007A5466" w:rsidP="00742139">
            <w:pPr>
              <w:contextualSpacing/>
              <w:rPr>
                <w:rFonts w:ascii="Calibri" w:hAnsi="Calibri" w:cs="Tahoma"/>
                <w:sz w:val="18"/>
                <w:szCs w:val="18"/>
                <w:lang w:val="en-GB"/>
              </w:rPr>
            </w:pPr>
          </w:p>
        </w:tc>
      </w:tr>
      <w:tr w:rsidR="007A5466" w:rsidRPr="00166121" w14:paraId="28F4C653" w14:textId="77777777" w:rsidTr="007A5466">
        <w:tc>
          <w:tcPr>
            <w:tcW w:w="833" w:type="dxa"/>
          </w:tcPr>
          <w:p w14:paraId="528CEA2E" w14:textId="77777777" w:rsidR="007A5466" w:rsidRPr="00166121" w:rsidRDefault="007A5466" w:rsidP="00742139">
            <w:pPr>
              <w:contextualSpacing/>
              <w:rPr>
                <w:rFonts w:ascii="Calibri" w:hAnsi="Calibri" w:cs="Tahoma"/>
                <w:sz w:val="18"/>
                <w:szCs w:val="18"/>
                <w:lang w:val="en-GB"/>
              </w:rPr>
            </w:pPr>
          </w:p>
        </w:tc>
        <w:tc>
          <w:tcPr>
            <w:tcW w:w="903" w:type="dxa"/>
          </w:tcPr>
          <w:p w14:paraId="191B6D57" w14:textId="186E179F" w:rsidR="007A5466" w:rsidRPr="00166121" w:rsidRDefault="007A5466" w:rsidP="00742139">
            <w:pPr>
              <w:contextualSpacing/>
              <w:rPr>
                <w:rFonts w:ascii="Calibri" w:hAnsi="Calibri" w:cs="Tahoma"/>
                <w:sz w:val="18"/>
                <w:szCs w:val="18"/>
                <w:lang w:val="en-GB"/>
              </w:rPr>
            </w:pPr>
          </w:p>
        </w:tc>
        <w:tc>
          <w:tcPr>
            <w:tcW w:w="846" w:type="dxa"/>
          </w:tcPr>
          <w:p w14:paraId="4C3E5974" w14:textId="77777777" w:rsidR="007A5466" w:rsidRPr="00166121" w:rsidRDefault="007A5466" w:rsidP="00742139">
            <w:pPr>
              <w:contextualSpacing/>
              <w:rPr>
                <w:rFonts w:ascii="Calibri" w:hAnsi="Calibri" w:cs="Tahoma"/>
                <w:sz w:val="18"/>
                <w:szCs w:val="18"/>
                <w:lang w:val="en-GB"/>
              </w:rPr>
            </w:pPr>
          </w:p>
        </w:tc>
        <w:tc>
          <w:tcPr>
            <w:tcW w:w="846" w:type="dxa"/>
          </w:tcPr>
          <w:p w14:paraId="0EFA8F7C" w14:textId="77777777" w:rsidR="007A5466" w:rsidRPr="00166121" w:rsidRDefault="007A5466" w:rsidP="00742139">
            <w:pPr>
              <w:contextualSpacing/>
              <w:rPr>
                <w:rFonts w:ascii="Calibri" w:hAnsi="Calibri" w:cs="Tahoma"/>
                <w:sz w:val="18"/>
                <w:szCs w:val="18"/>
                <w:lang w:val="en-GB"/>
              </w:rPr>
            </w:pPr>
          </w:p>
        </w:tc>
        <w:tc>
          <w:tcPr>
            <w:tcW w:w="846" w:type="dxa"/>
          </w:tcPr>
          <w:p w14:paraId="3D5F4171" w14:textId="77777777" w:rsidR="007A5466" w:rsidRPr="00166121" w:rsidRDefault="007A5466" w:rsidP="00742139">
            <w:pPr>
              <w:contextualSpacing/>
              <w:rPr>
                <w:rFonts w:ascii="Calibri" w:hAnsi="Calibri" w:cs="Tahoma"/>
                <w:sz w:val="18"/>
                <w:szCs w:val="18"/>
                <w:lang w:val="en-GB"/>
              </w:rPr>
            </w:pPr>
          </w:p>
        </w:tc>
        <w:tc>
          <w:tcPr>
            <w:tcW w:w="846" w:type="dxa"/>
          </w:tcPr>
          <w:p w14:paraId="0A5E6B23" w14:textId="77777777" w:rsidR="007A5466" w:rsidRPr="00166121" w:rsidRDefault="007A5466" w:rsidP="00742139">
            <w:pPr>
              <w:contextualSpacing/>
              <w:rPr>
                <w:rFonts w:ascii="Calibri" w:hAnsi="Calibri" w:cs="Tahoma"/>
                <w:sz w:val="18"/>
                <w:szCs w:val="18"/>
                <w:lang w:val="en-GB"/>
              </w:rPr>
            </w:pPr>
          </w:p>
        </w:tc>
        <w:tc>
          <w:tcPr>
            <w:tcW w:w="846" w:type="dxa"/>
          </w:tcPr>
          <w:p w14:paraId="6340E472" w14:textId="77777777" w:rsidR="007A5466" w:rsidRPr="00166121" w:rsidRDefault="007A5466" w:rsidP="00742139">
            <w:pPr>
              <w:contextualSpacing/>
              <w:rPr>
                <w:rFonts w:ascii="Calibri" w:hAnsi="Calibri" w:cs="Tahoma"/>
                <w:sz w:val="18"/>
                <w:szCs w:val="18"/>
                <w:lang w:val="en-GB"/>
              </w:rPr>
            </w:pPr>
          </w:p>
        </w:tc>
        <w:tc>
          <w:tcPr>
            <w:tcW w:w="846" w:type="dxa"/>
          </w:tcPr>
          <w:p w14:paraId="4B88D53C" w14:textId="77777777" w:rsidR="007A5466" w:rsidRPr="00166121" w:rsidRDefault="007A5466" w:rsidP="00742139">
            <w:pPr>
              <w:contextualSpacing/>
              <w:rPr>
                <w:rFonts w:ascii="Calibri" w:hAnsi="Calibri" w:cs="Tahoma"/>
                <w:sz w:val="18"/>
                <w:szCs w:val="18"/>
                <w:lang w:val="en-GB"/>
              </w:rPr>
            </w:pPr>
          </w:p>
        </w:tc>
        <w:tc>
          <w:tcPr>
            <w:tcW w:w="846" w:type="dxa"/>
          </w:tcPr>
          <w:p w14:paraId="5B69473F" w14:textId="77777777" w:rsidR="007A5466" w:rsidRPr="00166121" w:rsidRDefault="007A5466" w:rsidP="00742139">
            <w:pPr>
              <w:contextualSpacing/>
              <w:rPr>
                <w:rFonts w:ascii="Calibri" w:hAnsi="Calibri" w:cs="Tahoma"/>
                <w:sz w:val="18"/>
                <w:szCs w:val="18"/>
                <w:lang w:val="en-GB"/>
              </w:rPr>
            </w:pPr>
          </w:p>
        </w:tc>
        <w:tc>
          <w:tcPr>
            <w:tcW w:w="846" w:type="dxa"/>
          </w:tcPr>
          <w:p w14:paraId="70DF1DAA" w14:textId="77777777" w:rsidR="007A5466" w:rsidRPr="00166121" w:rsidRDefault="007A5466" w:rsidP="00742139">
            <w:pPr>
              <w:contextualSpacing/>
              <w:rPr>
                <w:rFonts w:ascii="Calibri" w:hAnsi="Calibri" w:cs="Tahoma"/>
                <w:sz w:val="18"/>
                <w:szCs w:val="18"/>
                <w:lang w:val="en-GB"/>
              </w:rPr>
            </w:pPr>
          </w:p>
        </w:tc>
        <w:tc>
          <w:tcPr>
            <w:tcW w:w="846" w:type="dxa"/>
          </w:tcPr>
          <w:p w14:paraId="3A820489" w14:textId="77777777" w:rsidR="007A5466" w:rsidRPr="00166121" w:rsidRDefault="007A5466" w:rsidP="00742139">
            <w:pPr>
              <w:contextualSpacing/>
              <w:rPr>
                <w:rFonts w:ascii="Calibri" w:hAnsi="Calibri" w:cs="Tahoma"/>
                <w:sz w:val="18"/>
                <w:szCs w:val="18"/>
                <w:lang w:val="en-GB"/>
              </w:rPr>
            </w:pPr>
          </w:p>
        </w:tc>
      </w:tr>
      <w:tr w:rsidR="007A5466" w:rsidRPr="00166121" w14:paraId="7258F596" w14:textId="77777777" w:rsidTr="007A5466">
        <w:tc>
          <w:tcPr>
            <w:tcW w:w="833" w:type="dxa"/>
          </w:tcPr>
          <w:p w14:paraId="4F24102E" w14:textId="77777777" w:rsidR="007A5466" w:rsidRPr="00166121" w:rsidRDefault="007A5466" w:rsidP="00742139">
            <w:pPr>
              <w:contextualSpacing/>
              <w:rPr>
                <w:rFonts w:ascii="Calibri" w:hAnsi="Calibri" w:cs="Tahoma"/>
                <w:sz w:val="18"/>
                <w:szCs w:val="18"/>
                <w:lang w:val="en-GB"/>
              </w:rPr>
            </w:pPr>
          </w:p>
        </w:tc>
        <w:tc>
          <w:tcPr>
            <w:tcW w:w="903" w:type="dxa"/>
          </w:tcPr>
          <w:p w14:paraId="08133FFE" w14:textId="0300C221" w:rsidR="007A5466" w:rsidRPr="00166121" w:rsidRDefault="007A5466" w:rsidP="00742139">
            <w:pPr>
              <w:contextualSpacing/>
              <w:rPr>
                <w:rFonts w:ascii="Calibri" w:hAnsi="Calibri" w:cs="Tahoma"/>
                <w:sz w:val="18"/>
                <w:szCs w:val="18"/>
                <w:lang w:val="en-GB"/>
              </w:rPr>
            </w:pPr>
          </w:p>
        </w:tc>
        <w:tc>
          <w:tcPr>
            <w:tcW w:w="846" w:type="dxa"/>
          </w:tcPr>
          <w:p w14:paraId="658AA0E7" w14:textId="77777777" w:rsidR="007A5466" w:rsidRPr="00166121" w:rsidRDefault="007A5466" w:rsidP="00742139">
            <w:pPr>
              <w:contextualSpacing/>
              <w:rPr>
                <w:rFonts w:ascii="Calibri" w:hAnsi="Calibri" w:cs="Tahoma"/>
                <w:sz w:val="18"/>
                <w:szCs w:val="18"/>
                <w:lang w:val="en-GB"/>
              </w:rPr>
            </w:pPr>
          </w:p>
        </w:tc>
        <w:tc>
          <w:tcPr>
            <w:tcW w:w="846" w:type="dxa"/>
          </w:tcPr>
          <w:p w14:paraId="124BAF83" w14:textId="77777777" w:rsidR="007A5466" w:rsidRPr="00166121" w:rsidRDefault="007A5466" w:rsidP="00742139">
            <w:pPr>
              <w:contextualSpacing/>
              <w:rPr>
                <w:rFonts w:ascii="Calibri" w:hAnsi="Calibri" w:cs="Tahoma"/>
                <w:sz w:val="18"/>
                <w:szCs w:val="18"/>
                <w:lang w:val="en-GB"/>
              </w:rPr>
            </w:pPr>
          </w:p>
        </w:tc>
        <w:tc>
          <w:tcPr>
            <w:tcW w:w="846" w:type="dxa"/>
          </w:tcPr>
          <w:p w14:paraId="7C98F626" w14:textId="77777777" w:rsidR="007A5466" w:rsidRPr="00166121" w:rsidRDefault="007A5466" w:rsidP="00742139">
            <w:pPr>
              <w:contextualSpacing/>
              <w:rPr>
                <w:rFonts w:ascii="Calibri" w:hAnsi="Calibri" w:cs="Tahoma"/>
                <w:sz w:val="18"/>
                <w:szCs w:val="18"/>
                <w:lang w:val="en-GB"/>
              </w:rPr>
            </w:pPr>
          </w:p>
        </w:tc>
        <w:tc>
          <w:tcPr>
            <w:tcW w:w="846" w:type="dxa"/>
          </w:tcPr>
          <w:p w14:paraId="13280D8A" w14:textId="77777777" w:rsidR="007A5466" w:rsidRPr="00166121" w:rsidRDefault="007A5466" w:rsidP="00742139">
            <w:pPr>
              <w:contextualSpacing/>
              <w:rPr>
                <w:rFonts w:ascii="Calibri" w:hAnsi="Calibri" w:cs="Tahoma"/>
                <w:sz w:val="18"/>
                <w:szCs w:val="18"/>
                <w:lang w:val="en-GB"/>
              </w:rPr>
            </w:pPr>
          </w:p>
        </w:tc>
        <w:tc>
          <w:tcPr>
            <w:tcW w:w="846" w:type="dxa"/>
          </w:tcPr>
          <w:p w14:paraId="029C12D2" w14:textId="77777777" w:rsidR="007A5466" w:rsidRPr="00166121" w:rsidRDefault="007A5466" w:rsidP="00742139">
            <w:pPr>
              <w:contextualSpacing/>
              <w:rPr>
                <w:rFonts w:ascii="Calibri" w:hAnsi="Calibri" w:cs="Tahoma"/>
                <w:sz w:val="18"/>
                <w:szCs w:val="18"/>
                <w:lang w:val="en-GB"/>
              </w:rPr>
            </w:pPr>
          </w:p>
        </w:tc>
        <w:tc>
          <w:tcPr>
            <w:tcW w:w="846" w:type="dxa"/>
          </w:tcPr>
          <w:p w14:paraId="388AB1CB" w14:textId="77777777" w:rsidR="007A5466" w:rsidRPr="00166121" w:rsidRDefault="007A5466" w:rsidP="00742139">
            <w:pPr>
              <w:contextualSpacing/>
              <w:rPr>
                <w:rFonts w:ascii="Calibri" w:hAnsi="Calibri" w:cs="Tahoma"/>
                <w:sz w:val="18"/>
                <w:szCs w:val="18"/>
                <w:lang w:val="en-GB"/>
              </w:rPr>
            </w:pPr>
          </w:p>
        </w:tc>
        <w:tc>
          <w:tcPr>
            <w:tcW w:w="846" w:type="dxa"/>
          </w:tcPr>
          <w:p w14:paraId="3BD398BB" w14:textId="77777777" w:rsidR="007A5466" w:rsidRPr="00166121" w:rsidRDefault="007A5466" w:rsidP="00742139">
            <w:pPr>
              <w:contextualSpacing/>
              <w:rPr>
                <w:rFonts w:ascii="Calibri" w:hAnsi="Calibri" w:cs="Tahoma"/>
                <w:sz w:val="18"/>
                <w:szCs w:val="18"/>
                <w:lang w:val="en-GB"/>
              </w:rPr>
            </w:pPr>
          </w:p>
        </w:tc>
        <w:tc>
          <w:tcPr>
            <w:tcW w:w="846" w:type="dxa"/>
          </w:tcPr>
          <w:p w14:paraId="3F972290" w14:textId="77777777" w:rsidR="007A5466" w:rsidRPr="00166121" w:rsidRDefault="007A5466" w:rsidP="00742139">
            <w:pPr>
              <w:contextualSpacing/>
              <w:rPr>
                <w:rFonts w:ascii="Calibri" w:hAnsi="Calibri" w:cs="Tahoma"/>
                <w:sz w:val="18"/>
                <w:szCs w:val="18"/>
                <w:lang w:val="en-GB"/>
              </w:rPr>
            </w:pPr>
          </w:p>
        </w:tc>
        <w:tc>
          <w:tcPr>
            <w:tcW w:w="846" w:type="dxa"/>
          </w:tcPr>
          <w:p w14:paraId="2415C5FB" w14:textId="77777777" w:rsidR="007A5466" w:rsidRPr="00166121" w:rsidRDefault="007A5466" w:rsidP="00742139">
            <w:pPr>
              <w:contextualSpacing/>
              <w:rPr>
                <w:rFonts w:ascii="Calibri" w:hAnsi="Calibri" w:cs="Tahoma"/>
                <w:sz w:val="18"/>
                <w:szCs w:val="18"/>
                <w:lang w:val="en-GB"/>
              </w:rPr>
            </w:pPr>
          </w:p>
        </w:tc>
      </w:tr>
      <w:tr w:rsidR="007A5466" w:rsidRPr="00166121" w14:paraId="599CA073" w14:textId="77777777" w:rsidTr="007A5466">
        <w:tc>
          <w:tcPr>
            <w:tcW w:w="833" w:type="dxa"/>
          </w:tcPr>
          <w:p w14:paraId="1118D19E" w14:textId="77777777" w:rsidR="007A5466" w:rsidRPr="00166121" w:rsidRDefault="007A5466" w:rsidP="00742139">
            <w:pPr>
              <w:contextualSpacing/>
              <w:rPr>
                <w:rFonts w:ascii="Calibri" w:hAnsi="Calibri" w:cs="Tahoma"/>
                <w:sz w:val="18"/>
                <w:szCs w:val="18"/>
                <w:lang w:val="en-GB"/>
              </w:rPr>
            </w:pPr>
          </w:p>
        </w:tc>
        <w:tc>
          <w:tcPr>
            <w:tcW w:w="903" w:type="dxa"/>
          </w:tcPr>
          <w:p w14:paraId="03A4514E" w14:textId="358D844A" w:rsidR="007A5466" w:rsidRPr="00166121" w:rsidRDefault="007A5466" w:rsidP="00742139">
            <w:pPr>
              <w:contextualSpacing/>
              <w:rPr>
                <w:rFonts w:ascii="Calibri" w:hAnsi="Calibri" w:cs="Tahoma"/>
                <w:sz w:val="18"/>
                <w:szCs w:val="18"/>
                <w:lang w:val="en-GB"/>
              </w:rPr>
            </w:pPr>
          </w:p>
        </w:tc>
        <w:tc>
          <w:tcPr>
            <w:tcW w:w="846" w:type="dxa"/>
          </w:tcPr>
          <w:p w14:paraId="51CFCEA3" w14:textId="77777777" w:rsidR="007A5466" w:rsidRPr="00166121" w:rsidRDefault="007A5466" w:rsidP="00742139">
            <w:pPr>
              <w:contextualSpacing/>
              <w:rPr>
                <w:rFonts w:ascii="Calibri" w:hAnsi="Calibri" w:cs="Tahoma"/>
                <w:sz w:val="18"/>
                <w:szCs w:val="18"/>
                <w:lang w:val="en-GB"/>
              </w:rPr>
            </w:pPr>
          </w:p>
        </w:tc>
        <w:tc>
          <w:tcPr>
            <w:tcW w:w="846" w:type="dxa"/>
          </w:tcPr>
          <w:p w14:paraId="2C3730FC" w14:textId="77777777" w:rsidR="007A5466" w:rsidRPr="00166121" w:rsidRDefault="007A5466" w:rsidP="00742139">
            <w:pPr>
              <w:contextualSpacing/>
              <w:rPr>
                <w:rFonts w:ascii="Calibri" w:hAnsi="Calibri" w:cs="Tahoma"/>
                <w:sz w:val="18"/>
                <w:szCs w:val="18"/>
                <w:lang w:val="en-GB"/>
              </w:rPr>
            </w:pPr>
          </w:p>
        </w:tc>
        <w:tc>
          <w:tcPr>
            <w:tcW w:w="846" w:type="dxa"/>
          </w:tcPr>
          <w:p w14:paraId="5C5F115B" w14:textId="77777777" w:rsidR="007A5466" w:rsidRPr="00166121" w:rsidRDefault="007A5466" w:rsidP="00742139">
            <w:pPr>
              <w:contextualSpacing/>
              <w:rPr>
                <w:rFonts w:ascii="Calibri" w:hAnsi="Calibri" w:cs="Tahoma"/>
                <w:sz w:val="18"/>
                <w:szCs w:val="18"/>
                <w:lang w:val="en-GB"/>
              </w:rPr>
            </w:pPr>
          </w:p>
        </w:tc>
        <w:tc>
          <w:tcPr>
            <w:tcW w:w="846" w:type="dxa"/>
          </w:tcPr>
          <w:p w14:paraId="4629B9C8" w14:textId="77777777" w:rsidR="007A5466" w:rsidRPr="00166121" w:rsidRDefault="007A5466" w:rsidP="00742139">
            <w:pPr>
              <w:contextualSpacing/>
              <w:rPr>
                <w:rFonts w:ascii="Calibri" w:hAnsi="Calibri" w:cs="Tahoma"/>
                <w:sz w:val="18"/>
                <w:szCs w:val="18"/>
                <w:lang w:val="en-GB"/>
              </w:rPr>
            </w:pPr>
          </w:p>
        </w:tc>
        <w:tc>
          <w:tcPr>
            <w:tcW w:w="846" w:type="dxa"/>
          </w:tcPr>
          <w:p w14:paraId="49C912CF" w14:textId="77777777" w:rsidR="007A5466" w:rsidRPr="00166121" w:rsidRDefault="007A5466" w:rsidP="00742139">
            <w:pPr>
              <w:contextualSpacing/>
              <w:rPr>
                <w:rFonts w:ascii="Calibri" w:hAnsi="Calibri" w:cs="Tahoma"/>
                <w:sz w:val="18"/>
                <w:szCs w:val="18"/>
                <w:lang w:val="en-GB"/>
              </w:rPr>
            </w:pPr>
          </w:p>
        </w:tc>
        <w:tc>
          <w:tcPr>
            <w:tcW w:w="846" w:type="dxa"/>
          </w:tcPr>
          <w:p w14:paraId="41E37148" w14:textId="77777777" w:rsidR="007A5466" w:rsidRPr="00166121" w:rsidRDefault="007A5466" w:rsidP="00742139">
            <w:pPr>
              <w:contextualSpacing/>
              <w:rPr>
                <w:rFonts w:ascii="Calibri" w:hAnsi="Calibri" w:cs="Tahoma"/>
                <w:sz w:val="18"/>
                <w:szCs w:val="18"/>
                <w:lang w:val="en-GB"/>
              </w:rPr>
            </w:pPr>
          </w:p>
        </w:tc>
        <w:tc>
          <w:tcPr>
            <w:tcW w:w="846" w:type="dxa"/>
          </w:tcPr>
          <w:p w14:paraId="4D7DA814" w14:textId="77777777" w:rsidR="007A5466" w:rsidRPr="00166121" w:rsidRDefault="007A5466" w:rsidP="00742139">
            <w:pPr>
              <w:contextualSpacing/>
              <w:rPr>
                <w:rFonts w:ascii="Calibri" w:hAnsi="Calibri" w:cs="Tahoma"/>
                <w:sz w:val="18"/>
                <w:szCs w:val="18"/>
                <w:lang w:val="en-GB"/>
              </w:rPr>
            </w:pPr>
          </w:p>
        </w:tc>
        <w:tc>
          <w:tcPr>
            <w:tcW w:w="846" w:type="dxa"/>
          </w:tcPr>
          <w:p w14:paraId="68A5E7B2" w14:textId="77777777" w:rsidR="007A5466" w:rsidRPr="00166121" w:rsidRDefault="007A5466" w:rsidP="00742139">
            <w:pPr>
              <w:contextualSpacing/>
              <w:rPr>
                <w:rFonts w:ascii="Calibri" w:hAnsi="Calibri" w:cs="Tahoma"/>
                <w:sz w:val="18"/>
                <w:szCs w:val="18"/>
                <w:lang w:val="en-GB"/>
              </w:rPr>
            </w:pPr>
          </w:p>
        </w:tc>
        <w:tc>
          <w:tcPr>
            <w:tcW w:w="846" w:type="dxa"/>
          </w:tcPr>
          <w:p w14:paraId="3FB68F1A" w14:textId="77777777" w:rsidR="007A5466" w:rsidRPr="00166121" w:rsidRDefault="007A5466" w:rsidP="00742139">
            <w:pPr>
              <w:contextualSpacing/>
              <w:rPr>
                <w:rFonts w:ascii="Calibri" w:hAnsi="Calibri" w:cs="Tahoma"/>
                <w:sz w:val="18"/>
                <w:szCs w:val="18"/>
                <w:lang w:val="en-GB"/>
              </w:rPr>
            </w:pPr>
          </w:p>
        </w:tc>
      </w:tr>
      <w:tr w:rsidR="007A5466" w:rsidRPr="00166121" w14:paraId="069D563C" w14:textId="77777777" w:rsidTr="007A5466">
        <w:tc>
          <w:tcPr>
            <w:tcW w:w="833" w:type="dxa"/>
          </w:tcPr>
          <w:p w14:paraId="0E203D03" w14:textId="77777777" w:rsidR="007A5466" w:rsidRPr="00166121" w:rsidRDefault="007A5466" w:rsidP="00742139">
            <w:pPr>
              <w:contextualSpacing/>
              <w:rPr>
                <w:rFonts w:ascii="Calibri" w:hAnsi="Calibri" w:cs="Tahoma"/>
                <w:sz w:val="18"/>
                <w:szCs w:val="18"/>
                <w:lang w:val="en-GB"/>
              </w:rPr>
            </w:pPr>
          </w:p>
        </w:tc>
        <w:tc>
          <w:tcPr>
            <w:tcW w:w="903" w:type="dxa"/>
          </w:tcPr>
          <w:p w14:paraId="7FFC5963" w14:textId="002E5FDC" w:rsidR="007A5466" w:rsidRPr="00166121" w:rsidRDefault="007A5466" w:rsidP="00742139">
            <w:pPr>
              <w:contextualSpacing/>
              <w:rPr>
                <w:rFonts w:ascii="Calibri" w:hAnsi="Calibri" w:cs="Tahoma"/>
                <w:sz w:val="18"/>
                <w:szCs w:val="18"/>
                <w:lang w:val="en-GB"/>
              </w:rPr>
            </w:pPr>
          </w:p>
        </w:tc>
        <w:tc>
          <w:tcPr>
            <w:tcW w:w="846" w:type="dxa"/>
          </w:tcPr>
          <w:p w14:paraId="0EFE34C3" w14:textId="77777777" w:rsidR="007A5466" w:rsidRPr="00166121" w:rsidRDefault="007A5466" w:rsidP="00742139">
            <w:pPr>
              <w:contextualSpacing/>
              <w:rPr>
                <w:rFonts w:ascii="Calibri" w:hAnsi="Calibri" w:cs="Tahoma"/>
                <w:sz w:val="18"/>
                <w:szCs w:val="18"/>
                <w:lang w:val="en-GB"/>
              </w:rPr>
            </w:pPr>
          </w:p>
        </w:tc>
        <w:tc>
          <w:tcPr>
            <w:tcW w:w="846" w:type="dxa"/>
          </w:tcPr>
          <w:p w14:paraId="493AD1D0" w14:textId="77777777" w:rsidR="007A5466" w:rsidRPr="00166121" w:rsidRDefault="007A5466" w:rsidP="00742139">
            <w:pPr>
              <w:contextualSpacing/>
              <w:rPr>
                <w:rFonts w:ascii="Calibri" w:hAnsi="Calibri" w:cs="Tahoma"/>
                <w:sz w:val="18"/>
                <w:szCs w:val="18"/>
                <w:lang w:val="en-GB"/>
              </w:rPr>
            </w:pPr>
          </w:p>
        </w:tc>
        <w:tc>
          <w:tcPr>
            <w:tcW w:w="846" w:type="dxa"/>
          </w:tcPr>
          <w:p w14:paraId="70900282" w14:textId="77777777" w:rsidR="007A5466" w:rsidRPr="00166121" w:rsidRDefault="007A5466" w:rsidP="00742139">
            <w:pPr>
              <w:contextualSpacing/>
              <w:rPr>
                <w:rFonts w:ascii="Calibri" w:hAnsi="Calibri" w:cs="Tahoma"/>
                <w:sz w:val="18"/>
                <w:szCs w:val="18"/>
                <w:lang w:val="en-GB"/>
              </w:rPr>
            </w:pPr>
          </w:p>
        </w:tc>
        <w:tc>
          <w:tcPr>
            <w:tcW w:w="846" w:type="dxa"/>
          </w:tcPr>
          <w:p w14:paraId="5FBD2F48" w14:textId="77777777" w:rsidR="007A5466" w:rsidRPr="00166121" w:rsidRDefault="007A5466" w:rsidP="00742139">
            <w:pPr>
              <w:contextualSpacing/>
              <w:rPr>
                <w:rFonts w:ascii="Calibri" w:hAnsi="Calibri" w:cs="Tahoma"/>
                <w:sz w:val="18"/>
                <w:szCs w:val="18"/>
                <w:lang w:val="en-GB"/>
              </w:rPr>
            </w:pPr>
          </w:p>
        </w:tc>
        <w:tc>
          <w:tcPr>
            <w:tcW w:w="846" w:type="dxa"/>
          </w:tcPr>
          <w:p w14:paraId="77CBD94F" w14:textId="77777777" w:rsidR="007A5466" w:rsidRPr="00166121" w:rsidRDefault="007A5466" w:rsidP="00742139">
            <w:pPr>
              <w:contextualSpacing/>
              <w:rPr>
                <w:rFonts w:ascii="Calibri" w:hAnsi="Calibri" w:cs="Tahoma"/>
                <w:sz w:val="18"/>
                <w:szCs w:val="18"/>
                <w:lang w:val="en-GB"/>
              </w:rPr>
            </w:pPr>
          </w:p>
        </w:tc>
        <w:tc>
          <w:tcPr>
            <w:tcW w:w="846" w:type="dxa"/>
          </w:tcPr>
          <w:p w14:paraId="625CAB13" w14:textId="77777777" w:rsidR="007A5466" w:rsidRPr="00166121" w:rsidRDefault="007A5466" w:rsidP="00742139">
            <w:pPr>
              <w:contextualSpacing/>
              <w:rPr>
                <w:rFonts w:ascii="Calibri" w:hAnsi="Calibri" w:cs="Tahoma"/>
                <w:sz w:val="18"/>
                <w:szCs w:val="18"/>
                <w:lang w:val="en-GB"/>
              </w:rPr>
            </w:pPr>
          </w:p>
        </w:tc>
        <w:tc>
          <w:tcPr>
            <w:tcW w:w="846" w:type="dxa"/>
          </w:tcPr>
          <w:p w14:paraId="181BF004" w14:textId="77777777" w:rsidR="007A5466" w:rsidRPr="00166121" w:rsidRDefault="007A5466" w:rsidP="00742139">
            <w:pPr>
              <w:contextualSpacing/>
              <w:rPr>
                <w:rFonts w:ascii="Calibri" w:hAnsi="Calibri" w:cs="Tahoma"/>
                <w:sz w:val="18"/>
                <w:szCs w:val="18"/>
                <w:lang w:val="en-GB"/>
              </w:rPr>
            </w:pPr>
          </w:p>
        </w:tc>
        <w:tc>
          <w:tcPr>
            <w:tcW w:w="846" w:type="dxa"/>
          </w:tcPr>
          <w:p w14:paraId="02D38374" w14:textId="77777777" w:rsidR="007A5466" w:rsidRPr="00166121" w:rsidRDefault="007A5466" w:rsidP="00742139">
            <w:pPr>
              <w:contextualSpacing/>
              <w:rPr>
                <w:rFonts w:ascii="Calibri" w:hAnsi="Calibri" w:cs="Tahoma"/>
                <w:sz w:val="18"/>
                <w:szCs w:val="18"/>
                <w:lang w:val="en-GB"/>
              </w:rPr>
            </w:pPr>
          </w:p>
        </w:tc>
        <w:tc>
          <w:tcPr>
            <w:tcW w:w="846" w:type="dxa"/>
          </w:tcPr>
          <w:p w14:paraId="07669CE3" w14:textId="77777777" w:rsidR="007A5466" w:rsidRPr="00166121" w:rsidRDefault="007A5466" w:rsidP="00742139">
            <w:pPr>
              <w:contextualSpacing/>
              <w:rPr>
                <w:rFonts w:ascii="Calibri" w:hAnsi="Calibri" w:cs="Tahoma"/>
                <w:sz w:val="18"/>
                <w:szCs w:val="18"/>
                <w:lang w:val="en-GB"/>
              </w:rPr>
            </w:pPr>
          </w:p>
        </w:tc>
      </w:tr>
      <w:tr w:rsidR="007A5466" w:rsidRPr="00166121" w14:paraId="08ACE853" w14:textId="77777777" w:rsidTr="007A5466">
        <w:tc>
          <w:tcPr>
            <w:tcW w:w="833" w:type="dxa"/>
          </w:tcPr>
          <w:p w14:paraId="4B170002" w14:textId="77777777" w:rsidR="007A5466" w:rsidRPr="00166121" w:rsidRDefault="007A5466" w:rsidP="00742139">
            <w:pPr>
              <w:contextualSpacing/>
              <w:rPr>
                <w:rFonts w:ascii="Calibri" w:hAnsi="Calibri" w:cs="Tahoma"/>
                <w:sz w:val="18"/>
                <w:szCs w:val="18"/>
                <w:lang w:val="en-GB"/>
              </w:rPr>
            </w:pPr>
          </w:p>
        </w:tc>
        <w:tc>
          <w:tcPr>
            <w:tcW w:w="903" w:type="dxa"/>
          </w:tcPr>
          <w:p w14:paraId="6477A5EA" w14:textId="05D15783" w:rsidR="007A5466" w:rsidRPr="00166121" w:rsidRDefault="007A5466" w:rsidP="00742139">
            <w:pPr>
              <w:contextualSpacing/>
              <w:rPr>
                <w:rFonts w:ascii="Calibri" w:hAnsi="Calibri" w:cs="Tahoma"/>
                <w:sz w:val="18"/>
                <w:szCs w:val="18"/>
                <w:lang w:val="en-GB"/>
              </w:rPr>
            </w:pPr>
          </w:p>
        </w:tc>
        <w:tc>
          <w:tcPr>
            <w:tcW w:w="846" w:type="dxa"/>
          </w:tcPr>
          <w:p w14:paraId="5D24EE81" w14:textId="77777777" w:rsidR="007A5466" w:rsidRPr="00166121" w:rsidRDefault="007A5466" w:rsidP="00742139">
            <w:pPr>
              <w:contextualSpacing/>
              <w:rPr>
                <w:rFonts w:ascii="Calibri" w:hAnsi="Calibri" w:cs="Tahoma"/>
                <w:sz w:val="18"/>
                <w:szCs w:val="18"/>
                <w:lang w:val="en-GB"/>
              </w:rPr>
            </w:pPr>
          </w:p>
        </w:tc>
        <w:tc>
          <w:tcPr>
            <w:tcW w:w="846" w:type="dxa"/>
          </w:tcPr>
          <w:p w14:paraId="6CDEA54D" w14:textId="77777777" w:rsidR="007A5466" w:rsidRPr="00166121" w:rsidRDefault="007A5466" w:rsidP="00742139">
            <w:pPr>
              <w:contextualSpacing/>
              <w:rPr>
                <w:rFonts w:ascii="Calibri" w:hAnsi="Calibri" w:cs="Tahoma"/>
                <w:sz w:val="18"/>
                <w:szCs w:val="18"/>
                <w:lang w:val="en-GB"/>
              </w:rPr>
            </w:pPr>
          </w:p>
        </w:tc>
        <w:tc>
          <w:tcPr>
            <w:tcW w:w="846" w:type="dxa"/>
          </w:tcPr>
          <w:p w14:paraId="34785E07" w14:textId="77777777" w:rsidR="007A5466" w:rsidRPr="00166121" w:rsidRDefault="007A5466" w:rsidP="00742139">
            <w:pPr>
              <w:contextualSpacing/>
              <w:rPr>
                <w:rFonts w:ascii="Calibri" w:hAnsi="Calibri" w:cs="Tahoma"/>
                <w:sz w:val="18"/>
                <w:szCs w:val="18"/>
                <w:lang w:val="en-GB"/>
              </w:rPr>
            </w:pPr>
          </w:p>
        </w:tc>
        <w:tc>
          <w:tcPr>
            <w:tcW w:w="846" w:type="dxa"/>
          </w:tcPr>
          <w:p w14:paraId="08BC117B" w14:textId="77777777" w:rsidR="007A5466" w:rsidRPr="00166121" w:rsidRDefault="007A5466" w:rsidP="00742139">
            <w:pPr>
              <w:contextualSpacing/>
              <w:rPr>
                <w:rFonts w:ascii="Calibri" w:hAnsi="Calibri" w:cs="Tahoma"/>
                <w:sz w:val="18"/>
                <w:szCs w:val="18"/>
                <w:lang w:val="en-GB"/>
              </w:rPr>
            </w:pPr>
          </w:p>
        </w:tc>
        <w:tc>
          <w:tcPr>
            <w:tcW w:w="846" w:type="dxa"/>
          </w:tcPr>
          <w:p w14:paraId="31F7547B" w14:textId="77777777" w:rsidR="007A5466" w:rsidRPr="00166121" w:rsidRDefault="007A5466" w:rsidP="00742139">
            <w:pPr>
              <w:contextualSpacing/>
              <w:rPr>
                <w:rFonts w:ascii="Calibri" w:hAnsi="Calibri" w:cs="Tahoma"/>
                <w:sz w:val="18"/>
                <w:szCs w:val="18"/>
                <w:lang w:val="en-GB"/>
              </w:rPr>
            </w:pPr>
          </w:p>
        </w:tc>
        <w:tc>
          <w:tcPr>
            <w:tcW w:w="846" w:type="dxa"/>
          </w:tcPr>
          <w:p w14:paraId="7870C062" w14:textId="77777777" w:rsidR="007A5466" w:rsidRPr="00166121" w:rsidRDefault="007A5466" w:rsidP="00742139">
            <w:pPr>
              <w:contextualSpacing/>
              <w:rPr>
                <w:rFonts w:ascii="Calibri" w:hAnsi="Calibri" w:cs="Tahoma"/>
                <w:sz w:val="18"/>
                <w:szCs w:val="18"/>
                <w:lang w:val="en-GB"/>
              </w:rPr>
            </w:pPr>
          </w:p>
        </w:tc>
        <w:tc>
          <w:tcPr>
            <w:tcW w:w="846" w:type="dxa"/>
          </w:tcPr>
          <w:p w14:paraId="1891574E" w14:textId="77777777" w:rsidR="007A5466" w:rsidRPr="00166121" w:rsidRDefault="007A5466" w:rsidP="00742139">
            <w:pPr>
              <w:contextualSpacing/>
              <w:rPr>
                <w:rFonts w:ascii="Calibri" w:hAnsi="Calibri" w:cs="Tahoma"/>
                <w:sz w:val="18"/>
                <w:szCs w:val="18"/>
                <w:lang w:val="en-GB"/>
              </w:rPr>
            </w:pPr>
          </w:p>
        </w:tc>
        <w:tc>
          <w:tcPr>
            <w:tcW w:w="846" w:type="dxa"/>
          </w:tcPr>
          <w:p w14:paraId="1ACF0DCD" w14:textId="77777777" w:rsidR="007A5466" w:rsidRPr="00166121" w:rsidRDefault="007A5466" w:rsidP="00742139">
            <w:pPr>
              <w:contextualSpacing/>
              <w:rPr>
                <w:rFonts w:ascii="Calibri" w:hAnsi="Calibri" w:cs="Tahoma"/>
                <w:sz w:val="18"/>
                <w:szCs w:val="18"/>
                <w:lang w:val="en-GB"/>
              </w:rPr>
            </w:pPr>
          </w:p>
        </w:tc>
        <w:tc>
          <w:tcPr>
            <w:tcW w:w="846" w:type="dxa"/>
          </w:tcPr>
          <w:p w14:paraId="1451295F" w14:textId="77777777" w:rsidR="007A5466" w:rsidRPr="00166121" w:rsidRDefault="007A5466" w:rsidP="00742139">
            <w:pPr>
              <w:contextualSpacing/>
              <w:rPr>
                <w:rFonts w:ascii="Calibri" w:hAnsi="Calibri" w:cs="Tahoma"/>
                <w:sz w:val="18"/>
                <w:szCs w:val="18"/>
                <w:lang w:val="en-GB"/>
              </w:rPr>
            </w:pPr>
          </w:p>
        </w:tc>
      </w:tr>
    </w:tbl>
    <w:p w14:paraId="658D7452" w14:textId="77777777" w:rsidR="00CF6219" w:rsidRPr="00CF6219" w:rsidRDefault="00CF6219" w:rsidP="00CF6219">
      <w:pPr>
        <w:contextualSpacing/>
        <w:rPr>
          <w:rFonts w:cs="Tahoma"/>
          <w:sz w:val="22"/>
          <w:lang w:val="en-GB"/>
        </w:rPr>
      </w:pPr>
    </w:p>
    <w:p w14:paraId="430DC62F" w14:textId="3857D358" w:rsidR="00635C01" w:rsidRPr="00635C01" w:rsidRDefault="00635C01" w:rsidP="00635C01">
      <w:pPr>
        <w:contextualSpacing/>
        <w:rPr>
          <w:rFonts w:cs="Tahoma"/>
          <w:i/>
          <w:color w:val="000000" w:themeColor="text1"/>
          <w:sz w:val="22"/>
          <w:lang w:val="en-GB"/>
        </w:rPr>
      </w:pPr>
      <w:r>
        <w:rPr>
          <w:i/>
          <w:sz w:val="22"/>
          <w:lang w:val="en-GB"/>
        </w:rPr>
        <w:t xml:space="preserve">D4: </w:t>
      </w:r>
      <w:r w:rsidRPr="00635C01">
        <w:rPr>
          <w:i/>
          <w:sz w:val="22"/>
          <w:lang w:val="en-GB"/>
        </w:rPr>
        <w:t xml:space="preserve">Output table 7: </w:t>
      </w:r>
      <w:r>
        <w:rPr>
          <w:i/>
          <w:sz w:val="22"/>
          <w:lang w:val="en-GB"/>
        </w:rPr>
        <w:t xml:space="preserve">Counts of years and month of birth </w:t>
      </w:r>
      <w:r>
        <w:rPr>
          <w:sz w:val="22"/>
        </w:rPr>
        <w:t>from</w:t>
      </w:r>
      <w:r w:rsidRPr="00635C01">
        <w:rPr>
          <w:sz w:val="22"/>
        </w:rPr>
        <w:t xml:space="preserve"> </w:t>
      </w:r>
      <w:proofErr w:type="spellStart"/>
      <w:r w:rsidRPr="00635C01">
        <w:rPr>
          <w:i/>
          <w:color w:val="000000" w:themeColor="text1"/>
          <w:sz w:val="22"/>
        </w:rPr>
        <w:t>date_of_birth</w:t>
      </w:r>
      <w:proofErr w:type="spellEnd"/>
      <w:r w:rsidRPr="00635C01">
        <w:rPr>
          <w:i/>
          <w:color w:val="000000" w:themeColor="text1"/>
          <w:sz w:val="22"/>
        </w:rPr>
        <w:t xml:space="preserve"> in </w:t>
      </w:r>
      <w:proofErr w:type="spellStart"/>
      <w:r w:rsidRPr="00635C01">
        <w:rPr>
          <w:i/>
          <w:color w:val="000000" w:themeColor="text1"/>
          <w:sz w:val="22"/>
        </w:rPr>
        <w:t>Study_population</w:t>
      </w:r>
      <w:proofErr w:type="spellEnd"/>
    </w:p>
    <w:p w14:paraId="3F9A95D9" w14:textId="77777777" w:rsidR="00CF6219" w:rsidRPr="00166121" w:rsidRDefault="00CF6219" w:rsidP="00CF6219">
      <w:pPr>
        <w:contextualSpacing/>
        <w:rPr>
          <w:i/>
          <w:sz w:val="22"/>
          <w:szCs w:val="22"/>
          <w:lang w:val="en-GB"/>
        </w:rPr>
      </w:pP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CF6219" w:rsidRPr="00166121" w14:paraId="6AA2BA84" w14:textId="77777777" w:rsidTr="00896922">
        <w:tc>
          <w:tcPr>
            <w:tcW w:w="935" w:type="dxa"/>
          </w:tcPr>
          <w:p w14:paraId="28737435"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Month</w:t>
            </w:r>
          </w:p>
        </w:tc>
        <w:tc>
          <w:tcPr>
            <w:tcW w:w="935" w:type="dxa"/>
          </w:tcPr>
          <w:p w14:paraId="703DEEF1"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1</w:t>
            </w:r>
          </w:p>
        </w:tc>
        <w:tc>
          <w:tcPr>
            <w:tcW w:w="935" w:type="dxa"/>
          </w:tcPr>
          <w:p w14:paraId="13047DA7"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2</w:t>
            </w:r>
          </w:p>
        </w:tc>
        <w:tc>
          <w:tcPr>
            <w:tcW w:w="935" w:type="dxa"/>
          </w:tcPr>
          <w:p w14:paraId="2E552AF0"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3</w:t>
            </w:r>
          </w:p>
        </w:tc>
        <w:tc>
          <w:tcPr>
            <w:tcW w:w="935" w:type="dxa"/>
          </w:tcPr>
          <w:p w14:paraId="145D06AB"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4</w:t>
            </w:r>
          </w:p>
        </w:tc>
        <w:tc>
          <w:tcPr>
            <w:tcW w:w="935" w:type="dxa"/>
          </w:tcPr>
          <w:p w14:paraId="4FD57A8E"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5</w:t>
            </w:r>
          </w:p>
        </w:tc>
        <w:tc>
          <w:tcPr>
            <w:tcW w:w="935" w:type="dxa"/>
          </w:tcPr>
          <w:p w14:paraId="4BCB6869"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6</w:t>
            </w:r>
          </w:p>
        </w:tc>
        <w:tc>
          <w:tcPr>
            <w:tcW w:w="935" w:type="dxa"/>
          </w:tcPr>
          <w:p w14:paraId="55716148"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7</w:t>
            </w:r>
          </w:p>
        </w:tc>
        <w:tc>
          <w:tcPr>
            <w:tcW w:w="935" w:type="dxa"/>
          </w:tcPr>
          <w:p w14:paraId="79ADD886"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8</w:t>
            </w:r>
          </w:p>
        </w:tc>
        <w:tc>
          <w:tcPr>
            <w:tcW w:w="935" w:type="dxa"/>
          </w:tcPr>
          <w:p w14:paraId="1D5896ED" w14:textId="77777777" w:rsidR="00CF6219" w:rsidRPr="00166121" w:rsidRDefault="00CF6219" w:rsidP="00896922">
            <w:pPr>
              <w:contextualSpacing/>
              <w:rPr>
                <w:rFonts w:ascii="Calibri" w:hAnsi="Calibri" w:cs="Tahoma"/>
                <w:sz w:val="18"/>
                <w:szCs w:val="18"/>
                <w:lang w:val="en-GB"/>
              </w:rPr>
            </w:pPr>
            <w:r w:rsidRPr="00166121">
              <w:rPr>
                <w:rFonts w:ascii="Calibri" w:hAnsi="Calibri" w:cs="Tahoma"/>
                <w:sz w:val="18"/>
                <w:szCs w:val="18"/>
                <w:lang w:val="en-GB"/>
              </w:rPr>
              <w:t>..</w:t>
            </w:r>
          </w:p>
        </w:tc>
      </w:tr>
      <w:tr w:rsidR="00635C01" w:rsidRPr="00166121" w14:paraId="64894E81" w14:textId="77777777" w:rsidTr="00896922">
        <w:tc>
          <w:tcPr>
            <w:tcW w:w="935" w:type="dxa"/>
          </w:tcPr>
          <w:p w14:paraId="7FDA5189" w14:textId="3A5AF744" w:rsidR="00635C01" w:rsidRPr="00166121" w:rsidRDefault="00635C01" w:rsidP="00635C01">
            <w:pPr>
              <w:contextualSpacing/>
              <w:rPr>
                <w:rFonts w:ascii="Calibri" w:hAnsi="Calibri" w:cs="Tahoma"/>
                <w:sz w:val="18"/>
                <w:szCs w:val="18"/>
                <w:lang w:val="en-GB"/>
              </w:rPr>
            </w:pPr>
            <w:r>
              <w:rPr>
                <w:rFonts w:ascii="Calibri" w:hAnsi="Calibri" w:cs="Tahoma"/>
                <w:sz w:val="18"/>
                <w:szCs w:val="18"/>
                <w:lang w:val="en-GB"/>
              </w:rPr>
              <w:t>Year of birth</w:t>
            </w:r>
          </w:p>
        </w:tc>
        <w:tc>
          <w:tcPr>
            <w:tcW w:w="935" w:type="dxa"/>
          </w:tcPr>
          <w:p w14:paraId="7576F113" w14:textId="6516A5C6" w:rsidR="00635C01" w:rsidRPr="00166121" w:rsidRDefault="00635C01" w:rsidP="00635C01">
            <w:pPr>
              <w:contextualSpacing/>
              <w:rPr>
                <w:rFonts w:ascii="Calibri" w:hAnsi="Calibri" w:cs="Tahoma"/>
                <w:sz w:val="18"/>
                <w:szCs w:val="18"/>
                <w:lang w:val="en-GB"/>
              </w:rPr>
            </w:pPr>
            <w:r>
              <w:rPr>
                <w:rFonts w:ascii="Calibri" w:hAnsi="Calibri" w:cs="Tahoma"/>
                <w:sz w:val="18"/>
                <w:szCs w:val="18"/>
                <w:lang w:val="en-GB"/>
              </w:rPr>
              <w:t>No.</w:t>
            </w:r>
          </w:p>
        </w:tc>
        <w:tc>
          <w:tcPr>
            <w:tcW w:w="935" w:type="dxa"/>
          </w:tcPr>
          <w:p w14:paraId="6F0B4CED" w14:textId="30E28169" w:rsidR="00635C01" w:rsidRPr="00166121" w:rsidRDefault="00635C01" w:rsidP="00635C01">
            <w:pPr>
              <w:contextualSpacing/>
              <w:rPr>
                <w:rFonts w:ascii="Calibri" w:hAnsi="Calibri" w:cs="Tahoma"/>
                <w:sz w:val="18"/>
                <w:szCs w:val="18"/>
                <w:lang w:val="en-GB"/>
              </w:rPr>
            </w:pPr>
            <w:r>
              <w:rPr>
                <w:rFonts w:ascii="Calibri" w:hAnsi="Calibri" w:cs="Tahoma"/>
                <w:sz w:val="18"/>
                <w:szCs w:val="18"/>
                <w:lang w:val="en-GB"/>
              </w:rPr>
              <w:t>No.</w:t>
            </w:r>
          </w:p>
        </w:tc>
        <w:tc>
          <w:tcPr>
            <w:tcW w:w="935" w:type="dxa"/>
          </w:tcPr>
          <w:p w14:paraId="1F931703" w14:textId="77777777" w:rsidR="00635C01" w:rsidRPr="00166121" w:rsidRDefault="00635C01" w:rsidP="00635C01">
            <w:pPr>
              <w:contextualSpacing/>
              <w:rPr>
                <w:rFonts w:ascii="Calibri" w:hAnsi="Calibri" w:cs="Tahoma"/>
                <w:sz w:val="18"/>
                <w:szCs w:val="18"/>
                <w:lang w:val="en-GB"/>
              </w:rPr>
            </w:pPr>
          </w:p>
        </w:tc>
        <w:tc>
          <w:tcPr>
            <w:tcW w:w="935" w:type="dxa"/>
          </w:tcPr>
          <w:p w14:paraId="68E68BC1" w14:textId="77777777" w:rsidR="00635C01" w:rsidRPr="00166121" w:rsidRDefault="00635C01" w:rsidP="00635C01">
            <w:pPr>
              <w:contextualSpacing/>
              <w:rPr>
                <w:rFonts w:ascii="Calibri" w:hAnsi="Calibri" w:cs="Tahoma"/>
                <w:sz w:val="18"/>
                <w:szCs w:val="18"/>
                <w:lang w:val="en-GB"/>
              </w:rPr>
            </w:pPr>
          </w:p>
        </w:tc>
        <w:tc>
          <w:tcPr>
            <w:tcW w:w="935" w:type="dxa"/>
          </w:tcPr>
          <w:p w14:paraId="6F8C57C2" w14:textId="77777777" w:rsidR="00635C01" w:rsidRPr="00166121" w:rsidRDefault="00635C01" w:rsidP="00635C01">
            <w:pPr>
              <w:contextualSpacing/>
              <w:rPr>
                <w:rFonts w:ascii="Calibri" w:hAnsi="Calibri" w:cs="Tahoma"/>
                <w:sz w:val="18"/>
                <w:szCs w:val="18"/>
                <w:lang w:val="en-GB"/>
              </w:rPr>
            </w:pPr>
          </w:p>
        </w:tc>
        <w:tc>
          <w:tcPr>
            <w:tcW w:w="935" w:type="dxa"/>
          </w:tcPr>
          <w:p w14:paraId="760F95D9" w14:textId="77777777" w:rsidR="00635C01" w:rsidRPr="00166121" w:rsidRDefault="00635C01" w:rsidP="00635C01">
            <w:pPr>
              <w:contextualSpacing/>
              <w:rPr>
                <w:rFonts w:ascii="Calibri" w:hAnsi="Calibri" w:cs="Tahoma"/>
                <w:sz w:val="18"/>
                <w:szCs w:val="18"/>
                <w:lang w:val="en-GB"/>
              </w:rPr>
            </w:pPr>
          </w:p>
        </w:tc>
        <w:tc>
          <w:tcPr>
            <w:tcW w:w="935" w:type="dxa"/>
          </w:tcPr>
          <w:p w14:paraId="4EF4A715" w14:textId="77777777" w:rsidR="00635C01" w:rsidRPr="00166121" w:rsidRDefault="00635C01" w:rsidP="00635C01">
            <w:pPr>
              <w:contextualSpacing/>
              <w:rPr>
                <w:rFonts w:ascii="Calibri" w:hAnsi="Calibri" w:cs="Tahoma"/>
                <w:sz w:val="18"/>
                <w:szCs w:val="18"/>
                <w:lang w:val="en-GB"/>
              </w:rPr>
            </w:pPr>
          </w:p>
        </w:tc>
        <w:tc>
          <w:tcPr>
            <w:tcW w:w="935" w:type="dxa"/>
          </w:tcPr>
          <w:p w14:paraId="1ABAB735" w14:textId="77777777" w:rsidR="00635C01" w:rsidRPr="00166121" w:rsidRDefault="00635C01" w:rsidP="00635C01">
            <w:pPr>
              <w:contextualSpacing/>
              <w:rPr>
                <w:rFonts w:ascii="Calibri" w:hAnsi="Calibri" w:cs="Tahoma"/>
                <w:sz w:val="18"/>
                <w:szCs w:val="18"/>
                <w:lang w:val="en-GB"/>
              </w:rPr>
            </w:pPr>
          </w:p>
        </w:tc>
        <w:tc>
          <w:tcPr>
            <w:tcW w:w="935" w:type="dxa"/>
          </w:tcPr>
          <w:p w14:paraId="08133949" w14:textId="77777777" w:rsidR="00635C01" w:rsidRPr="00166121" w:rsidRDefault="00635C01" w:rsidP="00635C01">
            <w:pPr>
              <w:contextualSpacing/>
              <w:rPr>
                <w:rFonts w:ascii="Calibri" w:hAnsi="Calibri" w:cs="Tahoma"/>
                <w:sz w:val="18"/>
                <w:szCs w:val="18"/>
                <w:lang w:val="en-GB"/>
              </w:rPr>
            </w:pPr>
          </w:p>
        </w:tc>
      </w:tr>
      <w:tr w:rsidR="00CF6219" w:rsidRPr="00166121" w14:paraId="5CA0A420" w14:textId="77777777" w:rsidTr="00896922">
        <w:tc>
          <w:tcPr>
            <w:tcW w:w="935" w:type="dxa"/>
          </w:tcPr>
          <w:p w14:paraId="0295926B" w14:textId="1E20FED4" w:rsidR="00CF6219" w:rsidRPr="00166121" w:rsidRDefault="00CF6219" w:rsidP="00896922">
            <w:pPr>
              <w:contextualSpacing/>
              <w:rPr>
                <w:rFonts w:ascii="Calibri" w:hAnsi="Calibri" w:cs="Tahoma"/>
                <w:sz w:val="18"/>
                <w:szCs w:val="18"/>
                <w:lang w:val="en-GB"/>
              </w:rPr>
            </w:pPr>
            <w:r>
              <w:rPr>
                <w:rFonts w:ascii="Calibri" w:hAnsi="Calibri" w:cs="Tahoma"/>
                <w:sz w:val="18"/>
                <w:szCs w:val="18"/>
                <w:lang w:val="en-GB"/>
              </w:rPr>
              <w:t>1990</w:t>
            </w:r>
          </w:p>
        </w:tc>
        <w:tc>
          <w:tcPr>
            <w:tcW w:w="935" w:type="dxa"/>
          </w:tcPr>
          <w:p w14:paraId="3F1EC765" w14:textId="7C8B62DF" w:rsidR="00CF6219" w:rsidRPr="00166121" w:rsidRDefault="00CF6219" w:rsidP="00896922">
            <w:pPr>
              <w:contextualSpacing/>
              <w:rPr>
                <w:rFonts w:ascii="Calibri" w:hAnsi="Calibri" w:cs="Tahoma"/>
                <w:sz w:val="18"/>
                <w:szCs w:val="18"/>
                <w:lang w:val="en-GB"/>
              </w:rPr>
            </w:pPr>
          </w:p>
        </w:tc>
        <w:tc>
          <w:tcPr>
            <w:tcW w:w="935" w:type="dxa"/>
          </w:tcPr>
          <w:p w14:paraId="1AD45433" w14:textId="77777777" w:rsidR="00CF6219" w:rsidRPr="00166121" w:rsidRDefault="00CF6219" w:rsidP="00896922">
            <w:pPr>
              <w:contextualSpacing/>
              <w:rPr>
                <w:rFonts w:ascii="Calibri" w:hAnsi="Calibri" w:cs="Tahoma"/>
                <w:sz w:val="18"/>
                <w:szCs w:val="18"/>
                <w:lang w:val="en-GB"/>
              </w:rPr>
            </w:pPr>
          </w:p>
        </w:tc>
        <w:tc>
          <w:tcPr>
            <w:tcW w:w="935" w:type="dxa"/>
          </w:tcPr>
          <w:p w14:paraId="5EAEDF39" w14:textId="77777777" w:rsidR="00CF6219" w:rsidRPr="00166121" w:rsidRDefault="00CF6219" w:rsidP="00896922">
            <w:pPr>
              <w:contextualSpacing/>
              <w:rPr>
                <w:rFonts w:ascii="Calibri" w:hAnsi="Calibri" w:cs="Tahoma"/>
                <w:sz w:val="18"/>
                <w:szCs w:val="18"/>
                <w:lang w:val="en-GB"/>
              </w:rPr>
            </w:pPr>
          </w:p>
        </w:tc>
        <w:tc>
          <w:tcPr>
            <w:tcW w:w="935" w:type="dxa"/>
          </w:tcPr>
          <w:p w14:paraId="75B67E79" w14:textId="77777777" w:rsidR="00CF6219" w:rsidRPr="00166121" w:rsidRDefault="00CF6219" w:rsidP="00896922">
            <w:pPr>
              <w:contextualSpacing/>
              <w:rPr>
                <w:rFonts w:ascii="Calibri" w:hAnsi="Calibri" w:cs="Tahoma"/>
                <w:sz w:val="18"/>
                <w:szCs w:val="18"/>
                <w:lang w:val="en-GB"/>
              </w:rPr>
            </w:pPr>
          </w:p>
        </w:tc>
        <w:tc>
          <w:tcPr>
            <w:tcW w:w="935" w:type="dxa"/>
          </w:tcPr>
          <w:p w14:paraId="751ECFF4" w14:textId="77777777" w:rsidR="00CF6219" w:rsidRPr="00166121" w:rsidRDefault="00CF6219" w:rsidP="00896922">
            <w:pPr>
              <w:contextualSpacing/>
              <w:rPr>
                <w:rFonts w:ascii="Calibri" w:hAnsi="Calibri" w:cs="Tahoma"/>
                <w:sz w:val="18"/>
                <w:szCs w:val="18"/>
                <w:lang w:val="en-GB"/>
              </w:rPr>
            </w:pPr>
          </w:p>
        </w:tc>
        <w:tc>
          <w:tcPr>
            <w:tcW w:w="935" w:type="dxa"/>
          </w:tcPr>
          <w:p w14:paraId="3A1CC857" w14:textId="77777777" w:rsidR="00CF6219" w:rsidRPr="00166121" w:rsidRDefault="00CF6219" w:rsidP="00896922">
            <w:pPr>
              <w:contextualSpacing/>
              <w:rPr>
                <w:rFonts w:ascii="Calibri" w:hAnsi="Calibri" w:cs="Tahoma"/>
                <w:sz w:val="18"/>
                <w:szCs w:val="18"/>
                <w:lang w:val="en-GB"/>
              </w:rPr>
            </w:pPr>
          </w:p>
        </w:tc>
        <w:tc>
          <w:tcPr>
            <w:tcW w:w="935" w:type="dxa"/>
          </w:tcPr>
          <w:p w14:paraId="7D3E7F74" w14:textId="77777777" w:rsidR="00CF6219" w:rsidRPr="00166121" w:rsidRDefault="00CF6219" w:rsidP="00896922">
            <w:pPr>
              <w:contextualSpacing/>
              <w:rPr>
                <w:rFonts w:ascii="Calibri" w:hAnsi="Calibri" w:cs="Tahoma"/>
                <w:sz w:val="18"/>
                <w:szCs w:val="18"/>
                <w:lang w:val="en-GB"/>
              </w:rPr>
            </w:pPr>
          </w:p>
        </w:tc>
        <w:tc>
          <w:tcPr>
            <w:tcW w:w="935" w:type="dxa"/>
          </w:tcPr>
          <w:p w14:paraId="61AC7AC7" w14:textId="77777777" w:rsidR="00CF6219" w:rsidRPr="00166121" w:rsidRDefault="00CF6219" w:rsidP="00896922">
            <w:pPr>
              <w:contextualSpacing/>
              <w:rPr>
                <w:rFonts w:ascii="Calibri" w:hAnsi="Calibri" w:cs="Tahoma"/>
                <w:sz w:val="18"/>
                <w:szCs w:val="18"/>
                <w:lang w:val="en-GB"/>
              </w:rPr>
            </w:pPr>
          </w:p>
        </w:tc>
        <w:tc>
          <w:tcPr>
            <w:tcW w:w="935" w:type="dxa"/>
          </w:tcPr>
          <w:p w14:paraId="30EF0507" w14:textId="77777777" w:rsidR="00CF6219" w:rsidRPr="00166121" w:rsidRDefault="00CF6219" w:rsidP="00896922">
            <w:pPr>
              <w:contextualSpacing/>
              <w:rPr>
                <w:rFonts w:ascii="Calibri" w:hAnsi="Calibri" w:cs="Tahoma"/>
                <w:sz w:val="18"/>
                <w:szCs w:val="18"/>
                <w:lang w:val="en-GB"/>
              </w:rPr>
            </w:pPr>
          </w:p>
        </w:tc>
      </w:tr>
      <w:tr w:rsidR="00CF6219" w:rsidRPr="00166121" w14:paraId="189377DA" w14:textId="77777777" w:rsidTr="00896922">
        <w:tc>
          <w:tcPr>
            <w:tcW w:w="935" w:type="dxa"/>
          </w:tcPr>
          <w:p w14:paraId="19C53D83" w14:textId="21462556" w:rsidR="00CF6219" w:rsidRPr="00166121" w:rsidRDefault="00CF6219" w:rsidP="00896922">
            <w:pPr>
              <w:contextualSpacing/>
              <w:rPr>
                <w:rFonts w:ascii="Calibri" w:hAnsi="Calibri" w:cs="Tahoma"/>
                <w:sz w:val="18"/>
                <w:szCs w:val="18"/>
                <w:lang w:val="en-GB"/>
              </w:rPr>
            </w:pPr>
            <w:r>
              <w:rPr>
                <w:rFonts w:ascii="Calibri" w:hAnsi="Calibri" w:cs="Tahoma"/>
                <w:sz w:val="18"/>
                <w:szCs w:val="18"/>
                <w:lang w:val="en-GB"/>
              </w:rPr>
              <w:t>1991</w:t>
            </w:r>
          </w:p>
        </w:tc>
        <w:tc>
          <w:tcPr>
            <w:tcW w:w="935" w:type="dxa"/>
          </w:tcPr>
          <w:p w14:paraId="3ED594EB" w14:textId="77777777" w:rsidR="00CF6219" w:rsidRPr="00166121" w:rsidRDefault="00CF6219" w:rsidP="00896922">
            <w:pPr>
              <w:contextualSpacing/>
              <w:rPr>
                <w:rFonts w:ascii="Calibri" w:hAnsi="Calibri" w:cs="Tahoma"/>
                <w:sz w:val="18"/>
                <w:szCs w:val="18"/>
                <w:lang w:val="en-GB"/>
              </w:rPr>
            </w:pPr>
          </w:p>
        </w:tc>
        <w:tc>
          <w:tcPr>
            <w:tcW w:w="935" w:type="dxa"/>
          </w:tcPr>
          <w:p w14:paraId="22BEDC68" w14:textId="77777777" w:rsidR="00CF6219" w:rsidRPr="00166121" w:rsidRDefault="00CF6219" w:rsidP="00896922">
            <w:pPr>
              <w:contextualSpacing/>
              <w:rPr>
                <w:rFonts w:ascii="Calibri" w:hAnsi="Calibri" w:cs="Tahoma"/>
                <w:sz w:val="18"/>
                <w:szCs w:val="18"/>
                <w:lang w:val="en-GB"/>
              </w:rPr>
            </w:pPr>
          </w:p>
        </w:tc>
        <w:tc>
          <w:tcPr>
            <w:tcW w:w="935" w:type="dxa"/>
          </w:tcPr>
          <w:p w14:paraId="0F1A3DE1" w14:textId="77777777" w:rsidR="00CF6219" w:rsidRPr="00166121" w:rsidRDefault="00CF6219" w:rsidP="00896922">
            <w:pPr>
              <w:contextualSpacing/>
              <w:rPr>
                <w:rFonts w:ascii="Calibri" w:hAnsi="Calibri" w:cs="Tahoma"/>
                <w:sz w:val="18"/>
                <w:szCs w:val="18"/>
                <w:lang w:val="en-GB"/>
              </w:rPr>
            </w:pPr>
          </w:p>
        </w:tc>
        <w:tc>
          <w:tcPr>
            <w:tcW w:w="935" w:type="dxa"/>
          </w:tcPr>
          <w:p w14:paraId="7CC487C6" w14:textId="77777777" w:rsidR="00CF6219" w:rsidRPr="00166121" w:rsidRDefault="00CF6219" w:rsidP="00896922">
            <w:pPr>
              <w:contextualSpacing/>
              <w:rPr>
                <w:rFonts w:ascii="Calibri" w:hAnsi="Calibri" w:cs="Tahoma"/>
                <w:sz w:val="18"/>
                <w:szCs w:val="18"/>
                <w:lang w:val="en-GB"/>
              </w:rPr>
            </w:pPr>
          </w:p>
        </w:tc>
        <w:tc>
          <w:tcPr>
            <w:tcW w:w="935" w:type="dxa"/>
          </w:tcPr>
          <w:p w14:paraId="1A99A91F" w14:textId="77777777" w:rsidR="00CF6219" w:rsidRPr="00166121" w:rsidRDefault="00CF6219" w:rsidP="00896922">
            <w:pPr>
              <w:contextualSpacing/>
              <w:rPr>
                <w:rFonts w:ascii="Calibri" w:hAnsi="Calibri" w:cs="Tahoma"/>
                <w:sz w:val="18"/>
                <w:szCs w:val="18"/>
                <w:lang w:val="en-GB"/>
              </w:rPr>
            </w:pPr>
          </w:p>
        </w:tc>
        <w:tc>
          <w:tcPr>
            <w:tcW w:w="935" w:type="dxa"/>
          </w:tcPr>
          <w:p w14:paraId="13F9DD36" w14:textId="77777777" w:rsidR="00CF6219" w:rsidRPr="00166121" w:rsidRDefault="00CF6219" w:rsidP="00896922">
            <w:pPr>
              <w:contextualSpacing/>
              <w:rPr>
                <w:rFonts w:ascii="Calibri" w:hAnsi="Calibri" w:cs="Tahoma"/>
                <w:sz w:val="18"/>
                <w:szCs w:val="18"/>
                <w:lang w:val="en-GB"/>
              </w:rPr>
            </w:pPr>
          </w:p>
        </w:tc>
        <w:tc>
          <w:tcPr>
            <w:tcW w:w="935" w:type="dxa"/>
          </w:tcPr>
          <w:p w14:paraId="73A81703" w14:textId="77777777" w:rsidR="00CF6219" w:rsidRPr="00166121" w:rsidRDefault="00CF6219" w:rsidP="00896922">
            <w:pPr>
              <w:contextualSpacing/>
              <w:rPr>
                <w:rFonts w:ascii="Calibri" w:hAnsi="Calibri" w:cs="Tahoma"/>
                <w:sz w:val="18"/>
                <w:szCs w:val="18"/>
                <w:lang w:val="en-GB"/>
              </w:rPr>
            </w:pPr>
          </w:p>
        </w:tc>
        <w:tc>
          <w:tcPr>
            <w:tcW w:w="935" w:type="dxa"/>
          </w:tcPr>
          <w:p w14:paraId="1287C95A" w14:textId="77777777" w:rsidR="00CF6219" w:rsidRPr="00166121" w:rsidRDefault="00CF6219" w:rsidP="00896922">
            <w:pPr>
              <w:contextualSpacing/>
              <w:rPr>
                <w:rFonts w:ascii="Calibri" w:hAnsi="Calibri" w:cs="Tahoma"/>
                <w:sz w:val="18"/>
                <w:szCs w:val="18"/>
                <w:lang w:val="en-GB"/>
              </w:rPr>
            </w:pPr>
          </w:p>
        </w:tc>
        <w:tc>
          <w:tcPr>
            <w:tcW w:w="935" w:type="dxa"/>
          </w:tcPr>
          <w:p w14:paraId="7E442D86" w14:textId="77777777" w:rsidR="00CF6219" w:rsidRPr="00166121" w:rsidRDefault="00CF6219" w:rsidP="00896922">
            <w:pPr>
              <w:contextualSpacing/>
              <w:rPr>
                <w:rFonts w:ascii="Calibri" w:hAnsi="Calibri" w:cs="Tahoma"/>
                <w:sz w:val="18"/>
                <w:szCs w:val="18"/>
                <w:lang w:val="en-GB"/>
              </w:rPr>
            </w:pPr>
          </w:p>
        </w:tc>
      </w:tr>
      <w:tr w:rsidR="00CF6219" w:rsidRPr="00166121" w14:paraId="5AB630F3" w14:textId="77777777" w:rsidTr="00896922">
        <w:tc>
          <w:tcPr>
            <w:tcW w:w="935" w:type="dxa"/>
          </w:tcPr>
          <w:p w14:paraId="6C699792" w14:textId="2A41BD16" w:rsidR="00CF6219" w:rsidRPr="00166121" w:rsidRDefault="00CF6219" w:rsidP="00896922">
            <w:pPr>
              <w:contextualSpacing/>
              <w:rPr>
                <w:rFonts w:ascii="Calibri" w:hAnsi="Calibri" w:cs="Tahoma"/>
                <w:sz w:val="18"/>
                <w:szCs w:val="18"/>
                <w:lang w:val="en-GB"/>
              </w:rPr>
            </w:pPr>
            <w:r>
              <w:rPr>
                <w:rFonts w:ascii="Calibri" w:hAnsi="Calibri" w:cs="Tahoma"/>
                <w:sz w:val="18"/>
                <w:szCs w:val="18"/>
                <w:lang w:val="en-GB"/>
              </w:rPr>
              <w:t>1992</w:t>
            </w:r>
          </w:p>
        </w:tc>
        <w:tc>
          <w:tcPr>
            <w:tcW w:w="935" w:type="dxa"/>
          </w:tcPr>
          <w:p w14:paraId="29E8B0C7" w14:textId="77777777" w:rsidR="00CF6219" w:rsidRPr="00166121" w:rsidRDefault="00CF6219" w:rsidP="00896922">
            <w:pPr>
              <w:contextualSpacing/>
              <w:rPr>
                <w:rFonts w:ascii="Calibri" w:hAnsi="Calibri" w:cs="Tahoma"/>
                <w:sz w:val="18"/>
                <w:szCs w:val="18"/>
                <w:lang w:val="en-GB"/>
              </w:rPr>
            </w:pPr>
          </w:p>
        </w:tc>
        <w:tc>
          <w:tcPr>
            <w:tcW w:w="935" w:type="dxa"/>
          </w:tcPr>
          <w:p w14:paraId="5ED29C21" w14:textId="77777777" w:rsidR="00CF6219" w:rsidRPr="00166121" w:rsidRDefault="00CF6219" w:rsidP="00896922">
            <w:pPr>
              <w:contextualSpacing/>
              <w:rPr>
                <w:rFonts w:ascii="Calibri" w:hAnsi="Calibri" w:cs="Tahoma"/>
                <w:sz w:val="18"/>
                <w:szCs w:val="18"/>
                <w:lang w:val="en-GB"/>
              </w:rPr>
            </w:pPr>
          </w:p>
        </w:tc>
        <w:tc>
          <w:tcPr>
            <w:tcW w:w="935" w:type="dxa"/>
          </w:tcPr>
          <w:p w14:paraId="50BC9606" w14:textId="77777777" w:rsidR="00CF6219" w:rsidRPr="00166121" w:rsidRDefault="00CF6219" w:rsidP="00896922">
            <w:pPr>
              <w:contextualSpacing/>
              <w:rPr>
                <w:rFonts w:ascii="Calibri" w:hAnsi="Calibri" w:cs="Tahoma"/>
                <w:sz w:val="18"/>
                <w:szCs w:val="18"/>
                <w:lang w:val="en-GB"/>
              </w:rPr>
            </w:pPr>
          </w:p>
        </w:tc>
        <w:tc>
          <w:tcPr>
            <w:tcW w:w="935" w:type="dxa"/>
          </w:tcPr>
          <w:p w14:paraId="6DD43D91" w14:textId="77777777" w:rsidR="00CF6219" w:rsidRPr="00166121" w:rsidRDefault="00CF6219" w:rsidP="00896922">
            <w:pPr>
              <w:contextualSpacing/>
              <w:rPr>
                <w:rFonts w:ascii="Calibri" w:hAnsi="Calibri" w:cs="Tahoma"/>
                <w:sz w:val="18"/>
                <w:szCs w:val="18"/>
                <w:lang w:val="en-GB"/>
              </w:rPr>
            </w:pPr>
          </w:p>
        </w:tc>
        <w:tc>
          <w:tcPr>
            <w:tcW w:w="935" w:type="dxa"/>
          </w:tcPr>
          <w:p w14:paraId="024AD845" w14:textId="77777777" w:rsidR="00CF6219" w:rsidRPr="00166121" w:rsidRDefault="00CF6219" w:rsidP="00896922">
            <w:pPr>
              <w:contextualSpacing/>
              <w:rPr>
                <w:rFonts w:ascii="Calibri" w:hAnsi="Calibri" w:cs="Tahoma"/>
                <w:sz w:val="18"/>
                <w:szCs w:val="18"/>
                <w:lang w:val="en-GB"/>
              </w:rPr>
            </w:pPr>
          </w:p>
        </w:tc>
        <w:tc>
          <w:tcPr>
            <w:tcW w:w="935" w:type="dxa"/>
          </w:tcPr>
          <w:p w14:paraId="0C577476" w14:textId="77777777" w:rsidR="00CF6219" w:rsidRPr="00166121" w:rsidRDefault="00CF6219" w:rsidP="00896922">
            <w:pPr>
              <w:contextualSpacing/>
              <w:rPr>
                <w:rFonts w:ascii="Calibri" w:hAnsi="Calibri" w:cs="Tahoma"/>
                <w:sz w:val="18"/>
                <w:szCs w:val="18"/>
                <w:lang w:val="en-GB"/>
              </w:rPr>
            </w:pPr>
          </w:p>
        </w:tc>
        <w:tc>
          <w:tcPr>
            <w:tcW w:w="935" w:type="dxa"/>
          </w:tcPr>
          <w:p w14:paraId="121B787D" w14:textId="77777777" w:rsidR="00CF6219" w:rsidRPr="00166121" w:rsidRDefault="00CF6219" w:rsidP="00896922">
            <w:pPr>
              <w:contextualSpacing/>
              <w:rPr>
                <w:rFonts w:ascii="Calibri" w:hAnsi="Calibri" w:cs="Tahoma"/>
                <w:sz w:val="18"/>
                <w:szCs w:val="18"/>
                <w:lang w:val="en-GB"/>
              </w:rPr>
            </w:pPr>
          </w:p>
        </w:tc>
        <w:tc>
          <w:tcPr>
            <w:tcW w:w="935" w:type="dxa"/>
          </w:tcPr>
          <w:p w14:paraId="42E9FE8F" w14:textId="77777777" w:rsidR="00CF6219" w:rsidRPr="00166121" w:rsidRDefault="00CF6219" w:rsidP="00896922">
            <w:pPr>
              <w:contextualSpacing/>
              <w:rPr>
                <w:rFonts w:ascii="Calibri" w:hAnsi="Calibri" w:cs="Tahoma"/>
                <w:sz w:val="18"/>
                <w:szCs w:val="18"/>
                <w:lang w:val="en-GB"/>
              </w:rPr>
            </w:pPr>
          </w:p>
        </w:tc>
        <w:tc>
          <w:tcPr>
            <w:tcW w:w="935" w:type="dxa"/>
          </w:tcPr>
          <w:p w14:paraId="25D79685" w14:textId="77777777" w:rsidR="00CF6219" w:rsidRPr="00166121" w:rsidRDefault="00CF6219" w:rsidP="00896922">
            <w:pPr>
              <w:contextualSpacing/>
              <w:rPr>
                <w:rFonts w:ascii="Calibri" w:hAnsi="Calibri" w:cs="Tahoma"/>
                <w:sz w:val="18"/>
                <w:szCs w:val="18"/>
                <w:lang w:val="en-GB"/>
              </w:rPr>
            </w:pPr>
          </w:p>
        </w:tc>
      </w:tr>
      <w:tr w:rsidR="00CF6219" w:rsidRPr="00166121" w14:paraId="4209F898" w14:textId="77777777" w:rsidTr="00896922">
        <w:tc>
          <w:tcPr>
            <w:tcW w:w="935" w:type="dxa"/>
          </w:tcPr>
          <w:p w14:paraId="1A80C2CE" w14:textId="7179E513" w:rsidR="00CF6219" w:rsidRPr="00166121" w:rsidRDefault="00CF6219" w:rsidP="00896922">
            <w:pPr>
              <w:contextualSpacing/>
              <w:rPr>
                <w:rFonts w:ascii="Calibri" w:hAnsi="Calibri" w:cs="Tahoma"/>
                <w:sz w:val="18"/>
                <w:szCs w:val="18"/>
                <w:lang w:val="en-GB"/>
              </w:rPr>
            </w:pPr>
            <w:r>
              <w:rPr>
                <w:rFonts w:ascii="Calibri" w:hAnsi="Calibri" w:cs="Tahoma"/>
                <w:sz w:val="18"/>
                <w:szCs w:val="18"/>
                <w:lang w:val="en-GB"/>
              </w:rPr>
              <w:t>1993</w:t>
            </w:r>
          </w:p>
        </w:tc>
        <w:tc>
          <w:tcPr>
            <w:tcW w:w="935" w:type="dxa"/>
          </w:tcPr>
          <w:p w14:paraId="58BE1B39" w14:textId="77777777" w:rsidR="00CF6219" w:rsidRPr="00166121" w:rsidRDefault="00CF6219" w:rsidP="00896922">
            <w:pPr>
              <w:contextualSpacing/>
              <w:rPr>
                <w:rFonts w:ascii="Calibri" w:hAnsi="Calibri" w:cs="Tahoma"/>
                <w:sz w:val="18"/>
                <w:szCs w:val="18"/>
                <w:lang w:val="en-GB"/>
              </w:rPr>
            </w:pPr>
          </w:p>
        </w:tc>
        <w:tc>
          <w:tcPr>
            <w:tcW w:w="935" w:type="dxa"/>
          </w:tcPr>
          <w:p w14:paraId="10273100" w14:textId="77777777" w:rsidR="00CF6219" w:rsidRPr="00166121" w:rsidRDefault="00CF6219" w:rsidP="00896922">
            <w:pPr>
              <w:contextualSpacing/>
              <w:rPr>
                <w:rFonts w:ascii="Calibri" w:hAnsi="Calibri" w:cs="Tahoma"/>
                <w:sz w:val="18"/>
                <w:szCs w:val="18"/>
                <w:lang w:val="en-GB"/>
              </w:rPr>
            </w:pPr>
          </w:p>
        </w:tc>
        <w:tc>
          <w:tcPr>
            <w:tcW w:w="935" w:type="dxa"/>
          </w:tcPr>
          <w:p w14:paraId="4A8F97EE" w14:textId="77777777" w:rsidR="00CF6219" w:rsidRPr="00166121" w:rsidRDefault="00CF6219" w:rsidP="00896922">
            <w:pPr>
              <w:contextualSpacing/>
              <w:rPr>
                <w:rFonts w:ascii="Calibri" w:hAnsi="Calibri" w:cs="Tahoma"/>
                <w:sz w:val="18"/>
                <w:szCs w:val="18"/>
                <w:lang w:val="en-GB"/>
              </w:rPr>
            </w:pPr>
          </w:p>
        </w:tc>
        <w:tc>
          <w:tcPr>
            <w:tcW w:w="935" w:type="dxa"/>
          </w:tcPr>
          <w:p w14:paraId="01C45184" w14:textId="77777777" w:rsidR="00CF6219" w:rsidRPr="00166121" w:rsidRDefault="00CF6219" w:rsidP="00896922">
            <w:pPr>
              <w:contextualSpacing/>
              <w:rPr>
                <w:rFonts w:ascii="Calibri" w:hAnsi="Calibri" w:cs="Tahoma"/>
                <w:sz w:val="18"/>
                <w:szCs w:val="18"/>
                <w:lang w:val="en-GB"/>
              </w:rPr>
            </w:pPr>
          </w:p>
        </w:tc>
        <w:tc>
          <w:tcPr>
            <w:tcW w:w="935" w:type="dxa"/>
          </w:tcPr>
          <w:p w14:paraId="6377F670" w14:textId="77777777" w:rsidR="00CF6219" w:rsidRPr="00166121" w:rsidRDefault="00CF6219" w:rsidP="00896922">
            <w:pPr>
              <w:contextualSpacing/>
              <w:rPr>
                <w:rFonts w:ascii="Calibri" w:hAnsi="Calibri" w:cs="Tahoma"/>
                <w:sz w:val="18"/>
                <w:szCs w:val="18"/>
                <w:lang w:val="en-GB"/>
              </w:rPr>
            </w:pPr>
          </w:p>
        </w:tc>
        <w:tc>
          <w:tcPr>
            <w:tcW w:w="935" w:type="dxa"/>
          </w:tcPr>
          <w:p w14:paraId="0C361D74" w14:textId="77777777" w:rsidR="00CF6219" w:rsidRPr="00166121" w:rsidRDefault="00CF6219" w:rsidP="00896922">
            <w:pPr>
              <w:contextualSpacing/>
              <w:rPr>
                <w:rFonts w:ascii="Calibri" w:hAnsi="Calibri" w:cs="Tahoma"/>
                <w:sz w:val="18"/>
                <w:szCs w:val="18"/>
                <w:lang w:val="en-GB"/>
              </w:rPr>
            </w:pPr>
          </w:p>
        </w:tc>
        <w:tc>
          <w:tcPr>
            <w:tcW w:w="935" w:type="dxa"/>
          </w:tcPr>
          <w:p w14:paraId="1314B1CD" w14:textId="77777777" w:rsidR="00CF6219" w:rsidRPr="00166121" w:rsidRDefault="00CF6219" w:rsidP="00896922">
            <w:pPr>
              <w:contextualSpacing/>
              <w:rPr>
                <w:rFonts w:ascii="Calibri" w:hAnsi="Calibri" w:cs="Tahoma"/>
                <w:sz w:val="18"/>
                <w:szCs w:val="18"/>
                <w:lang w:val="en-GB"/>
              </w:rPr>
            </w:pPr>
          </w:p>
        </w:tc>
        <w:tc>
          <w:tcPr>
            <w:tcW w:w="935" w:type="dxa"/>
          </w:tcPr>
          <w:p w14:paraId="1BF5C3F7" w14:textId="77777777" w:rsidR="00CF6219" w:rsidRPr="00166121" w:rsidRDefault="00CF6219" w:rsidP="00896922">
            <w:pPr>
              <w:contextualSpacing/>
              <w:rPr>
                <w:rFonts w:ascii="Calibri" w:hAnsi="Calibri" w:cs="Tahoma"/>
                <w:sz w:val="18"/>
                <w:szCs w:val="18"/>
                <w:lang w:val="en-GB"/>
              </w:rPr>
            </w:pPr>
          </w:p>
        </w:tc>
        <w:tc>
          <w:tcPr>
            <w:tcW w:w="935" w:type="dxa"/>
          </w:tcPr>
          <w:p w14:paraId="3E6BA0F0" w14:textId="77777777" w:rsidR="00CF6219" w:rsidRPr="00166121" w:rsidRDefault="00CF6219" w:rsidP="00896922">
            <w:pPr>
              <w:contextualSpacing/>
              <w:rPr>
                <w:rFonts w:ascii="Calibri" w:hAnsi="Calibri" w:cs="Tahoma"/>
                <w:sz w:val="18"/>
                <w:szCs w:val="18"/>
                <w:lang w:val="en-GB"/>
              </w:rPr>
            </w:pPr>
          </w:p>
        </w:tc>
      </w:tr>
      <w:tr w:rsidR="00CF6219" w:rsidRPr="00166121" w14:paraId="0202E7E8" w14:textId="77777777" w:rsidTr="00896922">
        <w:tc>
          <w:tcPr>
            <w:tcW w:w="935" w:type="dxa"/>
          </w:tcPr>
          <w:p w14:paraId="1392BE28" w14:textId="60FC499C" w:rsidR="00CF6219" w:rsidRPr="00166121" w:rsidRDefault="00CF6219" w:rsidP="00896922">
            <w:pPr>
              <w:contextualSpacing/>
              <w:rPr>
                <w:rFonts w:ascii="Calibri" w:hAnsi="Calibri" w:cs="Tahoma"/>
                <w:sz w:val="18"/>
                <w:szCs w:val="18"/>
                <w:lang w:val="en-GB"/>
              </w:rPr>
            </w:pPr>
            <w:r>
              <w:rPr>
                <w:rFonts w:ascii="Calibri" w:hAnsi="Calibri" w:cs="Tahoma"/>
                <w:sz w:val="18"/>
                <w:szCs w:val="18"/>
                <w:lang w:val="en-GB"/>
              </w:rPr>
              <w:t>..</w:t>
            </w:r>
          </w:p>
        </w:tc>
        <w:tc>
          <w:tcPr>
            <w:tcW w:w="935" w:type="dxa"/>
          </w:tcPr>
          <w:p w14:paraId="7F95BD53" w14:textId="77777777" w:rsidR="00CF6219" w:rsidRPr="00166121" w:rsidRDefault="00CF6219" w:rsidP="00896922">
            <w:pPr>
              <w:contextualSpacing/>
              <w:rPr>
                <w:rFonts w:ascii="Calibri" w:hAnsi="Calibri" w:cs="Tahoma"/>
                <w:sz w:val="18"/>
                <w:szCs w:val="18"/>
                <w:lang w:val="en-GB"/>
              </w:rPr>
            </w:pPr>
          </w:p>
        </w:tc>
        <w:tc>
          <w:tcPr>
            <w:tcW w:w="935" w:type="dxa"/>
          </w:tcPr>
          <w:p w14:paraId="2E8D0D38" w14:textId="77777777" w:rsidR="00CF6219" w:rsidRPr="00166121" w:rsidRDefault="00CF6219" w:rsidP="00896922">
            <w:pPr>
              <w:contextualSpacing/>
              <w:rPr>
                <w:rFonts w:ascii="Calibri" w:hAnsi="Calibri" w:cs="Tahoma"/>
                <w:sz w:val="18"/>
                <w:szCs w:val="18"/>
                <w:lang w:val="en-GB"/>
              </w:rPr>
            </w:pPr>
          </w:p>
        </w:tc>
        <w:tc>
          <w:tcPr>
            <w:tcW w:w="935" w:type="dxa"/>
          </w:tcPr>
          <w:p w14:paraId="7440DEC1" w14:textId="77777777" w:rsidR="00CF6219" w:rsidRPr="00166121" w:rsidRDefault="00CF6219" w:rsidP="00896922">
            <w:pPr>
              <w:contextualSpacing/>
              <w:rPr>
                <w:rFonts w:ascii="Calibri" w:hAnsi="Calibri" w:cs="Tahoma"/>
                <w:sz w:val="18"/>
                <w:szCs w:val="18"/>
                <w:lang w:val="en-GB"/>
              </w:rPr>
            </w:pPr>
          </w:p>
        </w:tc>
        <w:tc>
          <w:tcPr>
            <w:tcW w:w="935" w:type="dxa"/>
          </w:tcPr>
          <w:p w14:paraId="77AE81E7" w14:textId="77777777" w:rsidR="00CF6219" w:rsidRPr="00166121" w:rsidRDefault="00CF6219" w:rsidP="00896922">
            <w:pPr>
              <w:contextualSpacing/>
              <w:rPr>
                <w:rFonts w:ascii="Calibri" w:hAnsi="Calibri" w:cs="Tahoma"/>
                <w:sz w:val="18"/>
                <w:szCs w:val="18"/>
                <w:lang w:val="en-GB"/>
              </w:rPr>
            </w:pPr>
          </w:p>
        </w:tc>
        <w:tc>
          <w:tcPr>
            <w:tcW w:w="935" w:type="dxa"/>
          </w:tcPr>
          <w:p w14:paraId="7CBA7B6B" w14:textId="77777777" w:rsidR="00CF6219" w:rsidRPr="00166121" w:rsidRDefault="00CF6219" w:rsidP="00896922">
            <w:pPr>
              <w:contextualSpacing/>
              <w:rPr>
                <w:rFonts w:ascii="Calibri" w:hAnsi="Calibri" w:cs="Tahoma"/>
                <w:sz w:val="18"/>
                <w:szCs w:val="18"/>
                <w:lang w:val="en-GB"/>
              </w:rPr>
            </w:pPr>
          </w:p>
        </w:tc>
        <w:tc>
          <w:tcPr>
            <w:tcW w:w="935" w:type="dxa"/>
          </w:tcPr>
          <w:p w14:paraId="191DA57E" w14:textId="77777777" w:rsidR="00CF6219" w:rsidRPr="00166121" w:rsidRDefault="00CF6219" w:rsidP="00896922">
            <w:pPr>
              <w:contextualSpacing/>
              <w:rPr>
                <w:rFonts w:ascii="Calibri" w:hAnsi="Calibri" w:cs="Tahoma"/>
                <w:sz w:val="18"/>
                <w:szCs w:val="18"/>
                <w:lang w:val="en-GB"/>
              </w:rPr>
            </w:pPr>
          </w:p>
        </w:tc>
        <w:tc>
          <w:tcPr>
            <w:tcW w:w="935" w:type="dxa"/>
          </w:tcPr>
          <w:p w14:paraId="2162A2B9" w14:textId="77777777" w:rsidR="00CF6219" w:rsidRPr="00166121" w:rsidRDefault="00CF6219" w:rsidP="00896922">
            <w:pPr>
              <w:contextualSpacing/>
              <w:rPr>
                <w:rFonts w:ascii="Calibri" w:hAnsi="Calibri" w:cs="Tahoma"/>
                <w:sz w:val="18"/>
                <w:szCs w:val="18"/>
                <w:lang w:val="en-GB"/>
              </w:rPr>
            </w:pPr>
          </w:p>
        </w:tc>
        <w:tc>
          <w:tcPr>
            <w:tcW w:w="935" w:type="dxa"/>
          </w:tcPr>
          <w:p w14:paraId="600965C7" w14:textId="77777777" w:rsidR="00CF6219" w:rsidRPr="00166121" w:rsidRDefault="00CF6219" w:rsidP="00896922">
            <w:pPr>
              <w:contextualSpacing/>
              <w:rPr>
                <w:rFonts w:ascii="Calibri" w:hAnsi="Calibri" w:cs="Tahoma"/>
                <w:sz w:val="18"/>
                <w:szCs w:val="18"/>
                <w:lang w:val="en-GB"/>
              </w:rPr>
            </w:pPr>
          </w:p>
        </w:tc>
        <w:tc>
          <w:tcPr>
            <w:tcW w:w="935" w:type="dxa"/>
          </w:tcPr>
          <w:p w14:paraId="63926393" w14:textId="77777777" w:rsidR="00CF6219" w:rsidRPr="00166121" w:rsidRDefault="00CF6219" w:rsidP="00896922">
            <w:pPr>
              <w:contextualSpacing/>
              <w:rPr>
                <w:rFonts w:ascii="Calibri" w:hAnsi="Calibri" w:cs="Tahoma"/>
                <w:sz w:val="18"/>
                <w:szCs w:val="18"/>
                <w:lang w:val="en-GB"/>
              </w:rPr>
            </w:pPr>
          </w:p>
        </w:tc>
      </w:tr>
      <w:tr w:rsidR="00CF6219" w:rsidRPr="00166121" w14:paraId="64E8D135" w14:textId="77777777" w:rsidTr="00896922">
        <w:tc>
          <w:tcPr>
            <w:tcW w:w="935" w:type="dxa"/>
          </w:tcPr>
          <w:p w14:paraId="4487592B" w14:textId="77777777" w:rsidR="00CF6219" w:rsidRPr="00166121" w:rsidRDefault="00CF6219" w:rsidP="00896922">
            <w:pPr>
              <w:contextualSpacing/>
              <w:rPr>
                <w:rFonts w:ascii="Calibri" w:hAnsi="Calibri" w:cs="Tahoma"/>
                <w:sz w:val="18"/>
                <w:szCs w:val="18"/>
                <w:lang w:val="en-GB"/>
              </w:rPr>
            </w:pPr>
          </w:p>
        </w:tc>
        <w:tc>
          <w:tcPr>
            <w:tcW w:w="935" w:type="dxa"/>
          </w:tcPr>
          <w:p w14:paraId="17748EB5" w14:textId="77777777" w:rsidR="00CF6219" w:rsidRPr="00166121" w:rsidRDefault="00CF6219" w:rsidP="00896922">
            <w:pPr>
              <w:contextualSpacing/>
              <w:rPr>
                <w:rFonts w:ascii="Calibri" w:hAnsi="Calibri" w:cs="Tahoma"/>
                <w:sz w:val="18"/>
                <w:szCs w:val="18"/>
                <w:lang w:val="en-GB"/>
              </w:rPr>
            </w:pPr>
          </w:p>
        </w:tc>
        <w:tc>
          <w:tcPr>
            <w:tcW w:w="935" w:type="dxa"/>
          </w:tcPr>
          <w:p w14:paraId="6D937631" w14:textId="77777777" w:rsidR="00CF6219" w:rsidRPr="00166121" w:rsidRDefault="00CF6219" w:rsidP="00896922">
            <w:pPr>
              <w:contextualSpacing/>
              <w:rPr>
                <w:rFonts w:ascii="Calibri" w:hAnsi="Calibri" w:cs="Tahoma"/>
                <w:sz w:val="18"/>
                <w:szCs w:val="18"/>
                <w:lang w:val="en-GB"/>
              </w:rPr>
            </w:pPr>
          </w:p>
        </w:tc>
        <w:tc>
          <w:tcPr>
            <w:tcW w:w="935" w:type="dxa"/>
          </w:tcPr>
          <w:p w14:paraId="4D2A17BB" w14:textId="77777777" w:rsidR="00CF6219" w:rsidRPr="00166121" w:rsidRDefault="00CF6219" w:rsidP="00896922">
            <w:pPr>
              <w:contextualSpacing/>
              <w:rPr>
                <w:rFonts w:ascii="Calibri" w:hAnsi="Calibri" w:cs="Tahoma"/>
                <w:sz w:val="18"/>
                <w:szCs w:val="18"/>
                <w:lang w:val="en-GB"/>
              </w:rPr>
            </w:pPr>
          </w:p>
        </w:tc>
        <w:tc>
          <w:tcPr>
            <w:tcW w:w="935" w:type="dxa"/>
          </w:tcPr>
          <w:p w14:paraId="62DD4A5B" w14:textId="77777777" w:rsidR="00CF6219" w:rsidRPr="00166121" w:rsidRDefault="00CF6219" w:rsidP="00896922">
            <w:pPr>
              <w:contextualSpacing/>
              <w:rPr>
                <w:rFonts w:ascii="Calibri" w:hAnsi="Calibri" w:cs="Tahoma"/>
                <w:sz w:val="18"/>
                <w:szCs w:val="18"/>
                <w:lang w:val="en-GB"/>
              </w:rPr>
            </w:pPr>
          </w:p>
        </w:tc>
        <w:tc>
          <w:tcPr>
            <w:tcW w:w="935" w:type="dxa"/>
          </w:tcPr>
          <w:p w14:paraId="5E7A74B3" w14:textId="77777777" w:rsidR="00CF6219" w:rsidRPr="00166121" w:rsidRDefault="00CF6219" w:rsidP="00896922">
            <w:pPr>
              <w:contextualSpacing/>
              <w:rPr>
                <w:rFonts w:ascii="Calibri" w:hAnsi="Calibri" w:cs="Tahoma"/>
                <w:sz w:val="18"/>
                <w:szCs w:val="18"/>
                <w:lang w:val="en-GB"/>
              </w:rPr>
            </w:pPr>
          </w:p>
        </w:tc>
        <w:tc>
          <w:tcPr>
            <w:tcW w:w="935" w:type="dxa"/>
          </w:tcPr>
          <w:p w14:paraId="1ADBE998" w14:textId="77777777" w:rsidR="00CF6219" w:rsidRPr="00166121" w:rsidRDefault="00CF6219" w:rsidP="00896922">
            <w:pPr>
              <w:contextualSpacing/>
              <w:rPr>
                <w:rFonts w:ascii="Calibri" w:hAnsi="Calibri" w:cs="Tahoma"/>
                <w:sz w:val="18"/>
                <w:szCs w:val="18"/>
                <w:lang w:val="en-GB"/>
              </w:rPr>
            </w:pPr>
          </w:p>
        </w:tc>
        <w:tc>
          <w:tcPr>
            <w:tcW w:w="935" w:type="dxa"/>
          </w:tcPr>
          <w:p w14:paraId="019D3BA6" w14:textId="77777777" w:rsidR="00CF6219" w:rsidRPr="00166121" w:rsidRDefault="00CF6219" w:rsidP="00896922">
            <w:pPr>
              <w:contextualSpacing/>
              <w:rPr>
                <w:rFonts w:ascii="Calibri" w:hAnsi="Calibri" w:cs="Tahoma"/>
                <w:sz w:val="18"/>
                <w:szCs w:val="18"/>
                <w:lang w:val="en-GB"/>
              </w:rPr>
            </w:pPr>
          </w:p>
        </w:tc>
        <w:tc>
          <w:tcPr>
            <w:tcW w:w="935" w:type="dxa"/>
          </w:tcPr>
          <w:p w14:paraId="0805F11A" w14:textId="77777777" w:rsidR="00CF6219" w:rsidRPr="00166121" w:rsidRDefault="00CF6219" w:rsidP="00896922">
            <w:pPr>
              <w:contextualSpacing/>
              <w:rPr>
                <w:rFonts w:ascii="Calibri" w:hAnsi="Calibri" w:cs="Tahoma"/>
                <w:sz w:val="18"/>
                <w:szCs w:val="18"/>
                <w:lang w:val="en-GB"/>
              </w:rPr>
            </w:pPr>
          </w:p>
        </w:tc>
        <w:tc>
          <w:tcPr>
            <w:tcW w:w="935" w:type="dxa"/>
          </w:tcPr>
          <w:p w14:paraId="66FF22D9" w14:textId="77777777" w:rsidR="00CF6219" w:rsidRPr="00166121" w:rsidRDefault="00CF6219" w:rsidP="00896922">
            <w:pPr>
              <w:contextualSpacing/>
              <w:rPr>
                <w:rFonts w:ascii="Calibri" w:hAnsi="Calibri" w:cs="Tahoma"/>
                <w:sz w:val="18"/>
                <w:szCs w:val="18"/>
                <w:lang w:val="en-GB"/>
              </w:rPr>
            </w:pPr>
          </w:p>
        </w:tc>
      </w:tr>
      <w:tr w:rsidR="00CF6219" w:rsidRPr="00166121" w14:paraId="5FEC9C1E" w14:textId="77777777" w:rsidTr="00896922">
        <w:tc>
          <w:tcPr>
            <w:tcW w:w="935" w:type="dxa"/>
          </w:tcPr>
          <w:p w14:paraId="52AED5D7" w14:textId="77777777" w:rsidR="00CF6219" w:rsidRPr="00166121" w:rsidRDefault="00CF6219" w:rsidP="00896922">
            <w:pPr>
              <w:contextualSpacing/>
              <w:rPr>
                <w:rFonts w:ascii="Calibri" w:hAnsi="Calibri" w:cs="Tahoma"/>
                <w:sz w:val="18"/>
                <w:szCs w:val="18"/>
                <w:lang w:val="en-GB"/>
              </w:rPr>
            </w:pPr>
          </w:p>
        </w:tc>
        <w:tc>
          <w:tcPr>
            <w:tcW w:w="935" w:type="dxa"/>
          </w:tcPr>
          <w:p w14:paraId="184E6F0D" w14:textId="77777777" w:rsidR="00CF6219" w:rsidRPr="00166121" w:rsidRDefault="00CF6219" w:rsidP="00896922">
            <w:pPr>
              <w:contextualSpacing/>
              <w:rPr>
                <w:rFonts w:ascii="Calibri" w:hAnsi="Calibri" w:cs="Tahoma"/>
                <w:sz w:val="18"/>
                <w:szCs w:val="18"/>
                <w:lang w:val="en-GB"/>
              </w:rPr>
            </w:pPr>
          </w:p>
        </w:tc>
        <w:tc>
          <w:tcPr>
            <w:tcW w:w="935" w:type="dxa"/>
          </w:tcPr>
          <w:p w14:paraId="14070650" w14:textId="77777777" w:rsidR="00CF6219" w:rsidRPr="00166121" w:rsidRDefault="00CF6219" w:rsidP="00896922">
            <w:pPr>
              <w:contextualSpacing/>
              <w:rPr>
                <w:rFonts w:ascii="Calibri" w:hAnsi="Calibri" w:cs="Tahoma"/>
                <w:sz w:val="18"/>
                <w:szCs w:val="18"/>
                <w:lang w:val="en-GB"/>
              </w:rPr>
            </w:pPr>
          </w:p>
        </w:tc>
        <w:tc>
          <w:tcPr>
            <w:tcW w:w="935" w:type="dxa"/>
          </w:tcPr>
          <w:p w14:paraId="6C89F491" w14:textId="77777777" w:rsidR="00CF6219" w:rsidRPr="00166121" w:rsidRDefault="00CF6219" w:rsidP="00896922">
            <w:pPr>
              <w:contextualSpacing/>
              <w:rPr>
                <w:rFonts w:ascii="Calibri" w:hAnsi="Calibri" w:cs="Tahoma"/>
                <w:sz w:val="18"/>
                <w:szCs w:val="18"/>
                <w:lang w:val="en-GB"/>
              </w:rPr>
            </w:pPr>
          </w:p>
        </w:tc>
        <w:tc>
          <w:tcPr>
            <w:tcW w:w="935" w:type="dxa"/>
          </w:tcPr>
          <w:p w14:paraId="03783FC9" w14:textId="77777777" w:rsidR="00CF6219" w:rsidRPr="00166121" w:rsidRDefault="00CF6219" w:rsidP="00896922">
            <w:pPr>
              <w:contextualSpacing/>
              <w:rPr>
                <w:rFonts w:ascii="Calibri" w:hAnsi="Calibri" w:cs="Tahoma"/>
                <w:sz w:val="18"/>
                <w:szCs w:val="18"/>
                <w:lang w:val="en-GB"/>
              </w:rPr>
            </w:pPr>
          </w:p>
        </w:tc>
        <w:tc>
          <w:tcPr>
            <w:tcW w:w="935" w:type="dxa"/>
          </w:tcPr>
          <w:p w14:paraId="3733C515" w14:textId="77777777" w:rsidR="00CF6219" w:rsidRPr="00166121" w:rsidRDefault="00CF6219" w:rsidP="00896922">
            <w:pPr>
              <w:contextualSpacing/>
              <w:rPr>
                <w:rFonts w:ascii="Calibri" w:hAnsi="Calibri" w:cs="Tahoma"/>
                <w:sz w:val="18"/>
                <w:szCs w:val="18"/>
                <w:lang w:val="en-GB"/>
              </w:rPr>
            </w:pPr>
          </w:p>
        </w:tc>
        <w:tc>
          <w:tcPr>
            <w:tcW w:w="935" w:type="dxa"/>
          </w:tcPr>
          <w:p w14:paraId="581C7FE8" w14:textId="77777777" w:rsidR="00CF6219" w:rsidRPr="00166121" w:rsidRDefault="00CF6219" w:rsidP="00896922">
            <w:pPr>
              <w:contextualSpacing/>
              <w:rPr>
                <w:rFonts w:ascii="Calibri" w:hAnsi="Calibri" w:cs="Tahoma"/>
                <w:sz w:val="18"/>
                <w:szCs w:val="18"/>
                <w:lang w:val="en-GB"/>
              </w:rPr>
            </w:pPr>
          </w:p>
        </w:tc>
        <w:tc>
          <w:tcPr>
            <w:tcW w:w="935" w:type="dxa"/>
          </w:tcPr>
          <w:p w14:paraId="5863D9D8" w14:textId="77777777" w:rsidR="00CF6219" w:rsidRPr="00166121" w:rsidRDefault="00CF6219" w:rsidP="00896922">
            <w:pPr>
              <w:contextualSpacing/>
              <w:rPr>
                <w:rFonts w:ascii="Calibri" w:hAnsi="Calibri" w:cs="Tahoma"/>
                <w:sz w:val="18"/>
                <w:szCs w:val="18"/>
                <w:lang w:val="en-GB"/>
              </w:rPr>
            </w:pPr>
          </w:p>
        </w:tc>
        <w:tc>
          <w:tcPr>
            <w:tcW w:w="935" w:type="dxa"/>
          </w:tcPr>
          <w:p w14:paraId="09A92942" w14:textId="77777777" w:rsidR="00CF6219" w:rsidRPr="00166121" w:rsidRDefault="00CF6219" w:rsidP="00896922">
            <w:pPr>
              <w:contextualSpacing/>
              <w:rPr>
                <w:rFonts w:ascii="Calibri" w:hAnsi="Calibri" w:cs="Tahoma"/>
                <w:sz w:val="18"/>
                <w:szCs w:val="18"/>
                <w:lang w:val="en-GB"/>
              </w:rPr>
            </w:pPr>
          </w:p>
        </w:tc>
        <w:tc>
          <w:tcPr>
            <w:tcW w:w="935" w:type="dxa"/>
          </w:tcPr>
          <w:p w14:paraId="39A09122" w14:textId="77777777" w:rsidR="00CF6219" w:rsidRPr="00166121" w:rsidRDefault="00CF6219" w:rsidP="00896922">
            <w:pPr>
              <w:contextualSpacing/>
              <w:rPr>
                <w:rFonts w:ascii="Calibri" w:hAnsi="Calibri" w:cs="Tahoma"/>
                <w:sz w:val="18"/>
                <w:szCs w:val="18"/>
                <w:lang w:val="en-GB"/>
              </w:rPr>
            </w:pPr>
          </w:p>
        </w:tc>
      </w:tr>
      <w:tr w:rsidR="00CF6219" w:rsidRPr="00166121" w14:paraId="7921226C" w14:textId="77777777" w:rsidTr="00896922">
        <w:tc>
          <w:tcPr>
            <w:tcW w:w="935" w:type="dxa"/>
          </w:tcPr>
          <w:p w14:paraId="132E11C7" w14:textId="77777777" w:rsidR="00CF6219" w:rsidRPr="00166121" w:rsidRDefault="00CF6219" w:rsidP="00896922">
            <w:pPr>
              <w:contextualSpacing/>
              <w:rPr>
                <w:rFonts w:ascii="Calibri" w:hAnsi="Calibri" w:cs="Tahoma"/>
                <w:sz w:val="18"/>
                <w:szCs w:val="18"/>
                <w:lang w:val="en-GB"/>
              </w:rPr>
            </w:pPr>
          </w:p>
        </w:tc>
        <w:tc>
          <w:tcPr>
            <w:tcW w:w="935" w:type="dxa"/>
          </w:tcPr>
          <w:p w14:paraId="696CC1D4" w14:textId="77777777" w:rsidR="00CF6219" w:rsidRPr="00166121" w:rsidRDefault="00CF6219" w:rsidP="00896922">
            <w:pPr>
              <w:contextualSpacing/>
              <w:rPr>
                <w:rFonts w:ascii="Calibri" w:hAnsi="Calibri" w:cs="Tahoma"/>
                <w:sz w:val="18"/>
                <w:szCs w:val="18"/>
                <w:lang w:val="en-GB"/>
              </w:rPr>
            </w:pPr>
          </w:p>
        </w:tc>
        <w:tc>
          <w:tcPr>
            <w:tcW w:w="935" w:type="dxa"/>
          </w:tcPr>
          <w:p w14:paraId="0C54C73F" w14:textId="77777777" w:rsidR="00CF6219" w:rsidRPr="00166121" w:rsidRDefault="00CF6219" w:rsidP="00896922">
            <w:pPr>
              <w:contextualSpacing/>
              <w:rPr>
                <w:rFonts w:ascii="Calibri" w:hAnsi="Calibri" w:cs="Tahoma"/>
                <w:sz w:val="18"/>
                <w:szCs w:val="18"/>
                <w:lang w:val="en-GB"/>
              </w:rPr>
            </w:pPr>
          </w:p>
        </w:tc>
        <w:tc>
          <w:tcPr>
            <w:tcW w:w="935" w:type="dxa"/>
          </w:tcPr>
          <w:p w14:paraId="2B6C7E93" w14:textId="77777777" w:rsidR="00CF6219" w:rsidRPr="00166121" w:rsidRDefault="00CF6219" w:rsidP="00896922">
            <w:pPr>
              <w:contextualSpacing/>
              <w:rPr>
                <w:rFonts w:ascii="Calibri" w:hAnsi="Calibri" w:cs="Tahoma"/>
                <w:sz w:val="18"/>
                <w:szCs w:val="18"/>
                <w:lang w:val="en-GB"/>
              </w:rPr>
            </w:pPr>
          </w:p>
        </w:tc>
        <w:tc>
          <w:tcPr>
            <w:tcW w:w="935" w:type="dxa"/>
          </w:tcPr>
          <w:p w14:paraId="7C409A33" w14:textId="77777777" w:rsidR="00CF6219" w:rsidRPr="00166121" w:rsidRDefault="00CF6219" w:rsidP="00896922">
            <w:pPr>
              <w:contextualSpacing/>
              <w:rPr>
                <w:rFonts w:ascii="Calibri" w:hAnsi="Calibri" w:cs="Tahoma"/>
                <w:sz w:val="18"/>
                <w:szCs w:val="18"/>
                <w:lang w:val="en-GB"/>
              </w:rPr>
            </w:pPr>
          </w:p>
        </w:tc>
        <w:tc>
          <w:tcPr>
            <w:tcW w:w="935" w:type="dxa"/>
          </w:tcPr>
          <w:p w14:paraId="55689DB2" w14:textId="77777777" w:rsidR="00CF6219" w:rsidRPr="00166121" w:rsidRDefault="00CF6219" w:rsidP="00896922">
            <w:pPr>
              <w:contextualSpacing/>
              <w:rPr>
                <w:rFonts w:ascii="Calibri" w:hAnsi="Calibri" w:cs="Tahoma"/>
                <w:sz w:val="18"/>
                <w:szCs w:val="18"/>
                <w:lang w:val="en-GB"/>
              </w:rPr>
            </w:pPr>
          </w:p>
        </w:tc>
        <w:tc>
          <w:tcPr>
            <w:tcW w:w="935" w:type="dxa"/>
          </w:tcPr>
          <w:p w14:paraId="2976A994" w14:textId="77777777" w:rsidR="00CF6219" w:rsidRPr="00166121" w:rsidRDefault="00CF6219" w:rsidP="00896922">
            <w:pPr>
              <w:contextualSpacing/>
              <w:rPr>
                <w:rFonts w:ascii="Calibri" w:hAnsi="Calibri" w:cs="Tahoma"/>
                <w:sz w:val="18"/>
                <w:szCs w:val="18"/>
                <w:lang w:val="en-GB"/>
              </w:rPr>
            </w:pPr>
          </w:p>
        </w:tc>
        <w:tc>
          <w:tcPr>
            <w:tcW w:w="935" w:type="dxa"/>
          </w:tcPr>
          <w:p w14:paraId="48546C88" w14:textId="77777777" w:rsidR="00CF6219" w:rsidRPr="00166121" w:rsidRDefault="00CF6219" w:rsidP="00896922">
            <w:pPr>
              <w:contextualSpacing/>
              <w:rPr>
                <w:rFonts w:ascii="Calibri" w:hAnsi="Calibri" w:cs="Tahoma"/>
                <w:sz w:val="18"/>
                <w:szCs w:val="18"/>
                <w:lang w:val="en-GB"/>
              </w:rPr>
            </w:pPr>
          </w:p>
        </w:tc>
        <w:tc>
          <w:tcPr>
            <w:tcW w:w="935" w:type="dxa"/>
          </w:tcPr>
          <w:p w14:paraId="69D4681C" w14:textId="77777777" w:rsidR="00CF6219" w:rsidRPr="00166121" w:rsidRDefault="00CF6219" w:rsidP="00896922">
            <w:pPr>
              <w:contextualSpacing/>
              <w:rPr>
                <w:rFonts w:ascii="Calibri" w:hAnsi="Calibri" w:cs="Tahoma"/>
                <w:sz w:val="18"/>
                <w:szCs w:val="18"/>
                <w:lang w:val="en-GB"/>
              </w:rPr>
            </w:pPr>
          </w:p>
        </w:tc>
        <w:tc>
          <w:tcPr>
            <w:tcW w:w="935" w:type="dxa"/>
          </w:tcPr>
          <w:p w14:paraId="14AAD7AF" w14:textId="77777777" w:rsidR="00CF6219" w:rsidRPr="00166121" w:rsidRDefault="00CF6219" w:rsidP="00896922">
            <w:pPr>
              <w:contextualSpacing/>
              <w:rPr>
                <w:rFonts w:ascii="Calibri" w:hAnsi="Calibri" w:cs="Tahoma"/>
                <w:sz w:val="18"/>
                <w:szCs w:val="18"/>
                <w:lang w:val="en-GB"/>
              </w:rPr>
            </w:pPr>
          </w:p>
        </w:tc>
      </w:tr>
      <w:tr w:rsidR="00CF6219" w:rsidRPr="00166121" w14:paraId="23C28CDC" w14:textId="77777777" w:rsidTr="00896922">
        <w:tc>
          <w:tcPr>
            <w:tcW w:w="935" w:type="dxa"/>
          </w:tcPr>
          <w:p w14:paraId="07327EE0" w14:textId="77777777" w:rsidR="00CF6219" w:rsidRPr="00166121" w:rsidRDefault="00CF6219" w:rsidP="00896922">
            <w:pPr>
              <w:contextualSpacing/>
              <w:rPr>
                <w:rFonts w:ascii="Calibri" w:hAnsi="Calibri" w:cs="Tahoma"/>
                <w:sz w:val="18"/>
                <w:szCs w:val="18"/>
                <w:lang w:val="en-GB"/>
              </w:rPr>
            </w:pPr>
          </w:p>
        </w:tc>
        <w:tc>
          <w:tcPr>
            <w:tcW w:w="935" w:type="dxa"/>
          </w:tcPr>
          <w:p w14:paraId="373A11BF" w14:textId="77777777" w:rsidR="00CF6219" w:rsidRPr="00166121" w:rsidRDefault="00CF6219" w:rsidP="00896922">
            <w:pPr>
              <w:contextualSpacing/>
              <w:rPr>
                <w:rFonts w:ascii="Calibri" w:hAnsi="Calibri" w:cs="Tahoma"/>
                <w:sz w:val="18"/>
                <w:szCs w:val="18"/>
                <w:lang w:val="en-GB"/>
              </w:rPr>
            </w:pPr>
          </w:p>
        </w:tc>
        <w:tc>
          <w:tcPr>
            <w:tcW w:w="935" w:type="dxa"/>
          </w:tcPr>
          <w:p w14:paraId="49C792F8" w14:textId="77777777" w:rsidR="00CF6219" w:rsidRPr="00166121" w:rsidRDefault="00CF6219" w:rsidP="00896922">
            <w:pPr>
              <w:contextualSpacing/>
              <w:rPr>
                <w:rFonts w:ascii="Calibri" w:hAnsi="Calibri" w:cs="Tahoma"/>
                <w:sz w:val="18"/>
                <w:szCs w:val="18"/>
                <w:lang w:val="en-GB"/>
              </w:rPr>
            </w:pPr>
          </w:p>
        </w:tc>
        <w:tc>
          <w:tcPr>
            <w:tcW w:w="935" w:type="dxa"/>
          </w:tcPr>
          <w:p w14:paraId="085E11FC" w14:textId="77777777" w:rsidR="00CF6219" w:rsidRPr="00166121" w:rsidRDefault="00CF6219" w:rsidP="00896922">
            <w:pPr>
              <w:contextualSpacing/>
              <w:rPr>
                <w:rFonts w:ascii="Calibri" w:hAnsi="Calibri" w:cs="Tahoma"/>
                <w:sz w:val="18"/>
                <w:szCs w:val="18"/>
                <w:lang w:val="en-GB"/>
              </w:rPr>
            </w:pPr>
          </w:p>
        </w:tc>
        <w:tc>
          <w:tcPr>
            <w:tcW w:w="935" w:type="dxa"/>
          </w:tcPr>
          <w:p w14:paraId="1BE49484" w14:textId="77777777" w:rsidR="00CF6219" w:rsidRPr="00166121" w:rsidRDefault="00CF6219" w:rsidP="00896922">
            <w:pPr>
              <w:contextualSpacing/>
              <w:rPr>
                <w:rFonts w:ascii="Calibri" w:hAnsi="Calibri" w:cs="Tahoma"/>
                <w:sz w:val="18"/>
                <w:szCs w:val="18"/>
                <w:lang w:val="en-GB"/>
              </w:rPr>
            </w:pPr>
          </w:p>
        </w:tc>
        <w:tc>
          <w:tcPr>
            <w:tcW w:w="935" w:type="dxa"/>
          </w:tcPr>
          <w:p w14:paraId="2B2246A0" w14:textId="77777777" w:rsidR="00CF6219" w:rsidRPr="00166121" w:rsidRDefault="00CF6219" w:rsidP="00896922">
            <w:pPr>
              <w:contextualSpacing/>
              <w:rPr>
                <w:rFonts w:ascii="Calibri" w:hAnsi="Calibri" w:cs="Tahoma"/>
                <w:sz w:val="18"/>
                <w:szCs w:val="18"/>
                <w:lang w:val="en-GB"/>
              </w:rPr>
            </w:pPr>
          </w:p>
        </w:tc>
        <w:tc>
          <w:tcPr>
            <w:tcW w:w="935" w:type="dxa"/>
          </w:tcPr>
          <w:p w14:paraId="5CFC2437" w14:textId="77777777" w:rsidR="00CF6219" w:rsidRPr="00166121" w:rsidRDefault="00CF6219" w:rsidP="00896922">
            <w:pPr>
              <w:contextualSpacing/>
              <w:rPr>
                <w:rFonts w:ascii="Calibri" w:hAnsi="Calibri" w:cs="Tahoma"/>
                <w:sz w:val="18"/>
                <w:szCs w:val="18"/>
                <w:lang w:val="en-GB"/>
              </w:rPr>
            </w:pPr>
          </w:p>
        </w:tc>
        <w:tc>
          <w:tcPr>
            <w:tcW w:w="935" w:type="dxa"/>
          </w:tcPr>
          <w:p w14:paraId="500645BE" w14:textId="77777777" w:rsidR="00CF6219" w:rsidRPr="00166121" w:rsidRDefault="00CF6219" w:rsidP="00896922">
            <w:pPr>
              <w:contextualSpacing/>
              <w:rPr>
                <w:rFonts w:ascii="Calibri" w:hAnsi="Calibri" w:cs="Tahoma"/>
                <w:sz w:val="18"/>
                <w:szCs w:val="18"/>
                <w:lang w:val="en-GB"/>
              </w:rPr>
            </w:pPr>
          </w:p>
        </w:tc>
        <w:tc>
          <w:tcPr>
            <w:tcW w:w="935" w:type="dxa"/>
          </w:tcPr>
          <w:p w14:paraId="1BAE7C37" w14:textId="77777777" w:rsidR="00CF6219" w:rsidRPr="00166121" w:rsidRDefault="00CF6219" w:rsidP="00896922">
            <w:pPr>
              <w:contextualSpacing/>
              <w:rPr>
                <w:rFonts w:ascii="Calibri" w:hAnsi="Calibri" w:cs="Tahoma"/>
                <w:sz w:val="18"/>
                <w:szCs w:val="18"/>
                <w:lang w:val="en-GB"/>
              </w:rPr>
            </w:pPr>
          </w:p>
        </w:tc>
        <w:tc>
          <w:tcPr>
            <w:tcW w:w="935" w:type="dxa"/>
          </w:tcPr>
          <w:p w14:paraId="0FE01CEE" w14:textId="77777777" w:rsidR="00CF6219" w:rsidRPr="00166121" w:rsidRDefault="00CF6219" w:rsidP="00896922">
            <w:pPr>
              <w:contextualSpacing/>
              <w:rPr>
                <w:rFonts w:ascii="Calibri" w:hAnsi="Calibri" w:cs="Tahoma"/>
                <w:sz w:val="18"/>
                <w:szCs w:val="18"/>
                <w:lang w:val="en-GB"/>
              </w:rPr>
            </w:pPr>
          </w:p>
        </w:tc>
      </w:tr>
      <w:tr w:rsidR="00CF6219" w:rsidRPr="00166121" w14:paraId="66FC237D" w14:textId="77777777" w:rsidTr="00896922">
        <w:tc>
          <w:tcPr>
            <w:tcW w:w="935" w:type="dxa"/>
          </w:tcPr>
          <w:p w14:paraId="79A2A8D0" w14:textId="77777777" w:rsidR="00CF6219" w:rsidRPr="00166121" w:rsidRDefault="00CF6219" w:rsidP="00896922">
            <w:pPr>
              <w:contextualSpacing/>
              <w:rPr>
                <w:rFonts w:ascii="Calibri" w:hAnsi="Calibri" w:cs="Tahoma"/>
                <w:sz w:val="18"/>
                <w:szCs w:val="18"/>
                <w:lang w:val="en-GB"/>
              </w:rPr>
            </w:pPr>
          </w:p>
        </w:tc>
        <w:tc>
          <w:tcPr>
            <w:tcW w:w="935" w:type="dxa"/>
          </w:tcPr>
          <w:p w14:paraId="70332C0B" w14:textId="77777777" w:rsidR="00CF6219" w:rsidRPr="00166121" w:rsidRDefault="00CF6219" w:rsidP="00896922">
            <w:pPr>
              <w:contextualSpacing/>
              <w:rPr>
                <w:rFonts w:ascii="Calibri" w:hAnsi="Calibri" w:cs="Tahoma"/>
                <w:sz w:val="18"/>
                <w:szCs w:val="18"/>
                <w:lang w:val="en-GB"/>
              </w:rPr>
            </w:pPr>
          </w:p>
        </w:tc>
        <w:tc>
          <w:tcPr>
            <w:tcW w:w="935" w:type="dxa"/>
          </w:tcPr>
          <w:p w14:paraId="762DA531" w14:textId="77777777" w:rsidR="00CF6219" w:rsidRPr="00166121" w:rsidRDefault="00CF6219" w:rsidP="00896922">
            <w:pPr>
              <w:contextualSpacing/>
              <w:rPr>
                <w:rFonts w:ascii="Calibri" w:hAnsi="Calibri" w:cs="Tahoma"/>
                <w:sz w:val="18"/>
                <w:szCs w:val="18"/>
                <w:lang w:val="en-GB"/>
              </w:rPr>
            </w:pPr>
          </w:p>
        </w:tc>
        <w:tc>
          <w:tcPr>
            <w:tcW w:w="935" w:type="dxa"/>
          </w:tcPr>
          <w:p w14:paraId="50274B1A" w14:textId="77777777" w:rsidR="00CF6219" w:rsidRPr="00166121" w:rsidRDefault="00CF6219" w:rsidP="00896922">
            <w:pPr>
              <w:contextualSpacing/>
              <w:rPr>
                <w:rFonts w:ascii="Calibri" w:hAnsi="Calibri" w:cs="Tahoma"/>
                <w:sz w:val="18"/>
                <w:szCs w:val="18"/>
                <w:lang w:val="en-GB"/>
              </w:rPr>
            </w:pPr>
          </w:p>
        </w:tc>
        <w:tc>
          <w:tcPr>
            <w:tcW w:w="935" w:type="dxa"/>
          </w:tcPr>
          <w:p w14:paraId="0E78F97E" w14:textId="77777777" w:rsidR="00CF6219" w:rsidRPr="00166121" w:rsidRDefault="00CF6219" w:rsidP="00896922">
            <w:pPr>
              <w:contextualSpacing/>
              <w:rPr>
                <w:rFonts w:ascii="Calibri" w:hAnsi="Calibri" w:cs="Tahoma"/>
                <w:sz w:val="18"/>
                <w:szCs w:val="18"/>
                <w:lang w:val="en-GB"/>
              </w:rPr>
            </w:pPr>
          </w:p>
        </w:tc>
        <w:tc>
          <w:tcPr>
            <w:tcW w:w="935" w:type="dxa"/>
          </w:tcPr>
          <w:p w14:paraId="52081078" w14:textId="77777777" w:rsidR="00CF6219" w:rsidRPr="00166121" w:rsidRDefault="00CF6219" w:rsidP="00896922">
            <w:pPr>
              <w:contextualSpacing/>
              <w:rPr>
                <w:rFonts w:ascii="Calibri" w:hAnsi="Calibri" w:cs="Tahoma"/>
                <w:sz w:val="18"/>
                <w:szCs w:val="18"/>
                <w:lang w:val="en-GB"/>
              </w:rPr>
            </w:pPr>
          </w:p>
        </w:tc>
        <w:tc>
          <w:tcPr>
            <w:tcW w:w="935" w:type="dxa"/>
          </w:tcPr>
          <w:p w14:paraId="1A6CA031" w14:textId="77777777" w:rsidR="00CF6219" w:rsidRPr="00166121" w:rsidRDefault="00CF6219" w:rsidP="00896922">
            <w:pPr>
              <w:contextualSpacing/>
              <w:rPr>
                <w:rFonts w:ascii="Calibri" w:hAnsi="Calibri" w:cs="Tahoma"/>
                <w:sz w:val="18"/>
                <w:szCs w:val="18"/>
                <w:lang w:val="en-GB"/>
              </w:rPr>
            </w:pPr>
          </w:p>
        </w:tc>
        <w:tc>
          <w:tcPr>
            <w:tcW w:w="935" w:type="dxa"/>
          </w:tcPr>
          <w:p w14:paraId="544A2E0C" w14:textId="77777777" w:rsidR="00CF6219" w:rsidRPr="00166121" w:rsidRDefault="00CF6219" w:rsidP="00896922">
            <w:pPr>
              <w:contextualSpacing/>
              <w:rPr>
                <w:rFonts w:ascii="Calibri" w:hAnsi="Calibri" w:cs="Tahoma"/>
                <w:sz w:val="18"/>
                <w:szCs w:val="18"/>
                <w:lang w:val="en-GB"/>
              </w:rPr>
            </w:pPr>
          </w:p>
        </w:tc>
        <w:tc>
          <w:tcPr>
            <w:tcW w:w="935" w:type="dxa"/>
          </w:tcPr>
          <w:p w14:paraId="3CD56FAE" w14:textId="77777777" w:rsidR="00CF6219" w:rsidRPr="00166121" w:rsidRDefault="00CF6219" w:rsidP="00896922">
            <w:pPr>
              <w:contextualSpacing/>
              <w:rPr>
                <w:rFonts w:ascii="Calibri" w:hAnsi="Calibri" w:cs="Tahoma"/>
                <w:sz w:val="18"/>
                <w:szCs w:val="18"/>
                <w:lang w:val="en-GB"/>
              </w:rPr>
            </w:pPr>
          </w:p>
        </w:tc>
        <w:tc>
          <w:tcPr>
            <w:tcW w:w="935" w:type="dxa"/>
          </w:tcPr>
          <w:p w14:paraId="632A4093" w14:textId="77777777" w:rsidR="00CF6219" w:rsidRPr="00166121" w:rsidRDefault="00CF6219" w:rsidP="00896922">
            <w:pPr>
              <w:contextualSpacing/>
              <w:rPr>
                <w:rFonts w:ascii="Calibri" w:hAnsi="Calibri" w:cs="Tahoma"/>
                <w:sz w:val="18"/>
                <w:szCs w:val="18"/>
                <w:lang w:val="en-GB"/>
              </w:rPr>
            </w:pPr>
          </w:p>
        </w:tc>
      </w:tr>
      <w:tr w:rsidR="00CF6219" w:rsidRPr="00166121" w14:paraId="02E7F8CE" w14:textId="77777777" w:rsidTr="00896922">
        <w:tc>
          <w:tcPr>
            <w:tcW w:w="935" w:type="dxa"/>
          </w:tcPr>
          <w:p w14:paraId="71EA5550" w14:textId="77777777" w:rsidR="00CF6219" w:rsidRPr="00166121" w:rsidRDefault="00CF6219" w:rsidP="00896922">
            <w:pPr>
              <w:contextualSpacing/>
              <w:rPr>
                <w:rFonts w:ascii="Calibri" w:hAnsi="Calibri" w:cs="Tahoma"/>
                <w:sz w:val="18"/>
                <w:szCs w:val="18"/>
                <w:lang w:val="en-GB"/>
              </w:rPr>
            </w:pPr>
          </w:p>
        </w:tc>
        <w:tc>
          <w:tcPr>
            <w:tcW w:w="935" w:type="dxa"/>
          </w:tcPr>
          <w:p w14:paraId="45D7D546" w14:textId="77777777" w:rsidR="00CF6219" w:rsidRPr="00166121" w:rsidRDefault="00CF6219" w:rsidP="00896922">
            <w:pPr>
              <w:contextualSpacing/>
              <w:rPr>
                <w:rFonts w:ascii="Calibri" w:hAnsi="Calibri" w:cs="Tahoma"/>
                <w:sz w:val="18"/>
                <w:szCs w:val="18"/>
                <w:lang w:val="en-GB"/>
              </w:rPr>
            </w:pPr>
          </w:p>
        </w:tc>
        <w:tc>
          <w:tcPr>
            <w:tcW w:w="935" w:type="dxa"/>
          </w:tcPr>
          <w:p w14:paraId="041DB7F9" w14:textId="77777777" w:rsidR="00CF6219" w:rsidRPr="00166121" w:rsidRDefault="00CF6219" w:rsidP="00896922">
            <w:pPr>
              <w:contextualSpacing/>
              <w:rPr>
                <w:rFonts w:ascii="Calibri" w:hAnsi="Calibri" w:cs="Tahoma"/>
                <w:sz w:val="18"/>
                <w:szCs w:val="18"/>
                <w:lang w:val="en-GB"/>
              </w:rPr>
            </w:pPr>
          </w:p>
        </w:tc>
        <w:tc>
          <w:tcPr>
            <w:tcW w:w="935" w:type="dxa"/>
          </w:tcPr>
          <w:p w14:paraId="03278142" w14:textId="77777777" w:rsidR="00CF6219" w:rsidRPr="00166121" w:rsidRDefault="00CF6219" w:rsidP="00896922">
            <w:pPr>
              <w:contextualSpacing/>
              <w:rPr>
                <w:rFonts w:ascii="Calibri" w:hAnsi="Calibri" w:cs="Tahoma"/>
                <w:sz w:val="18"/>
                <w:szCs w:val="18"/>
                <w:lang w:val="en-GB"/>
              </w:rPr>
            </w:pPr>
          </w:p>
        </w:tc>
        <w:tc>
          <w:tcPr>
            <w:tcW w:w="935" w:type="dxa"/>
          </w:tcPr>
          <w:p w14:paraId="1D96847D" w14:textId="77777777" w:rsidR="00CF6219" w:rsidRPr="00166121" w:rsidRDefault="00CF6219" w:rsidP="00896922">
            <w:pPr>
              <w:contextualSpacing/>
              <w:rPr>
                <w:rFonts w:ascii="Calibri" w:hAnsi="Calibri" w:cs="Tahoma"/>
                <w:sz w:val="18"/>
                <w:szCs w:val="18"/>
                <w:lang w:val="en-GB"/>
              </w:rPr>
            </w:pPr>
          </w:p>
        </w:tc>
        <w:tc>
          <w:tcPr>
            <w:tcW w:w="935" w:type="dxa"/>
          </w:tcPr>
          <w:p w14:paraId="32657C24" w14:textId="77777777" w:rsidR="00CF6219" w:rsidRPr="00166121" w:rsidRDefault="00CF6219" w:rsidP="00896922">
            <w:pPr>
              <w:contextualSpacing/>
              <w:rPr>
                <w:rFonts w:ascii="Calibri" w:hAnsi="Calibri" w:cs="Tahoma"/>
                <w:sz w:val="18"/>
                <w:szCs w:val="18"/>
                <w:lang w:val="en-GB"/>
              </w:rPr>
            </w:pPr>
          </w:p>
        </w:tc>
        <w:tc>
          <w:tcPr>
            <w:tcW w:w="935" w:type="dxa"/>
          </w:tcPr>
          <w:p w14:paraId="7A583B8E" w14:textId="77777777" w:rsidR="00CF6219" w:rsidRPr="00166121" w:rsidRDefault="00CF6219" w:rsidP="00896922">
            <w:pPr>
              <w:contextualSpacing/>
              <w:rPr>
                <w:rFonts w:ascii="Calibri" w:hAnsi="Calibri" w:cs="Tahoma"/>
                <w:sz w:val="18"/>
                <w:szCs w:val="18"/>
                <w:lang w:val="en-GB"/>
              </w:rPr>
            </w:pPr>
          </w:p>
        </w:tc>
        <w:tc>
          <w:tcPr>
            <w:tcW w:w="935" w:type="dxa"/>
          </w:tcPr>
          <w:p w14:paraId="25F1A58F" w14:textId="77777777" w:rsidR="00CF6219" w:rsidRPr="00166121" w:rsidRDefault="00CF6219" w:rsidP="00896922">
            <w:pPr>
              <w:contextualSpacing/>
              <w:rPr>
                <w:rFonts w:ascii="Calibri" w:hAnsi="Calibri" w:cs="Tahoma"/>
                <w:sz w:val="18"/>
                <w:szCs w:val="18"/>
                <w:lang w:val="en-GB"/>
              </w:rPr>
            </w:pPr>
          </w:p>
        </w:tc>
        <w:tc>
          <w:tcPr>
            <w:tcW w:w="935" w:type="dxa"/>
          </w:tcPr>
          <w:p w14:paraId="426912E0" w14:textId="77777777" w:rsidR="00CF6219" w:rsidRPr="00166121" w:rsidRDefault="00CF6219" w:rsidP="00896922">
            <w:pPr>
              <w:contextualSpacing/>
              <w:rPr>
                <w:rFonts w:ascii="Calibri" w:hAnsi="Calibri" w:cs="Tahoma"/>
                <w:sz w:val="18"/>
                <w:szCs w:val="18"/>
                <w:lang w:val="en-GB"/>
              </w:rPr>
            </w:pPr>
          </w:p>
        </w:tc>
        <w:tc>
          <w:tcPr>
            <w:tcW w:w="935" w:type="dxa"/>
          </w:tcPr>
          <w:p w14:paraId="5405F07E" w14:textId="77777777" w:rsidR="00CF6219" w:rsidRPr="00166121" w:rsidRDefault="00CF6219" w:rsidP="00896922">
            <w:pPr>
              <w:contextualSpacing/>
              <w:rPr>
                <w:rFonts w:ascii="Calibri" w:hAnsi="Calibri" w:cs="Tahoma"/>
                <w:sz w:val="18"/>
                <w:szCs w:val="18"/>
                <w:lang w:val="en-GB"/>
              </w:rPr>
            </w:pPr>
          </w:p>
        </w:tc>
      </w:tr>
    </w:tbl>
    <w:p w14:paraId="7FA3A61F" w14:textId="77777777" w:rsidR="00742139" w:rsidRDefault="00742139" w:rsidP="00742139">
      <w:pPr>
        <w:contextualSpacing/>
        <w:rPr>
          <w:rFonts w:ascii="Calibri" w:hAnsi="Calibri" w:cs="Tahoma"/>
          <w:sz w:val="22"/>
          <w:szCs w:val="22"/>
          <w:lang w:val="en-GB"/>
        </w:rPr>
      </w:pPr>
    </w:p>
    <w:p w14:paraId="07A2B9E3" w14:textId="32C6C054" w:rsidR="00742139" w:rsidRPr="00992A70" w:rsidRDefault="00992A70" w:rsidP="00992A70">
      <w:pPr>
        <w:contextualSpacing/>
        <w:rPr>
          <w:rFonts w:ascii="Calibri" w:hAnsi="Calibri" w:cs="Tahoma"/>
          <w:i/>
          <w:color w:val="92D050"/>
          <w:sz w:val="22"/>
          <w:szCs w:val="22"/>
          <w:lang w:val="en-GB"/>
        </w:rPr>
      </w:pPr>
      <w:r w:rsidRPr="00992A70">
        <w:rPr>
          <w:rFonts w:ascii="Calibri" w:hAnsi="Calibri" w:cs="Tahoma"/>
          <w:i/>
          <w:color w:val="92D050"/>
          <w:sz w:val="22"/>
          <w:szCs w:val="22"/>
          <w:lang w:val="en-GB"/>
        </w:rPr>
        <w:lastRenderedPageBreak/>
        <w:t>Conclusion</w:t>
      </w:r>
      <w:r w:rsidR="00CF6219">
        <w:rPr>
          <w:rFonts w:ascii="Calibri" w:hAnsi="Calibri" w:cs="Tahoma"/>
          <w:i/>
          <w:color w:val="92D050"/>
          <w:sz w:val="22"/>
          <w:szCs w:val="22"/>
          <w:lang w:val="en-GB"/>
        </w:rPr>
        <w:t xml:space="preserve"> </w:t>
      </w:r>
      <w:r w:rsidR="00635C01">
        <w:rPr>
          <w:rFonts w:ascii="Calibri" w:hAnsi="Calibri" w:cs="Tahoma"/>
          <w:i/>
          <w:color w:val="92D050"/>
          <w:sz w:val="22"/>
          <w:szCs w:val="22"/>
          <w:lang w:val="en-GB"/>
        </w:rPr>
        <w:t xml:space="preserve">to be drawn based on </w:t>
      </w:r>
      <w:r w:rsidR="00CF6219">
        <w:rPr>
          <w:rFonts w:ascii="Calibri" w:hAnsi="Calibri" w:cs="Tahoma"/>
          <w:i/>
          <w:color w:val="92D050"/>
          <w:sz w:val="22"/>
          <w:szCs w:val="22"/>
          <w:lang w:val="en-GB"/>
        </w:rPr>
        <w:t>output tables 7 &amp;</w:t>
      </w:r>
      <w:r w:rsidR="00635C01">
        <w:rPr>
          <w:rFonts w:ascii="Calibri" w:hAnsi="Calibri" w:cs="Tahoma"/>
          <w:i/>
          <w:color w:val="92D050"/>
          <w:sz w:val="22"/>
          <w:szCs w:val="22"/>
          <w:lang w:val="en-GB"/>
        </w:rPr>
        <w:t xml:space="preserve"> </w:t>
      </w:r>
      <w:r w:rsidR="00CF6219">
        <w:rPr>
          <w:rFonts w:ascii="Calibri" w:hAnsi="Calibri" w:cs="Tahoma"/>
          <w:i/>
          <w:color w:val="92D050"/>
          <w:sz w:val="22"/>
          <w:szCs w:val="22"/>
          <w:lang w:val="en-GB"/>
        </w:rPr>
        <w:t>8</w:t>
      </w:r>
      <w:r w:rsidRPr="00992A70">
        <w:rPr>
          <w:rFonts w:ascii="Calibri" w:hAnsi="Calibri" w:cs="Tahoma"/>
          <w:i/>
          <w:color w:val="92D050"/>
          <w:sz w:val="22"/>
          <w:szCs w:val="22"/>
          <w:lang w:val="en-GB"/>
        </w:rPr>
        <w:t>: are dates of birth rounded</w:t>
      </w:r>
      <w:r w:rsidR="00CF6219">
        <w:rPr>
          <w:rFonts w:ascii="Calibri" w:hAnsi="Calibri" w:cs="Tahoma"/>
          <w:i/>
          <w:color w:val="92D050"/>
          <w:sz w:val="22"/>
          <w:szCs w:val="22"/>
          <w:lang w:val="en-GB"/>
        </w:rPr>
        <w:t xml:space="preserve"> and does </w:t>
      </w:r>
      <w:r w:rsidR="00635C01">
        <w:rPr>
          <w:rFonts w:ascii="Calibri" w:hAnsi="Calibri" w:cs="Tahoma"/>
          <w:i/>
          <w:color w:val="92D050"/>
          <w:sz w:val="22"/>
          <w:szCs w:val="22"/>
          <w:lang w:val="en-GB"/>
        </w:rPr>
        <w:t xml:space="preserve">rounding </w:t>
      </w:r>
      <w:r w:rsidR="00CF6219">
        <w:rPr>
          <w:rFonts w:ascii="Calibri" w:hAnsi="Calibri" w:cs="Tahoma"/>
          <w:i/>
          <w:color w:val="92D050"/>
          <w:sz w:val="22"/>
          <w:szCs w:val="22"/>
          <w:lang w:val="en-GB"/>
        </w:rPr>
        <w:t>vary by age?</w:t>
      </w:r>
    </w:p>
    <w:p w14:paraId="11E55426" w14:textId="6B3525BC" w:rsidR="00742139" w:rsidRDefault="00742139" w:rsidP="00742139">
      <w:pPr>
        <w:ind w:left="360"/>
        <w:contextualSpacing/>
        <w:rPr>
          <w:rFonts w:ascii="Calibri" w:hAnsi="Calibri" w:cs="Tahoma"/>
          <w:sz w:val="22"/>
          <w:szCs w:val="22"/>
          <w:lang w:val="en-GB"/>
        </w:rPr>
      </w:pPr>
    </w:p>
    <w:p w14:paraId="70F5896A" w14:textId="16A5ABE9" w:rsidR="00635C01" w:rsidRDefault="00635C01" w:rsidP="00742139">
      <w:pPr>
        <w:ind w:left="360"/>
        <w:contextualSpacing/>
        <w:rPr>
          <w:rFonts w:ascii="Calibri" w:hAnsi="Calibri" w:cs="Tahoma"/>
          <w:sz w:val="22"/>
          <w:szCs w:val="22"/>
          <w:lang w:val="en-GB"/>
        </w:rPr>
      </w:pPr>
    </w:p>
    <w:p w14:paraId="38EAA285" w14:textId="67727D57" w:rsidR="00635C01" w:rsidRDefault="00635C01" w:rsidP="00635C01">
      <w:pPr>
        <w:pStyle w:val="Heading5"/>
        <w:rPr>
          <w:lang w:val="en-GB"/>
        </w:rPr>
      </w:pPr>
      <w:bookmarkStart w:id="215" w:name="_Toc69912939"/>
      <w:r>
        <w:rPr>
          <w:lang w:val="en-GB"/>
        </w:rPr>
        <w:t xml:space="preserve">Step 7: Inspection of birth cohorts and time </w:t>
      </w:r>
      <w:r w:rsidR="00810B0F">
        <w:rPr>
          <w:lang w:val="en-GB"/>
        </w:rPr>
        <w:t xml:space="preserve">till </w:t>
      </w:r>
      <w:r>
        <w:rPr>
          <w:lang w:val="en-GB"/>
        </w:rPr>
        <w:t>registration</w:t>
      </w:r>
      <w:bookmarkEnd w:id="215"/>
    </w:p>
    <w:p w14:paraId="6CC0BB9F" w14:textId="77777777" w:rsidR="00635C01" w:rsidRDefault="00635C01" w:rsidP="00635C01">
      <w:pPr>
        <w:contextualSpacing/>
        <w:rPr>
          <w:rFonts w:ascii="Calibri" w:hAnsi="Calibri" w:cs="Tahoma"/>
          <w:sz w:val="22"/>
          <w:szCs w:val="22"/>
          <w:lang w:val="en-GB"/>
        </w:rPr>
      </w:pPr>
    </w:p>
    <w:p w14:paraId="488AA493" w14:textId="40AE301C" w:rsidR="00CF6219" w:rsidRPr="00635C01" w:rsidRDefault="00E71401" w:rsidP="00635C01">
      <w:pPr>
        <w:contextualSpacing/>
        <w:rPr>
          <w:color w:val="000000" w:themeColor="text1"/>
          <w:sz w:val="22"/>
          <w:lang w:val="en-GB"/>
        </w:rPr>
      </w:pPr>
      <w:r w:rsidRPr="00635C01">
        <w:rPr>
          <w:sz w:val="22"/>
          <w:lang w:val="en-GB"/>
        </w:rPr>
        <w:t xml:space="preserve">Distribution of </w:t>
      </w:r>
      <w:r w:rsidR="00166121" w:rsidRPr="00635C01">
        <w:rPr>
          <w:sz w:val="22"/>
          <w:lang w:val="en-GB"/>
        </w:rPr>
        <w:t>weeks</w:t>
      </w:r>
      <w:r w:rsidRPr="00635C01">
        <w:rPr>
          <w:sz w:val="22"/>
          <w:lang w:val="en-GB"/>
        </w:rPr>
        <w:t xml:space="preserve"> </w:t>
      </w:r>
      <w:r w:rsidR="008C7BFF" w:rsidRPr="00635C01">
        <w:rPr>
          <w:sz w:val="22"/>
          <w:lang w:val="en-GB"/>
        </w:rPr>
        <w:t xml:space="preserve">distance </w:t>
      </w:r>
      <w:r w:rsidRPr="00635C01">
        <w:rPr>
          <w:sz w:val="22"/>
          <w:lang w:val="en-GB"/>
        </w:rPr>
        <w:t xml:space="preserve">from recorded date of birth until start of follow-up </w:t>
      </w:r>
      <w:r w:rsidR="00CF6219" w:rsidRPr="00635C01">
        <w:rPr>
          <w:sz w:val="22"/>
          <w:lang w:val="en-GB"/>
        </w:rPr>
        <w:t>((</w:t>
      </w:r>
      <w:proofErr w:type="spellStart"/>
      <w:r w:rsidR="00CF6219" w:rsidRPr="00635C01">
        <w:rPr>
          <w:i/>
          <w:color w:val="000000" w:themeColor="text1"/>
          <w:sz w:val="22"/>
          <w:lang w:val="en-GB"/>
        </w:rPr>
        <w:t>start_</w:t>
      </w:r>
      <w:r w:rsidR="00635C01" w:rsidRPr="00635C01">
        <w:rPr>
          <w:i/>
          <w:color w:val="000000" w:themeColor="text1"/>
          <w:sz w:val="22"/>
          <w:lang w:val="en-GB"/>
        </w:rPr>
        <w:t>study</w:t>
      </w:r>
      <w:r w:rsidR="00CF6219" w:rsidRPr="00635C01">
        <w:rPr>
          <w:i/>
          <w:color w:val="000000" w:themeColor="text1"/>
          <w:sz w:val="22"/>
          <w:lang w:val="en-GB"/>
        </w:rPr>
        <w:t>_</w:t>
      </w:r>
      <w:r w:rsidR="00635C01" w:rsidRPr="00635C01">
        <w:rPr>
          <w:i/>
          <w:color w:val="000000" w:themeColor="text1"/>
          <w:sz w:val="22"/>
          <w:lang w:val="en-GB"/>
        </w:rPr>
        <w:t>f</w:t>
      </w:r>
      <w:r w:rsidR="00CF6219" w:rsidRPr="00635C01">
        <w:rPr>
          <w:i/>
          <w:color w:val="000000" w:themeColor="text1"/>
          <w:sz w:val="22"/>
          <w:lang w:val="en-GB"/>
        </w:rPr>
        <w:t>up-date_of_birth</w:t>
      </w:r>
      <w:proofErr w:type="spellEnd"/>
      <w:r w:rsidR="00CF6219" w:rsidRPr="00635C01">
        <w:rPr>
          <w:color w:val="000000" w:themeColor="text1"/>
          <w:sz w:val="22"/>
          <w:lang w:val="en-GB"/>
        </w:rPr>
        <w:t>)/7) for person with year of birth</w:t>
      </w:r>
      <w:r w:rsidR="00CF6219" w:rsidRPr="00635C01">
        <w:rPr>
          <w:color w:val="000000" w:themeColor="text1"/>
          <w:sz w:val="22"/>
          <w:u w:val="single"/>
          <w:lang w:val="en-GB"/>
        </w:rPr>
        <w:t>&gt;</w:t>
      </w:r>
      <w:r w:rsidR="00CF6219" w:rsidRPr="00635C01">
        <w:rPr>
          <w:color w:val="000000" w:themeColor="text1"/>
          <w:sz w:val="22"/>
          <w:lang w:val="en-GB"/>
        </w:rPr>
        <w:t>1995</w:t>
      </w:r>
      <w:r w:rsidR="00810B0F">
        <w:rPr>
          <w:color w:val="000000" w:themeColor="text1"/>
          <w:sz w:val="22"/>
          <w:lang w:val="en-GB"/>
        </w:rPr>
        <w:t xml:space="preserve"> (</w:t>
      </w:r>
      <w:r w:rsidR="00810B0F" w:rsidRPr="00810B0F">
        <w:rPr>
          <w:i/>
          <w:color w:val="000000" w:themeColor="text1"/>
          <w:sz w:val="22"/>
          <w:lang w:val="en-GB"/>
        </w:rPr>
        <w:t>after start of study period</w:t>
      </w:r>
      <w:r w:rsidR="00810B0F">
        <w:rPr>
          <w:color w:val="000000" w:themeColor="text1"/>
          <w:sz w:val="22"/>
          <w:lang w:val="en-GB"/>
        </w:rPr>
        <w:t>)</w:t>
      </w:r>
    </w:p>
    <w:p w14:paraId="1D9DC151" w14:textId="7EC587F6" w:rsidR="00B108AE" w:rsidRDefault="00B108AE" w:rsidP="00B108AE">
      <w:pPr>
        <w:contextualSpacing/>
        <w:rPr>
          <w:rFonts w:cs="Tahoma"/>
          <w:color w:val="000000" w:themeColor="text1"/>
          <w:sz w:val="22"/>
          <w:lang w:val="en-GB"/>
        </w:rPr>
      </w:pPr>
    </w:p>
    <w:p w14:paraId="7C14AF0B" w14:textId="77777777" w:rsidR="007167A6" w:rsidRDefault="007167A6" w:rsidP="007167A6">
      <w:pPr>
        <w:contextualSpacing/>
        <w:rPr>
          <w:rFonts w:cs="Tahoma"/>
          <w:i/>
          <w:color w:val="E36C0A" w:themeColor="accent6" w:themeShade="BF"/>
          <w:sz w:val="22"/>
          <w:lang w:val="en-GB"/>
        </w:rPr>
      </w:pPr>
      <w:r w:rsidRPr="00901F5B">
        <w:rPr>
          <w:rFonts w:cs="Tahoma"/>
          <w:i/>
          <w:color w:val="E36C0A" w:themeColor="accent6" w:themeShade="BF"/>
          <w:sz w:val="22"/>
          <w:lang w:val="en-GB"/>
        </w:rPr>
        <w:t xml:space="preserve">Question to be addressed: do we see new-borns quickly in the database? </w:t>
      </w:r>
    </w:p>
    <w:p w14:paraId="71274B92" w14:textId="77777777" w:rsidR="00810B0F" w:rsidRPr="00635C01" w:rsidRDefault="00810B0F" w:rsidP="00B108AE">
      <w:pPr>
        <w:contextualSpacing/>
        <w:rPr>
          <w:rFonts w:cs="Tahoma"/>
          <w:color w:val="000000" w:themeColor="text1"/>
          <w:sz w:val="22"/>
          <w:lang w:val="en-GB"/>
        </w:rPr>
      </w:pPr>
    </w:p>
    <w:p w14:paraId="4ADF0E83" w14:textId="0889A2AF" w:rsidR="00B108AE" w:rsidRPr="00B108AE" w:rsidRDefault="00810B0F" w:rsidP="00B108AE">
      <w:pPr>
        <w:contextualSpacing/>
        <w:rPr>
          <w:rFonts w:cs="Tahoma"/>
          <w:sz w:val="22"/>
          <w:lang w:val="en-GB"/>
        </w:rPr>
      </w:pPr>
      <w:r>
        <w:rPr>
          <w:i/>
          <w:sz w:val="22"/>
          <w:lang w:val="en-GB"/>
        </w:rPr>
        <w:t xml:space="preserve">D4 </w:t>
      </w:r>
      <w:r w:rsidR="00B108AE" w:rsidRPr="00B108AE">
        <w:rPr>
          <w:i/>
          <w:sz w:val="22"/>
          <w:lang w:val="en-GB"/>
        </w:rPr>
        <w:t xml:space="preserve">Output table </w:t>
      </w:r>
      <w:r>
        <w:rPr>
          <w:i/>
          <w:sz w:val="22"/>
          <w:lang w:val="en-GB"/>
        </w:rPr>
        <w:t>8</w:t>
      </w:r>
      <w:r w:rsidR="00B108AE" w:rsidRPr="00B108AE">
        <w:rPr>
          <w:i/>
          <w:sz w:val="22"/>
          <w:lang w:val="en-GB"/>
        </w:rPr>
        <w:t xml:space="preserve">: </w:t>
      </w:r>
      <w:r w:rsidR="00B108AE">
        <w:rPr>
          <w:i/>
          <w:sz w:val="22"/>
          <w:lang w:val="en-GB"/>
        </w:rPr>
        <w:t xml:space="preserve">Duration </w:t>
      </w:r>
      <w:r w:rsidR="00C27124">
        <w:rPr>
          <w:i/>
          <w:sz w:val="22"/>
          <w:lang w:val="en-GB"/>
        </w:rPr>
        <w:t>to start</w:t>
      </w:r>
      <w:r w:rsidR="00B108AE">
        <w:rPr>
          <w:i/>
          <w:sz w:val="22"/>
          <w:lang w:val="en-GB"/>
        </w:rPr>
        <w:t xml:space="preserve"> follow-up </w:t>
      </w:r>
      <w:r w:rsidR="00B108AE">
        <w:rPr>
          <w:sz w:val="22"/>
        </w:rPr>
        <w:t>from birth</w:t>
      </w:r>
      <w:r w:rsidR="00B108AE" w:rsidRPr="00B108AE">
        <w:rPr>
          <w:color w:val="FF0000"/>
          <w:sz w:val="22"/>
        </w:rPr>
        <w:t xml:space="preserve"> </w:t>
      </w:r>
    </w:p>
    <w:p w14:paraId="37BB69DB" w14:textId="77777777" w:rsidR="00901F5B" w:rsidRPr="00901F5B" w:rsidRDefault="00901F5B" w:rsidP="00B108AE">
      <w:pPr>
        <w:contextualSpacing/>
        <w:rPr>
          <w:rFonts w:cs="Tahoma"/>
          <w:i/>
          <w:color w:val="E36C0A" w:themeColor="accent6" w:themeShade="BF"/>
          <w:sz w:val="22"/>
          <w:lang w:val="en-GB"/>
        </w:rPr>
      </w:pPr>
    </w:p>
    <w:tbl>
      <w:tblPr>
        <w:tblStyle w:val="TableGrid"/>
        <w:tblW w:w="0" w:type="auto"/>
        <w:tblLook w:val="04A0" w:firstRow="1" w:lastRow="0" w:firstColumn="1" w:lastColumn="0" w:noHBand="0" w:noVBand="1"/>
      </w:tblPr>
      <w:tblGrid>
        <w:gridCol w:w="2161"/>
        <w:gridCol w:w="2413"/>
        <w:gridCol w:w="1343"/>
        <w:gridCol w:w="3433"/>
      </w:tblGrid>
      <w:tr w:rsidR="007A5466" w:rsidRPr="0093344C" w14:paraId="545CC093" w14:textId="77777777" w:rsidTr="007A5466">
        <w:tc>
          <w:tcPr>
            <w:tcW w:w="2161" w:type="dxa"/>
          </w:tcPr>
          <w:p w14:paraId="00296047" w14:textId="59E197FB"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2413" w:type="dxa"/>
          </w:tcPr>
          <w:p w14:paraId="63A782D7" w14:textId="7BB58E60"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Distance in weeks</w:t>
            </w:r>
            <w:r w:rsidR="00810B0F" w:rsidRPr="0093344C">
              <w:rPr>
                <w:rFonts w:asciiTheme="minorHAnsi" w:hAnsiTheme="minorHAnsi" w:cstheme="minorHAnsi"/>
                <w:sz w:val="18"/>
                <w:szCs w:val="18"/>
                <w:lang w:val="en-GB"/>
              </w:rPr>
              <w:t xml:space="preserve"> </w:t>
            </w:r>
          </w:p>
        </w:tc>
        <w:tc>
          <w:tcPr>
            <w:tcW w:w="1343" w:type="dxa"/>
          </w:tcPr>
          <w:p w14:paraId="2C535670" w14:textId="4CF6A8F6"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w:t>
            </w:r>
          </w:p>
        </w:tc>
        <w:tc>
          <w:tcPr>
            <w:tcW w:w="3433" w:type="dxa"/>
          </w:tcPr>
          <w:p w14:paraId="1427C27C" w14:textId="1F86200D"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 (of column total with year of </w:t>
            </w:r>
            <w:r w:rsidRPr="0093344C">
              <w:rPr>
                <w:rFonts w:asciiTheme="minorHAnsi" w:hAnsiTheme="minorHAnsi" w:cstheme="minorHAnsi"/>
                <w:color w:val="FF0000"/>
                <w:sz w:val="18"/>
                <w:szCs w:val="18"/>
                <w:lang w:val="en-GB"/>
              </w:rPr>
              <w:t>birth</w:t>
            </w:r>
            <w:r w:rsidRPr="0093344C">
              <w:rPr>
                <w:rFonts w:asciiTheme="minorHAnsi" w:hAnsiTheme="minorHAnsi" w:cstheme="minorHAnsi"/>
                <w:color w:val="FF0000"/>
                <w:sz w:val="18"/>
                <w:szCs w:val="18"/>
                <w:u w:val="single"/>
                <w:lang w:val="en-GB"/>
              </w:rPr>
              <w:t>&gt;</w:t>
            </w:r>
            <w:r w:rsidRPr="0093344C">
              <w:rPr>
                <w:rFonts w:asciiTheme="minorHAnsi" w:hAnsiTheme="minorHAnsi" w:cstheme="minorHAnsi"/>
                <w:color w:val="FF0000"/>
                <w:sz w:val="18"/>
                <w:szCs w:val="18"/>
                <w:lang w:val="en-GB"/>
              </w:rPr>
              <w:t>1995</w:t>
            </w:r>
          </w:p>
        </w:tc>
      </w:tr>
      <w:tr w:rsidR="007A5466" w:rsidRPr="0093344C" w14:paraId="49BD2881" w14:textId="77777777" w:rsidTr="007A5466">
        <w:tc>
          <w:tcPr>
            <w:tcW w:w="2161" w:type="dxa"/>
          </w:tcPr>
          <w:p w14:paraId="3320830A"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0554A3B8" w14:textId="42A71D48"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0-1</w:t>
            </w:r>
          </w:p>
        </w:tc>
        <w:tc>
          <w:tcPr>
            <w:tcW w:w="1343" w:type="dxa"/>
          </w:tcPr>
          <w:p w14:paraId="1B1974EE"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3AA792F2"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21ABB3D4" w14:textId="77777777" w:rsidTr="007A5466">
        <w:tc>
          <w:tcPr>
            <w:tcW w:w="2161" w:type="dxa"/>
          </w:tcPr>
          <w:p w14:paraId="6F1A4E0C"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78C7A77D" w14:textId="201B3371"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1-2</w:t>
            </w:r>
          </w:p>
        </w:tc>
        <w:tc>
          <w:tcPr>
            <w:tcW w:w="1343" w:type="dxa"/>
          </w:tcPr>
          <w:p w14:paraId="1E716351"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7EFBEC78"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5B447A18" w14:textId="77777777" w:rsidTr="007A5466">
        <w:tc>
          <w:tcPr>
            <w:tcW w:w="2161" w:type="dxa"/>
          </w:tcPr>
          <w:p w14:paraId="768FBF11"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531E85C9" w14:textId="4E913930"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2-3</w:t>
            </w:r>
          </w:p>
        </w:tc>
        <w:tc>
          <w:tcPr>
            <w:tcW w:w="1343" w:type="dxa"/>
          </w:tcPr>
          <w:p w14:paraId="54FF4B95"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61036B9E"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22F30207" w14:textId="77777777" w:rsidTr="007A5466">
        <w:tc>
          <w:tcPr>
            <w:tcW w:w="2161" w:type="dxa"/>
          </w:tcPr>
          <w:p w14:paraId="75D0D4E9"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6D0CC18F" w14:textId="344BB6B0"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3-4</w:t>
            </w:r>
          </w:p>
        </w:tc>
        <w:tc>
          <w:tcPr>
            <w:tcW w:w="1343" w:type="dxa"/>
          </w:tcPr>
          <w:p w14:paraId="1D6A78CC"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18A8E8AD"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417DEF06" w14:textId="77777777" w:rsidTr="007A5466">
        <w:tc>
          <w:tcPr>
            <w:tcW w:w="2161" w:type="dxa"/>
          </w:tcPr>
          <w:p w14:paraId="720DE9AD"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5FA17D77" w14:textId="31FC9F6C" w:rsidR="007A5466" w:rsidRPr="0093344C" w:rsidRDefault="007A5466" w:rsidP="007A5466">
            <w:pPr>
              <w:contextualSpacing/>
              <w:rPr>
                <w:rFonts w:asciiTheme="minorHAnsi" w:hAnsiTheme="minorHAnsi" w:cstheme="minorHAnsi"/>
                <w:sz w:val="18"/>
                <w:szCs w:val="18"/>
                <w:lang w:val="en-GB"/>
              </w:rPr>
            </w:pPr>
          </w:p>
        </w:tc>
        <w:tc>
          <w:tcPr>
            <w:tcW w:w="1343" w:type="dxa"/>
          </w:tcPr>
          <w:p w14:paraId="51571D8A"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161512C6"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433497A5" w14:textId="77777777" w:rsidTr="007A5466">
        <w:tc>
          <w:tcPr>
            <w:tcW w:w="2161" w:type="dxa"/>
          </w:tcPr>
          <w:p w14:paraId="67A2766E"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0B9D865A" w14:textId="1ACA8D7B" w:rsidR="007A5466" w:rsidRPr="0093344C" w:rsidRDefault="007A5466" w:rsidP="007A5466">
            <w:pPr>
              <w:contextualSpacing/>
              <w:rPr>
                <w:rFonts w:asciiTheme="minorHAnsi" w:hAnsiTheme="minorHAnsi" w:cstheme="minorHAnsi"/>
                <w:sz w:val="18"/>
                <w:szCs w:val="18"/>
                <w:lang w:val="en-GB"/>
              </w:rPr>
            </w:pPr>
          </w:p>
        </w:tc>
        <w:tc>
          <w:tcPr>
            <w:tcW w:w="1343" w:type="dxa"/>
          </w:tcPr>
          <w:p w14:paraId="3537E79D" w14:textId="77777777" w:rsidR="007A5466" w:rsidRPr="0093344C" w:rsidRDefault="007A5466" w:rsidP="007A5466">
            <w:pPr>
              <w:contextualSpacing/>
              <w:rPr>
                <w:rFonts w:asciiTheme="minorHAnsi" w:hAnsiTheme="minorHAnsi" w:cstheme="minorHAnsi"/>
                <w:sz w:val="18"/>
                <w:szCs w:val="18"/>
                <w:lang w:val="en-GB"/>
              </w:rPr>
            </w:pPr>
          </w:p>
        </w:tc>
        <w:tc>
          <w:tcPr>
            <w:tcW w:w="3433" w:type="dxa"/>
          </w:tcPr>
          <w:p w14:paraId="3CBD3F5D" w14:textId="77777777" w:rsidR="007A5466" w:rsidRPr="0093344C" w:rsidRDefault="007A5466" w:rsidP="007A5466">
            <w:pPr>
              <w:contextualSpacing/>
              <w:rPr>
                <w:rFonts w:asciiTheme="minorHAnsi" w:hAnsiTheme="minorHAnsi" w:cstheme="minorHAnsi"/>
                <w:sz w:val="18"/>
                <w:szCs w:val="18"/>
                <w:lang w:val="en-GB"/>
              </w:rPr>
            </w:pPr>
          </w:p>
        </w:tc>
      </w:tr>
      <w:tr w:rsidR="007A5466" w:rsidRPr="0093344C" w14:paraId="5327CD47" w14:textId="77777777" w:rsidTr="007A5466">
        <w:tc>
          <w:tcPr>
            <w:tcW w:w="2161" w:type="dxa"/>
          </w:tcPr>
          <w:p w14:paraId="2E50F545" w14:textId="77777777" w:rsidR="007A5466" w:rsidRPr="0093344C" w:rsidRDefault="007A5466" w:rsidP="007A5466">
            <w:pPr>
              <w:contextualSpacing/>
              <w:rPr>
                <w:rFonts w:asciiTheme="minorHAnsi" w:hAnsiTheme="minorHAnsi" w:cstheme="minorHAnsi"/>
                <w:sz w:val="18"/>
                <w:szCs w:val="18"/>
                <w:lang w:val="en-GB"/>
              </w:rPr>
            </w:pPr>
          </w:p>
        </w:tc>
        <w:tc>
          <w:tcPr>
            <w:tcW w:w="2413" w:type="dxa"/>
          </w:tcPr>
          <w:p w14:paraId="1747A2C2" w14:textId="5EA6567D"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Total</w:t>
            </w:r>
          </w:p>
        </w:tc>
        <w:tc>
          <w:tcPr>
            <w:tcW w:w="1343" w:type="dxa"/>
          </w:tcPr>
          <w:p w14:paraId="323B9D55" w14:textId="2C82DA71" w:rsidR="007A5466" w:rsidRPr="0093344C" w:rsidRDefault="007A5466" w:rsidP="007A5466">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Sum</w:t>
            </w:r>
          </w:p>
        </w:tc>
        <w:tc>
          <w:tcPr>
            <w:tcW w:w="3433" w:type="dxa"/>
          </w:tcPr>
          <w:p w14:paraId="340F89D7" w14:textId="77777777" w:rsidR="007A5466" w:rsidRPr="0093344C" w:rsidRDefault="007A5466" w:rsidP="007A5466">
            <w:pPr>
              <w:contextualSpacing/>
              <w:rPr>
                <w:rFonts w:asciiTheme="minorHAnsi" w:hAnsiTheme="minorHAnsi" w:cstheme="minorHAnsi"/>
                <w:sz w:val="18"/>
                <w:szCs w:val="18"/>
                <w:lang w:val="en-GB"/>
              </w:rPr>
            </w:pPr>
          </w:p>
        </w:tc>
      </w:tr>
    </w:tbl>
    <w:p w14:paraId="4EBDACB7" w14:textId="5D97BDAC" w:rsidR="00CF6219" w:rsidRDefault="00CF6219" w:rsidP="00CF6219">
      <w:pPr>
        <w:contextualSpacing/>
        <w:rPr>
          <w:rFonts w:cs="Tahoma"/>
          <w:sz w:val="22"/>
          <w:lang w:val="en-GB"/>
        </w:rPr>
      </w:pPr>
    </w:p>
    <w:p w14:paraId="21545D7B" w14:textId="25B78E13" w:rsidR="00CF6219" w:rsidRPr="008C7BFF" w:rsidRDefault="008C7BFF" w:rsidP="00CF6219">
      <w:pPr>
        <w:contextualSpacing/>
        <w:rPr>
          <w:rFonts w:cs="Tahoma"/>
          <w:color w:val="92D050"/>
          <w:sz w:val="22"/>
          <w:lang w:val="en-GB"/>
        </w:rPr>
      </w:pPr>
      <w:r w:rsidRPr="008C7BFF">
        <w:rPr>
          <w:rFonts w:cs="Tahoma"/>
          <w:color w:val="92D050"/>
          <w:sz w:val="22"/>
          <w:lang w:val="en-GB"/>
        </w:rPr>
        <w:t xml:space="preserve">Make a </w:t>
      </w:r>
      <w:r w:rsidR="007A5466">
        <w:rPr>
          <w:rFonts w:cs="Tahoma"/>
          <w:color w:val="92D050"/>
          <w:sz w:val="22"/>
          <w:lang w:val="en-GB"/>
        </w:rPr>
        <w:t xml:space="preserve">line </w:t>
      </w:r>
      <w:r w:rsidRPr="008C7BFF">
        <w:rPr>
          <w:rFonts w:cs="Tahoma"/>
          <w:color w:val="92D050"/>
          <w:sz w:val="22"/>
          <w:lang w:val="en-GB"/>
        </w:rPr>
        <w:t xml:space="preserve">graphic: x-axis </w:t>
      </w:r>
      <w:r w:rsidR="00B108AE">
        <w:rPr>
          <w:rFonts w:cs="Tahoma"/>
          <w:color w:val="92D050"/>
          <w:sz w:val="22"/>
          <w:lang w:val="en-GB"/>
        </w:rPr>
        <w:t>duration</w:t>
      </w:r>
      <w:r w:rsidRPr="008C7BFF">
        <w:rPr>
          <w:rFonts w:cs="Tahoma"/>
          <w:color w:val="92D050"/>
          <w:sz w:val="22"/>
          <w:lang w:val="en-GB"/>
        </w:rPr>
        <w:t xml:space="preserve"> in weeks: y-axis %</w:t>
      </w:r>
    </w:p>
    <w:p w14:paraId="5CFBF69C" w14:textId="7F23E764" w:rsidR="00CF6219" w:rsidRDefault="00CF6219" w:rsidP="00CF6219">
      <w:pPr>
        <w:contextualSpacing/>
        <w:rPr>
          <w:rFonts w:cs="Tahoma"/>
          <w:color w:val="92D050"/>
          <w:sz w:val="22"/>
          <w:lang w:val="en-GB"/>
        </w:rPr>
      </w:pPr>
    </w:p>
    <w:p w14:paraId="466C81A0" w14:textId="77777777" w:rsidR="00166121" w:rsidRPr="000E40DD" w:rsidRDefault="00166121" w:rsidP="00166121">
      <w:pPr>
        <w:contextualSpacing/>
        <w:rPr>
          <w:rFonts w:ascii="Calibri" w:hAnsi="Calibri" w:cs="Tahoma"/>
          <w:sz w:val="22"/>
          <w:szCs w:val="22"/>
          <w:lang w:val="en-GB"/>
        </w:rPr>
      </w:pPr>
    </w:p>
    <w:p w14:paraId="4E1E901C" w14:textId="26A72CFF" w:rsidR="00E71401" w:rsidRPr="00810B0F" w:rsidRDefault="00E71401" w:rsidP="00810B0F">
      <w:pPr>
        <w:contextualSpacing/>
        <w:rPr>
          <w:i/>
          <w:color w:val="000000" w:themeColor="text1"/>
          <w:sz w:val="22"/>
          <w:lang w:val="en-GB"/>
        </w:rPr>
      </w:pPr>
      <w:r w:rsidRPr="00810B0F">
        <w:rPr>
          <w:sz w:val="22"/>
          <w:lang w:val="en-GB"/>
        </w:rPr>
        <w:t xml:space="preserve">Number of children present during follow-up from birth </w:t>
      </w:r>
      <w:r w:rsidR="007A5466" w:rsidRPr="00810B0F">
        <w:rPr>
          <w:sz w:val="22"/>
          <w:lang w:val="en-GB"/>
        </w:rPr>
        <w:t xml:space="preserve">(&lt; 8 weeks delay) for duration of follow-up within </w:t>
      </w:r>
      <w:r w:rsidR="007A5466" w:rsidRPr="00810B0F">
        <w:rPr>
          <w:color w:val="000000" w:themeColor="text1"/>
          <w:sz w:val="22"/>
          <w:lang w:val="en-GB"/>
        </w:rPr>
        <w:t>(((</w:t>
      </w:r>
      <w:proofErr w:type="spellStart"/>
      <w:r w:rsidR="007A5466" w:rsidRPr="00810B0F">
        <w:rPr>
          <w:i/>
          <w:color w:val="000000" w:themeColor="text1"/>
          <w:sz w:val="22"/>
          <w:lang w:val="en-GB"/>
        </w:rPr>
        <w:t>start_</w:t>
      </w:r>
      <w:r w:rsidR="00810B0F" w:rsidRPr="00810B0F">
        <w:rPr>
          <w:i/>
          <w:color w:val="000000" w:themeColor="text1"/>
          <w:sz w:val="22"/>
          <w:lang w:val="en-GB"/>
        </w:rPr>
        <w:t>study</w:t>
      </w:r>
      <w:r w:rsidR="007A5466" w:rsidRPr="00810B0F">
        <w:rPr>
          <w:i/>
          <w:color w:val="000000" w:themeColor="text1"/>
          <w:sz w:val="22"/>
          <w:lang w:val="en-GB"/>
        </w:rPr>
        <w:t>_</w:t>
      </w:r>
      <w:r w:rsidR="00810B0F" w:rsidRPr="00810B0F">
        <w:rPr>
          <w:i/>
          <w:color w:val="000000" w:themeColor="text1"/>
          <w:sz w:val="22"/>
          <w:lang w:val="en-GB"/>
        </w:rPr>
        <w:t>fup</w:t>
      </w:r>
      <w:r w:rsidR="007A5466" w:rsidRPr="00810B0F">
        <w:rPr>
          <w:i/>
          <w:color w:val="000000" w:themeColor="text1"/>
          <w:sz w:val="22"/>
          <w:lang w:val="en-GB"/>
        </w:rPr>
        <w:t>-date_of_birth</w:t>
      </w:r>
      <w:proofErr w:type="spellEnd"/>
      <w:r w:rsidR="007A5466" w:rsidRPr="00810B0F">
        <w:rPr>
          <w:color w:val="000000" w:themeColor="text1"/>
          <w:sz w:val="22"/>
          <w:lang w:val="en-GB"/>
        </w:rPr>
        <w:t>)/7) for person with year of birth</w:t>
      </w:r>
      <w:r w:rsidR="007A5466" w:rsidRPr="00810B0F">
        <w:rPr>
          <w:color w:val="000000" w:themeColor="text1"/>
          <w:sz w:val="22"/>
          <w:u w:val="single"/>
          <w:lang w:val="en-GB"/>
        </w:rPr>
        <w:t>&gt;</w:t>
      </w:r>
      <w:proofErr w:type="gramStart"/>
      <w:r w:rsidR="007A5466" w:rsidRPr="00810B0F">
        <w:rPr>
          <w:color w:val="000000" w:themeColor="text1"/>
          <w:sz w:val="22"/>
          <w:lang w:val="en-GB"/>
        </w:rPr>
        <w:t>1995)&lt;</w:t>
      </w:r>
      <w:proofErr w:type="gramEnd"/>
      <w:r w:rsidR="007A5466" w:rsidRPr="00810B0F">
        <w:rPr>
          <w:color w:val="000000" w:themeColor="text1"/>
          <w:sz w:val="22"/>
          <w:lang w:val="en-GB"/>
        </w:rPr>
        <w:t xml:space="preserve">8) calculate </w:t>
      </w:r>
      <w:r w:rsidR="007A5466" w:rsidRPr="00810B0F">
        <w:rPr>
          <w:i/>
          <w:color w:val="000000" w:themeColor="text1"/>
          <w:sz w:val="22"/>
          <w:lang w:val="en-GB"/>
        </w:rPr>
        <w:t>((</w:t>
      </w:r>
      <w:proofErr w:type="spellStart"/>
      <w:r w:rsidR="007A5466" w:rsidRPr="00810B0F">
        <w:rPr>
          <w:i/>
          <w:color w:val="000000" w:themeColor="text1"/>
          <w:sz w:val="22"/>
          <w:lang w:val="en-GB"/>
        </w:rPr>
        <w:t>end_</w:t>
      </w:r>
      <w:r w:rsidR="00810B0F" w:rsidRPr="00810B0F">
        <w:rPr>
          <w:i/>
          <w:color w:val="000000" w:themeColor="text1"/>
          <w:sz w:val="22"/>
          <w:lang w:val="en-GB"/>
        </w:rPr>
        <w:t>study</w:t>
      </w:r>
      <w:r w:rsidR="007A5466" w:rsidRPr="00810B0F">
        <w:rPr>
          <w:i/>
          <w:color w:val="000000" w:themeColor="text1"/>
          <w:sz w:val="22"/>
          <w:lang w:val="en-GB"/>
        </w:rPr>
        <w:t>_</w:t>
      </w:r>
      <w:r w:rsidR="00810B0F" w:rsidRPr="00810B0F">
        <w:rPr>
          <w:i/>
          <w:color w:val="000000" w:themeColor="text1"/>
          <w:sz w:val="22"/>
          <w:lang w:val="en-GB"/>
        </w:rPr>
        <w:t>f</w:t>
      </w:r>
      <w:r w:rsidR="007A5466" w:rsidRPr="00810B0F">
        <w:rPr>
          <w:i/>
          <w:color w:val="000000" w:themeColor="text1"/>
          <w:sz w:val="22"/>
          <w:lang w:val="en-GB"/>
        </w:rPr>
        <w:t>up-start_</w:t>
      </w:r>
      <w:r w:rsidR="00810B0F" w:rsidRPr="00810B0F">
        <w:rPr>
          <w:i/>
          <w:color w:val="000000" w:themeColor="text1"/>
          <w:sz w:val="22"/>
          <w:lang w:val="en-GB"/>
        </w:rPr>
        <w:t>study</w:t>
      </w:r>
      <w:r w:rsidR="007A5466" w:rsidRPr="00810B0F">
        <w:rPr>
          <w:i/>
          <w:color w:val="000000" w:themeColor="text1"/>
          <w:sz w:val="22"/>
          <w:lang w:val="en-GB"/>
        </w:rPr>
        <w:t>_</w:t>
      </w:r>
      <w:r w:rsidR="00810B0F" w:rsidRPr="00810B0F">
        <w:rPr>
          <w:i/>
          <w:color w:val="000000" w:themeColor="text1"/>
          <w:sz w:val="22"/>
          <w:lang w:val="en-GB"/>
        </w:rPr>
        <w:t>f</w:t>
      </w:r>
      <w:r w:rsidR="007A5466" w:rsidRPr="00810B0F">
        <w:rPr>
          <w:i/>
          <w:color w:val="000000" w:themeColor="text1"/>
          <w:sz w:val="22"/>
          <w:lang w:val="en-GB"/>
        </w:rPr>
        <w:t>up</w:t>
      </w:r>
      <w:proofErr w:type="spellEnd"/>
      <w:r w:rsidR="007A5466" w:rsidRPr="00810B0F">
        <w:rPr>
          <w:i/>
          <w:color w:val="000000" w:themeColor="text1"/>
          <w:sz w:val="22"/>
          <w:lang w:val="en-GB"/>
        </w:rPr>
        <w:t>)/30.4)</w:t>
      </w:r>
    </w:p>
    <w:p w14:paraId="63A412B5" w14:textId="607AD441" w:rsidR="00C27124" w:rsidRDefault="00C27124" w:rsidP="00C27124">
      <w:pPr>
        <w:ind w:left="360"/>
        <w:contextualSpacing/>
        <w:rPr>
          <w:i/>
          <w:color w:val="000000" w:themeColor="text1"/>
          <w:sz w:val="22"/>
          <w:lang w:val="en-GB"/>
        </w:rPr>
      </w:pPr>
    </w:p>
    <w:p w14:paraId="632D9D53" w14:textId="67F95F94" w:rsidR="007167A6" w:rsidRDefault="007167A6" w:rsidP="00C27124">
      <w:pPr>
        <w:ind w:left="360"/>
        <w:contextualSpacing/>
        <w:rPr>
          <w:i/>
          <w:color w:val="000000" w:themeColor="text1"/>
          <w:sz w:val="22"/>
          <w:lang w:val="en-GB"/>
        </w:rPr>
      </w:pPr>
    </w:p>
    <w:p w14:paraId="64D49637" w14:textId="2050ECA1" w:rsidR="007167A6" w:rsidRPr="007167A6" w:rsidRDefault="007167A6" w:rsidP="007167A6">
      <w:pPr>
        <w:contextualSpacing/>
        <w:rPr>
          <w:rFonts w:cs="Tahoma"/>
          <w:i/>
          <w:color w:val="E36C0A" w:themeColor="accent6" w:themeShade="BF"/>
          <w:sz w:val="22"/>
          <w:lang w:val="en-GB"/>
        </w:rPr>
      </w:pPr>
      <w:r w:rsidRPr="00901F5B">
        <w:rPr>
          <w:rFonts w:cs="Tahoma"/>
          <w:i/>
          <w:color w:val="E36C0A" w:themeColor="accent6" w:themeShade="BF"/>
          <w:sz w:val="22"/>
          <w:lang w:val="en-GB"/>
        </w:rPr>
        <w:t>Question to be addressed: how long can we follow birth-cohorts?</w:t>
      </w:r>
    </w:p>
    <w:p w14:paraId="34701C3C" w14:textId="77777777" w:rsidR="00C27124" w:rsidRDefault="00C27124" w:rsidP="00C27124">
      <w:pPr>
        <w:ind w:left="360"/>
        <w:contextualSpacing/>
        <w:rPr>
          <w:i/>
          <w:sz w:val="22"/>
          <w:lang w:val="en-GB"/>
        </w:rPr>
      </w:pPr>
    </w:p>
    <w:p w14:paraId="38F05D05" w14:textId="5B92980E" w:rsidR="00901F5B" w:rsidRPr="007167A6" w:rsidRDefault="00810B0F" w:rsidP="00810B0F">
      <w:pPr>
        <w:contextualSpacing/>
        <w:rPr>
          <w:rFonts w:cs="Tahoma"/>
          <w:i/>
          <w:color w:val="000000" w:themeColor="text1"/>
          <w:sz w:val="22"/>
          <w:lang w:val="en-GB"/>
        </w:rPr>
      </w:pPr>
      <w:r>
        <w:rPr>
          <w:i/>
          <w:color w:val="000000" w:themeColor="text1"/>
          <w:sz w:val="22"/>
          <w:lang w:val="en-GB"/>
        </w:rPr>
        <w:t xml:space="preserve">D4: </w:t>
      </w:r>
      <w:r w:rsidR="00C27124" w:rsidRPr="00C27124">
        <w:rPr>
          <w:i/>
          <w:color w:val="000000" w:themeColor="text1"/>
          <w:sz w:val="22"/>
          <w:lang w:val="en-GB"/>
        </w:rPr>
        <w:t xml:space="preserve">Output table </w:t>
      </w:r>
      <w:r>
        <w:rPr>
          <w:i/>
          <w:color w:val="000000" w:themeColor="text1"/>
          <w:sz w:val="22"/>
          <w:lang w:val="en-GB"/>
        </w:rPr>
        <w:t>9</w:t>
      </w:r>
      <w:r w:rsidR="00C27124" w:rsidRPr="00C27124">
        <w:rPr>
          <w:i/>
          <w:color w:val="000000" w:themeColor="text1"/>
          <w:sz w:val="22"/>
          <w:lang w:val="en-GB"/>
        </w:rPr>
        <w:t xml:space="preserve">: Duration of follow-up </w:t>
      </w:r>
      <w:r w:rsidR="00C27124" w:rsidRPr="00C27124">
        <w:rPr>
          <w:i/>
          <w:color w:val="000000" w:themeColor="text1"/>
          <w:sz w:val="22"/>
        </w:rPr>
        <w:t>from birth in children followed from within 2 months</w:t>
      </w:r>
      <w:r>
        <w:rPr>
          <w:i/>
          <w:color w:val="000000" w:themeColor="text1"/>
          <w:sz w:val="22"/>
        </w:rPr>
        <w:t xml:space="preserve"> after birth</w:t>
      </w:r>
    </w:p>
    <w:tbl>
      <w:tblPr>
        <w:tblStyle w:val="TableGrid"/>
        <w:tblW w:w="0" w:type="auto"/>
        <w:tblLook w:val="04A0" w:firstRow="1" w:lastRow="0" w:firstColumn="1" w:lastColumn="0" w:noHBand="0" w:noVBand="1"/>
      </w:tblPr>
      <w:tblGrid>
        <w:gridCol w:w="1729"/>
        <w:gridCol w:w="1784"/>
        <w:gridCol w:w="2003"/>
        <w:gridCol w:w="1135"/>
        <w:gridCol w:w="2699"/>
      </w:tblGrid>
      <w:tr w:rsidR="007A5466" w:rsidRPr="0093344C" w14:paraId="2C125C0E" w14:textId="77777777" w:rsidTr="007A5466">
        <w:tc>
          <w:tcPr>
            <w:tcW w:w="1729" w:type="dxa"/>
          </w:tcPr>
          <w:p w14:paraId="3782F85A" w14:textId="77777777"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1784" w:type="dxa"/>
          </w:tcPr>
          <w:p w14:paraId="06701CFA" w14:textId="54DBF970"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Year of birth</w:t>
            </w:r>
          </w:p>
        </w:tc>
        <w:tc>
          <w:tcPr>
            <w:tcW w:w="2003" w:type="dxa"/>
          </w:tcPr>
          <w:p w14:paraId="367E688A" w14:textId="67536C56"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Distance in months</w:t>
            </w:r>
          </w:p>
        </w:tc>
        <w:tc>
          <w:tcPr>
            <w:tcW w:w="1135" w:type="dxa"/>
          </w:tcPr>
          <w:p w14:paraId="2A7D59CA" w14:textId="77777777"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w:t>
            </w:r>
          </w:p>
        </w:tc>
        <w:tc>
          <w:tcPr>
            <w:tcW w:w="2699" w:type="dxa"/>
          </w:tcPr>
          <w:p w14:paraId="25EA6430" w14:textId="19CF5924"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(of column total for year of birth</w:t>
            </w:r>
            <w:r w:rsidR="00FC27CB" w:rsidRPr="0093344C">
              <w:rPr>
                <w:rFonts w:asciiTheme="minorHAnsi" w:hAnsiTheme="minorHAnsi" w:cstheme="minorHAnsi"/>
                <w:sz w:val="18"/>
                <w:szCs w:val="18"/>
                <w:lang w:val="en-GB"/>
              </w:rPr>
              <w:t>, anytime</w:t>
            </w:r>
            <w:r w:rsidRPr="0093344C">
              <w:rPr>
                <w:rFonts w:asciiTheme="minorHAnsi" w:hAnsiTheme="minorHAnsi" w:cstheme="minorHAnsi"/>
                <w:sz w:val="18"/>
                <w:szCs w:val="18"/>
                <w:lang w:val="en-GB"/>
              </w:rPr>
              <w:t>)</w:t>
            </w:r>
          </w:p>
        </w:tc>
      </w:tr>
      <w:tr w:rsidR="00FC27CB" w:rsidRPr="0093344C" w14:paraId="167C3104" w14:textId="77777777" w:rsidTr="007A5466">
        <w:tc>
          <w:tcPr>
            <w:tcW w:w="1729" w:type="dxa"/>
          </w:tcPr>
          <w:p w14:paraId="13D3C97F" w14:textId="77777777" w:rsidR="00FC27CB" w:rsidRPr="0093344C" w:rsidRDefault="00FC27CB" w:rsidP="00896922">
            <w:pPr>
              <w:contextualSpacing/>
              <w:rPr>
                <w:rFonts w:asciiTheme="minorHAnsi" w:hAnsiTheme="minorHAnsi" w:cstheme="minorHAnsi"/>
                <w:sz w:val="18"/>
                <w:szCs w:val="18"/>
                <w:lang w:val="en-GB"/>
              </w:rPr>
            </w:pPr>
          </w:p>
        </w:tc>
        <w:tc>
          <w:tcPr>
            <w:tcW w:w="1784" w:type="dxa"/>
          </w:tcPr>
          <w:p w14:paraId="3EE5D96A" w14:textId="468AD69D"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1995</w:t>
            </w:r>
          </w:p>
        </w:tc>
        <w:tc>
          <w:tcPr>
            <w:tcW w:w="2003" w:type="dxa"/>
          </w:tcPr>
          <w:p w14:paraId="12D28DE7" w14:textId="73AA41A8"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tc>
        <w:tc>
          <w:tcPr>
            <w:tcW w:w="1135" w:type="dxa"/>
          </w:tcPr>
          <w:p w14:paraId="329A9AF4" w14:textId="77777777" w:rsidR="00FC27CB" w:rsidRPr="0093344C" w:rsidRDefault="00FC27CB" w:rsidP="00896922">
            <w:pPr>
              <w:contextualSpacing/>
              <w:rPr>
                <w:rFonts w:asciiTheme="minorHAnsi" w:hAnsiTheme="minorHAnsi" w:cstheme="minorHAnsi"/>
                <w:sz w:val="18"/>
                <w:szCs w:val="18"/>
                <w:lang w:val="en-GB"/>
              </w:rPr>
            </w:pPr>
          </w:p>
        </w:tc>
        <w:tc>
          <w:tcPr>
            <w:tcW w:w="2699" w:type="dxa"/>
          </w:tcPr>
          <w:p w14:paraId="703759C8" w14:textId="77777777" w:rsidR="00FC27CB" w:rsidRPr="0093344C" w:rsidRDefault="00FC27CB" w:rsidP="00896922">
            <w:pPr>
              <w:contextualSpacing/>
              <w:rPr>
                <w:rFonts w:asciiTheme="minorHAnsi" w:hAnsiTheme="minorHAnsi" w:cstheme="minorHAnsi"/>
                <w:sz w:val="18"/>
                <w:szCs w:val="18"/>
                <w:lang w:val="en-GB"/>
              </w:rPr>
            </w:pPr>
          </w:p>
        </w:tc>
      </w:tr>
      <w:tr w:rsidR="007A5466" w:rsidRPr="0093344C" w14:paraId="486DF0A1" w14:textId="77777777" w:rsidTr="007A5466">
        <w:tc>
          <w:tcPr>
            <w:tcW w:w="1729" w:type="dxa"/>
          </w:tcPr>
          <w:p w14:paraId="57625E06"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240EC0FE" w14:textId="4E2D9A72" w:rsidR="007A5466" w:rsidRPr="0093344C" w:rsidRDefault="007A5466" w:rsidP="00896922">
            <w:pPr>
              <w:contextualSpacing/>
              <w:rPr>
                <w:rFonts w:asciiTheme="minorHAnsi" w:hAnsiTheme="minorHAnsi" w:cstheme="minorHAnsi"/>
                <w:sz w:val="18"/>
                <w:szCs w:val="18"/>
                <w:lang w:val="en-GB"/>
              </w:rPr>
            </w:pPr>
          </w:p>
        </w:tc>
        <w:tc>
          <w:tcPr>
            <w:tcW w:w="2003" w:type="dxa"/>
          </w:tcPr>
          <w:p w14:paraId="73BDFD52" w14:textId="44438046"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&lt;6</w:t>
            </w:r>
          </w:p>
        </w:tc>
        <w:tc>
          <w:tcPr>
            <w:tcW w:w="1135" w:type="dxa"/>
          </w:tcPr>
          <w:p w14:paraId="5AAC1744"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17057BE0" w14:textId="77777777" w:rsidR="007A5466" w:rsidRPr="0093344C" w:rsidRDefault="007A5466" w:rsidP="00896922">
            <w:pPr>
              <w:contextualSpacing/>
              <w:rPr>
                <w:rFonts w:asciiTheme="minorHAnsi" w:hAnsiTheme="minorHAnsi" w:cstheme="minorHAnsi"/>
                <w:sz w:val="18"/>
                <w:szCs w:val="18"/>
                <w:lang w:val="en-GB"/>
              </w:rPr>
            </w:pPr>
          </w:p>
        </w:tc>
      </w:tr>
      <w:tr w:rsidR="007A5466" w:rsidRPr="0093344C" w14:paraId="193990DA" w14:textId="77777777" w:rsidTr="007A5466">
        <w:tc>
          <w:tcPr>
            <w:tcW w:w="1729" w:type="dxa"/>
          </w:tcPr>
          <w:p w14:paraId="3CB5296E"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7B091597" w14:textId="77777777" w:rsidR="007A5466" w:rsidRPr="0093344C" w:rsidRDefault="007A5466" w:rsidP="00896922">
            <w:pPr>
              <w:contextualSpacing/>
              <w:rPr>
                <w:rFonts w:asciiTheme="minorHAnsi" w:hAnsiTheme="minorHAnsi" w:cstheme="minorHAnsi"/>
                <w:sz w:val="18"/>
                <w:szCs w:val="18"/>
                <w:lang w:val="en-GB"/>
              </w:rPr>
            </w:pPr>
          </w:p>
        </w:tc>
        <w:tc>
          <w:tcPr>
            <w:tcW w:w="2003" w:type="dxa"/>
          </w:tcPr>
          <w:p w14:paraId="0D032BBE" w14:textId="3CA7543D"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6-11</w:t>
            </w:r>
          </w:p>
        </w:tc>
        <w:tc>
          <w:tcPr>
            <w:tcW w:w="1135" w:type="dxa"/>
          </w:tcPr>
          <w:p w14:paraId="4DB1D623"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3A70ECCF" w14:textId="77777777" w:rsidR="007A5466" w:rsidRPr="0093344C" w:rsidRDefault="007A5466" w:rsidP="00896922">
            <w:pPr>
              <w:contextualSpacing/>
              <w:rPr>
                <w:rFonts w:asciiTheme="minorHAnsi" w:hAnsiTheme="minorHAnsi" w:cstheme="minorHAnsi"/>
                <w:sz w:val="18"/>
                <w:szCs w:val="18"/>
                <w:lang w:val="en-GB"/>
              </w:rPr>
            </w:pPr>
          </w:p>
        </w:tc>
      </w:tr>
      <w:tr w:rsidR="007A5466" w:rsidRPr="0093344C" w14:paraId="7A0449FC" w14:textId="77777777" w:rsidTr="007A5466">
        <w:tc>
          <w:tcPr>
            <w:tcW w:w="1729" w:type="dxa"/>
          </w:tcPr>
          <w:p w14:paraId="5076B1E4"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36DFF55B" w14:textId="77777777" w:rsidR="007A5466" w:rsidRPr="0093344C" w:rsidRDefault="007A5466" w:rsidP="00896922">
            <w:pPr>
              <w:contextualSpacing/>
              <w:rPr>
                <w:rFonts w:asciiTheme="minorHAnsi" w:hAnsiTheme="minorHAnsi" w:cstheme="minorHAnsi"/>
                <w:sz w:val="18"/>
                <w:szCs w:val="18"/>
                <w:lang w:val="en-GB"/>
              </w:rPr>
            </w:pPr>
          </w:p>
        </w:tc>
        <w:tc>
          <w:tcPr>
            <w:tcW w:w="2003" w:type="dxa"/>
          </w:tcPr>
          <w:p w14:paraId="74936898" w14:textId="2898038D"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12-23</w:t>
            </w:r>
          </w:p>
        </w:tc>
        <w:tc>
          <w:tcPr>
            <w:tcW w:w="1135" w:type="dxa"/>
          </w:tcPr>
          <w:p w14:paraId="56207738"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368A7DAE" w14:textId="77777777" w:rsidR="007A5466" w:rsidRPr="0093344C" w:rsidRDefault="007A5466" w:rsidP="00896922">
            <w:pPr>
              <w:contextualSpacing/>
              <w:rPr>
                <w:rFonts w:asciiTheme="minorHAnsi" w:hAnsiTheme="minorHAnsi" w:cstheme="minorHAnsi"/>
                <w:sz w:val="18"/>
                <w:szCs w:val="18"/>
                <w:lang w:val="en-GB"/>
              </w:rPr>
            </w:pPr>
          </w:p>
        </w:tc>
      </w:tr>
      <w:tr w:rsidR="007A5466" w:rsidRPr="0093344C" w14:paraId="4763674E" w14:textId="77777777" w:rsidTr="007A5466">
        <w:tc>
          <w:tcPr>
            <w:tcW w:w="1729" w:type="dxa"/>
          </w:tcPr>
          <w:p w14:paraId="11973738"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1C0585AF" w14:textId="77777777" w:rsidR="007A5466" w:rsidRPr="0093344C" w:rsidRDefault="007A5466" w:rsidP="00896922">
            <w:pPr>
              <w:contextualSpacing/>
              <w:rPr>
                <w:rFonts w:asciiTheme="minorHAnsi" w:hAnsiTheme="minorHAnsi" w:cstheme="minorHAnsi"/>
                <w:sz w:val="18"/>
                <w:szCs w:val="18"/>
                <w:lang w:val="en-GB"/>
              </w:rPr>
            </w:pPr>
          </w:p>
        </w:tc>
        <w:tc>
          <w:tcPr>
            <w:tcW w:w="2003" w:type="dxa"/>
          </w:tcPr>
          <w:p w14:paraId="712E1DC2" w14:textId="1EE201F4" w:rsidR="007A5466"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24-35</w:t>
            </w:r>
          </w:p>
        </w:tc>
        <w:tc>
          <w:tcPr>
            <w:tcW w:w="1135" w:type="dxa"/>
          </w:tcPr>
          <w:p w14:paraId="11388115"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3FBCC1CB" w14:textId="77777777" w:rsidR="007A5466" w:rsidRPr="0093344C" w:rsidRDefault="007A5466" w:rsidP="00896922">
            <w:pPr>
              <w:contextualSpacing/>
              <w:rPr>
                <w:rFonts w:asciiTheme="minorHAnsi" w:hAnsiTheme="minorHAnsi" w:cstheme="minorHAnsi"/>
                <w:sz w:val="18"/>
                <w:szCs w:val="18"/>
                <w:lang w:val="en-GB"/>
              </w:rPr>
            </w:pPr>
          </w:p>
        </w:tc>
      </w:tr>
      <w:tr w:rsidR="007A5466" w:rsidRPr="0093344C" w14:paraId="59E2D920" w14:textId="77777777" w:rsidTr="007A5466">
        <w:tc>
          <w:tcPr>
            <w:tcW w:w="1729" w:type="dxa"/>
          </w:tcPr>
          <w:p w14:paraId="4B7EFE04"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112BC4C4" w14:textId="2821F19C" w:rsidR="007A5466" w:rsidRPr="0093344C" w:rsidRDefault="007A5466" w:rsidP="00896922">
            <w:pPr>
              <w:contextualSpacing/>
              <w:rPr>
                <w:rFonts w:asciiTheme="minorHAnsi" w:hAnsiTheme="minorHAnsi" w:cstheme="minorHAnsi"/>
                <w:sz w:val="18"/>
                <w:szCs w:val="18"/>
                <w:lang w:val="en-GB"/>
              </w:rPr>
            </w:pPr>
          </w:p>
        </w:tc>
        <w:tc>
          <w:tcPr>
            <w:tcW w:w="2003" w:type="dxa"/>
          </w:tcPr>
          <w:p w14:paraId="61E3C1C2" w14:textId="5983F822" w:rsidR="007A5466"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36-47</w:t>
            </w:r>
          </w:p>
        </w:tc>
        <w:tc>
          <w:tcPr>
            <w:tcW w:w="1135" w:type="dxa"/>
          </w:tcPr>
          <w:p w14:paraId="798D154D"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34772568" w14:textId="77777777" w:rsidR="007A5466" w:rsidRPr="0093344C" w:rsidRDefault="007A5466" w:rsidP="00896922">
            <w:pPr>
              <w:contextualSpacing/>
              <w:rPr>
                <w:rFonts w:asciiTheme="minorHAnsi" w:hAnsiTheme="minorHAnsi" w:cstheme="minorHAnsi"/>
                <w:sz w:val="18"/>
                <w:szCs w:val="18"/>
                <w:lang w:val="en-GB"/>
              </w:rPr>
            </w:pPr>
          </w:p>
        </w:tc>
      </w:tr>
      <w:tr w:rsidR="00FC27CB" w:rsidRPr="0093344C" w14:paraId="7A025D51" w14:textId="77777777" w:rsidTr="007A5466">
        <w:tc>
          <w:tcPr>
            <w:tcW w:w="1729" w:type="dxa"/>
          </w:tcPr>
          <w:p w14:paraId="07AEC326" w14:textId="77777777" w:rsidR="00FC27CB" w:rsidRPr="0093344C" w:rsidRDefault="00FC27CB" w:rsidP="00896922">
            <w:pPr>
              <w:contextualSpacing/>
              <w:rPr>
                <w:rFonts w:asciiTheme="minorHAnsi" w:hAnsiTheme="minorHAnsi" w:cstheme="minorHAnsi"/>
                <w:sz w:val="18"/>
                <w:szCs w:val="18"/>
                <w:lang w:val="en-GB"/>
              </w:rPr>
            </w:pPr>
          </w:p>
        </w:tc>
        <w:tc>
          <w:tcPr>
            <w:tcW w:w="1784" w:type="dxa"/>
          </w:tcPr>
          <w:p w14:paraId="568142F3" w14:textId="77777777" w:rsidR="00FC27CB" w:rsidRPr="0093344C" w:rsidRDefault="00FC27CB" w:rsidP="00896922">
            <w:pPr>
              <w:contextualSpacing/>
              <w:rPr>
                <w:rFonts w:asciiTheme="minorHAnsi" w:hAnsiTheme="minorHAnsi" w:cstheme="minorHAnsi"/>
                <w:sz w:val="18"/>
                <w:szCs w:val="18"/>
                <w:lang w:val="en-GB"/>
              </w:rPr>
            </w:pPr>
          </w:p>
        </w:tc>
        <w:tc>
          <w:tcPr>
            <w:tcW w:w="2003" w:type="dxa"/>
          </w:tcPr>
          <w:p w14:paraId="37F23C52" w14:textId="6E182548"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1135" w:type="dxa"/>
          </w:tcPr>
          <w:p w14:paraId="6300D9AC" w14:textId="77777777" w:rsidR="00FC27CB" w:rsidRPr="0093344C" w:rsidRDefault="00FC27CB" w:rsidP="00896922">
            <w:pPr>
              <w:contextualSpacing/>
              <w:rPr>
                <w:rFonts w:asciiTheme="minorHAnsi" w:hAnsiTheme="minorHAnsi" w:cstheme="minorHAnsi"/>
                <w:sz w:val="18"/>
                <w:szCs w:val="18"/>
                <w:lang w:val="en-GB"/>
              </w:rPr>
            </w:pPr>
          </w:p>
        </w:tc>
        <w:tc>
          <w:tcPr>
            <w:tcW w:w="2699" w:type="dxa"/>
          </w:tcPr>
          <w:p w14:paraId="32AB8B0E" w14:textId="77777777" w:rsidR="00FC27CB" w:rsidRPr="0093344C" w:rsidRDefault="00FC27CB" w:rsidP="00896922">
            <w:pPr>
              <w:contextualSpacing/>
              <w:rPr>
                <w:rFonts w:asciiTheme="minorHAnsi" w:hAnsiTheme="minorHAnsi" w:cstheme="minorHAnsi"/>
                <w:sz w:val="18"/>
                <w:szCs w:val="18"/>
                <w:lang w:val="en-GB"/>
              </w:rPr>
            </w:pPr>
          </w:p>
        </w:tc>
      </w:tr>
      <w:tr w:rsidR="00FC27CB" w:rsidRPr="0093344C" w14:paraId="4762A593" w14:textId="77777777" w:rsidTr="007A5466">
        <w:tc>
          <w:tcPr>
            <w:tcW w:w="1729" w:type="dxa"/>
          </w:tcPr>
          <w:p w14:paraId="42D2FCEE" w14:textId="77777777" w:rsidR="00FC27CB" w:rsidRPr="0093344C" w:rsidRDefault="00FC27CB" w:rsidP="00896922">
            <w:pPr>
              <w:contextualSpacing/>
              <w:rPr>
                <w:rFonts w:asciiTheme="minorHAnsi" w:hAnsiTheme="minorHAnsi" w:cstheme="minorHAnsi"/>
                <w:sz w:val="18"/>
                <w:szCs w:val="18"/>
                <w:lang w:val="en-GB"/>
              </w:rPr>
            </w:pPr>
          </w:p>
        </w:tc>
        <w:tc>
          <w:tcPr>
            <w:tcW w:w="1784" w:type="dxa"/>
          </w:tcPr>
          <w:p w14:paraId="333E1193" w14:textId="76EB16A9"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Total</w:t>
            </w:r>
          </w:p>
        </w:tc>
        <w:tc>
          <w:tcPr>
            <w:tcW w:w="2003" w:type="dxa"/>
          </w:tcPr>
          <w:p w14:paraId="6F350972" w14:textId="7B0C7ECA"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Any time</w:t>
            </w:r>
          </w:p>
        </w:tc>
        <w:tc>
          <w:tcPr>
            <w:tcW w:w="1135" w:type="dxa"/>
          </w:tcPr>
          <w:p w14:paraId="60B83A78" w14:textId="77777777" w:rsidR="00FC27CB" w:rsidRPr="0093344C" w:rsidRDefault="00FC27CB" w:rsidP="00896922">
            <w:pPr>
              <w:contextualSpacing/>
              <w:rPr>
                <w:rFonts w:asciiTheme="minorHAnsi" w:hAnsiTheme="minorHAnsi" w:cstheme="minorHAnsi"/>
                <w:sz w:val="18"/>
                <w:szCs w:val="18"/>
                <w:lang w:val="en-GB"/>
              </w:rPr>
            </w:pPr>
          </w:p>
        </w:tc>
        <w:tc>
          <w:tcPr>
            <w:tcW w:w="2699" w:type="dxa"/>
          </w:tcPr>
          <w:p w14:paraId="16A808B4" w14:textId="77777777" w:rsidR="00FC27CB" w:rsidRPr="0093344C" w:rsidRDefault="00FC27CB" w:rsidP="00896922">
            <w:pPr>
              <w:contextualSpacing/>
              <w:rPr>
                <w:rFonts w:asciiTheme="minorHAnsi" w:hAnsiTheme="minorHAnsi" w:cstheme="minorHAnsi"/>
                <w:sz w:val="18"/>
                <w:szCs w:val="18"/>
                <w:lang w:val="en-GB"/>
              </w:rPr>
            </w:pPr>
          </w:p>
        </w:tc>
      </w:tr>
      <w:tr w:rsidR="007A5466" w:rsidRPr="0093344C" w14:paraId="62C0F373" w14:textId="77777777" w:rsidTr="007A5466">
        <w:tc>
          <w:tcPr>
            <w:tcW w:w="1729" w:type="dxa"/>
          </w:tcPr>
          <w:p w14:paraId="6EB0925D"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3D9CC4DC" w14:textId="6350C6DF"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1996</w:t>
            </w:r>
          </w:p>
        </w:tc>
        <w:tc>
          <w:tcPr>
            <w:tcW w:w="2003" w:type="dxa"/>
          </w:tcPr>
          <w:p w14:paraId="06EBEFA7" w14:textId="4603F297" w:rsidR="007A5466" w:rsidRPr="0093344C" w:rsidRDefault="007426C3"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tc>
        <w:tc>
          <w:tcPr>
            <w:tcW w:w="1135" w:type="dxa"/>
          </w:tcPr>
          <w:p w14:paraId="24558282" w14:textId="77777777" w:rsidR="007A5466" w:rsidRPr="0093344C" w:rsidRDefault="007A5466" w:rsidP="00896922">
            <w:pPr>
              <w:contextualSpacing/>
              <w:rPr>
                <w:rFonts w:asciiTheme="minorHAnsi" w:hAnsiTheme="minorHAnsi" w:cstheme="minorHAnsi"/>
                <w:sz w:val="18"/>
                <w:szCs w:val="18"/>
                <w:lang w:val="en-GB"/>
              </w:rPr>
            </w:pPr>
          </w:p>
        </w:tc>
        <w:tc>
          <w:tcPr>
            <w:tcW w:w="2699" w:type="dxa"/>
          </w:tcPr>
          <w:p w14:paraId="7F7C6879" w14:textId="77777777" w:rsidR="007A5466" w:rsidRPr="0093344C" w:rsidRDefault="007A5466" w:rsidP="00896922">
            <w:pPr>
              <w:contextualSpacing/>
              <w:rPr>
                <w:rFonts w:asciiTheme="minorHAnsi" w:hAnsiTheme="minorHAnsi" w:cstheme="minorHAnsi"/>
                <w:sz w:val="18"/>
                <w:szCs w:val="18"/>
                <w:lang w:val="en-GB"/>
              </w:rPr>
            </w:pPr>
          </w:p>
        </w:tc>
      </w:tr>
      <w:tr w:rsidR="007426C3" w:rsidRPr="0093344C" w14:paraId="485EF760" w14:textId="77777777" w:rsidTr="007A5466">
        <w:tc>
          <w:tcPr>
            <w:tcW w:w="1729" w:type="dxa"/>
          </w:tcPr>
          <w:p w14:paraId="7D965995" w14:textId="77777777" w:rsidR="007426C3" w:rsidRPr="0093344C" w:rsidRDefault="007426C3" w:rsidP="00896922">
            <w:pPr>
              <w:contextualSpacing/>
              <w:rPr>
                <w:rFonts w:asciiTheme="minorHAnsi" w:hAnsiTheme="minorHAnsi" w:cstheme="minorHAnsi"/>
                <w:sz w:val="18"/>
                <w:szCs w:val="18"/>
                <w:lang w:val="en-GB"/>
              </w:rPr>
            </w:pPr>
          </w:p>
        </w:tc>
        <w:tc>
          <w:tcPr>
            <w:tcW w:w="1784" w:type="dxa"/>
          </w:tcPr>
          <w:p w14:paraId="0BF79EFF" w14:textId="77777777" w:rsidR="007426C3" w:rsidRPr="0093344C" w:rsidRDefault="007426C3" w:rsidP="00896922">
            <w:pPr>
              <w:contextualSpacing/>
              <w:rPr>
                <w:rFonts w:asciiTheme="minorHAnsi" w:hAnsiTheme="minorHAnsi" w:cstheme="minorHAnsi"/>
                <w:sz w:val="18"/>
                <w:szCs w:val="18"/>
                <w:lang w:val="en-GB"/>
              </w:rPr>
            </w:pPr>
          </w:p>
        </w:tc>
        <w:tc>
          <w:tcPr>
            <w:tcW w:w="2003" w:type="dxa"/>
          </w:tcPr>
          <w:p w14:paraId="359B4579" w14:textId="34F74F24" w:rsidR="007426C3" w:rsidRPr="0093344C" w:rsidRDefault="007426C3"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&lt;6</w:t>
            </w:r>
          </w:p>
        </w:tc>
        <w:tc>
          <w:tcPr>
            <w:tcW w:w="1135" w:type="dxa"/>
          </w:tcPr>
          <w:p w14:paraId="20C50C93" w14:textId="77777777" w:rsidR="007426C3" w:rsidRPr="0093344C" w:rsidRDefault="007426C3" w:rsidP="00896922">
            <w:pPr>
              <w:contextualSpacing/>
              <w:rPr>
                <w:rFonts w:asciiTheme="minorHAnsi" w:hAnsiTheme="minorHAnsi" w:cstheme="minorHAnsi"/>
                <w:sz w:val="18"/>
                <w:szCs w:val="18"/>
                <w:lang w:val="en-GB"/>
              </w:rPr>
            </w:pPr>
          </w:p>
        </w:tc>
        <w:tc>
          <w:tcPr>
            <w:tcW w:w="2699" w:type="dxa"/>
          </w:tcPr>
          <w:p w14:paraId="4280202B" w14:textId="77777777" w:rsidR="007426C3" w:rsidRPr="0093344C" w:rsidRDefault="007426C3" w:rsidP="00896922">
            <w:pPr>
              <w:contextualSpacing/>
              <w:rPr>
                <w:rFonts w:asciiTheme="minorHAnsi" w:hAnsiTheme="minorHAnsi" w:cstheme="minorHAnsi"/>
                <w:sz w:val="18"/>
                <w:szCs w:val="18"/>
                <w:lang w:val="en-GB"/>
              </w:rPr>
            </w:pPr>
          </w:p>
        </w:tc>
      </w:tr>
      <w:tr w:rsidR="00FC27CB" w:rsidRPr="0093344C" w14:paraId="2D9962AC" w14:textId="77777777" w:rsidTr="007A5466">
        <w:tc>
          <w:tcPr>
            <w:tcW w:w="1729" w:type="dxa"/>
          </w:tcPr>
          <w:p w14:paraId="429D79F3" w14:textId="77777777" w:rsidR="00FC27CB" w:rsidRPr="0093344C" w:rsidRDefault="00FC27CB" w:rsidP="00896922">
            <w:pPr>
              <w:contextualSpacing/>
              <w:rPr>
                <w:rFonts w:asciiTheme="minorHAnsi" w:hAnsiTheme="minorHAnsi" w:cstheme="minorHAnsi"/>
                <w:sz w:val="18"/>
                <w:szCs w:val="18"/>
                <w:lang w:val="en-GB"/>
              </w:rPr>
            </w:pPr>
          </w:p>
        </w:tc>
        <w:tc>
          <w:tcPr>
            <w:tcW w:w="1784" w:type="dxa"/>
          </w:tcPr>
          <w:p w14:paraId="2E5C251D" w14:textId="77777777" w:rsidR="00FC27CB" w:rsidRPr="0093344C" w:rsidRDefault="00FC27CB" w:rsidP="00896922">
            <w:pPr>
              <w:contextualSpacing/>
              <w:rPr>
                <w:rFonts w:asciiTheme="minorHAnsi" w:hAnsiTheme="minorHAnsi" w:cstheme="minorHAnsi"/>
                <w:sz w:val="18"/>
                <w:szCs w:val="18"/>
                <w:lang w:val="en-GB"/>
              </w:rPr>
            </w:pPr>
          </w:p>
        </w:tc>
        <w:tc>
          <w:tcPr>
            <w:tcW w:w="2003" w:type="dxa"/>
          </w:tcPr>
          <w:p w14:paraId="2008881A" w14:textId="5AA10B3B" w:rsidR="00FC27CB" w:rsidRPr="0093344C" w:rsidRDefault="00FC27CB"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1135" w:type="dxa"/>
          </w:tcPr>
          <w:p w14:paraId="025A1AA0" w14:textId="77777777" w:rsidR="00FC27CB" w:rsidRPr="0093344C" w:rsidRDefault="00FC27CB" w:rsidP="00896922">
            <w:pPr>
              <w:contextualSpacing/>
              <w:rPr>
                <w:rFonts w:asciiTheme="minorHAnsi" w:hAnsiTheme="minorHAnsi" w:cstheme="minorHAnsi"/>
                <w:sz w:val="18"/>
                <w:szCs w:val="18"/>
                <w:lang w:val="en-GB"/>
              </w:rPr>
            </w:pPr>
          </w:p>
        </w:tc>
        <w:tc>
          <w:tcPr>
            <w:tcW w:w="2699" w:type="dxa"/>
          </w:tcPr>
          <w:p w14:paraId="55BC230C" w14:textId="77777777" w:rsidR="00FC27CB" w:rsidRPr="0093344C" w:rsidRDefault="00FC27CB" w:rsidP="00896922">
            <w:pPr>
              <w:contextualSpacing/>
              <w:rPr>
                <w:rFonts w:asciiTheme="minorHAnsi" w:hAnsiTheme="minorHAnsi" w:cstheme="minorHAnsi"/>
                <w:sz w:val="18"/>
                <w:szCs w:val="18"/>
                <w:lang w:val="en-GB"/>
              </w:rPr>
            </w:pPr>
          </w:p>
        </w:tc>
      </w:tr>
      <w:tr w:rsidR="007A5466" w:rsidRPr="0093344C" w14:paraId="1EF218BB" w14:textId="77777777" w:rsidTr="007A5466">
        <w:tc>
          <w:tcPr>
            <w:tcW w:w="1729" w:type="dxa"/>
          </w:tcPr>
          <w:p w14:paraId="1F48689B" w14:textId="77777777" w:rsidR="007A5466" w:rsidRPr="0093344C" w:rsidRDefault="007A5466" w:rsidP="00896922">
            <w:pPr>
              <w:contextualSpacing/>
              <w:rPr>
                <w:rFonts w:asciiTheme="minorHAnsi" w:hAnsiTheme="minorHAnsi" w:cstheme="minorHAnsi"/>
                <w:sz w:val="18"/>
                <w:szCs w:val="18"/>
                <w:lang w:val="en-GB"/>
              </w:rPr>
            </w:pPr>
          </w:p>
        </w:tc>
        <w:tc>
          <w:tcPr>
            <w:tcW w:w="1784" w:type="dxa"/>
          </w:tcPr>
          <w:p w14:paraId="202900D1" w14:textId="77777777" w:rsidR="007A5466" w:rsidRPr="0093344C" w:rsidRDefault="007A5466" w:rsidP="00896922">
            <w:pPr>
              <w:contextualSpacing/>
              <w:rPr>
                <w:rFonts w:asciiTheme="minorHAnsi" w:hAnsiTheme="minorHAnsi" w:cstheme="minorHAnsi"/>
                <w:sz w:val="18"/>
                <w:szCs w:val="18"/>
                <w:lang w:val="en-GB"/>
              </w:rPr>
            </w:pPr>
          </w:p>
        </w:tc>
        <w:tc>
          <w:tcPr>
            <w:tcW w:w="2003" w:type="dxa"/>
          </w:tcPr>
          <w:p w14:paraId="37E1D661" w14:textId="423902B0"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Total</w:t>
            </w:r>
          </w:p>
        </w:tc>
        <w:tc>
          <w:tcPr>
            <w:tcW w:w="1135" w:type="dxa"/>
          </w:tcPr>
          <w:p w14:paraId="6DEA196F" w14:textId="77777777" w:rsidR="007A5466" w:rsidRPr="0093344C" w:rsidRDefault="007A5466" w:rsidP="00896922">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Sum</w:t>
            </w:r>
          </w:p>
        </w:tc>
        <w:tc>
          <w:tcPr>
            <w:tcW w:w="2699" w:type="dxa"/>
          </w:tcPr>
          <w:p w14:paraId="48DE9B21" w14:textId="77777777" w:rsidR="007A5466" w:rsidRPr="0093344C" w:rsidRDefault="007A5466" w:rsidP="00896922">
            <w:pPr>
              <w:contextualSpacing/>
              <w:rPr>
                <w:rFonts w:asciiTheme="minorHAnsi" w:hAnsiTheme="minorHAnsi" w:cstheme="minorHAnsi"/>
                <w:sz w:val="18"/>
                <w:szCs w:val="18"/>
                <w:lang w:val="en-GB"/>
              </w:rPr>
            </w:pPr>
          </w:p>
        </w:tc>
      </w:tr>
    </w:tbl>
    <w:p w14:paraId="3A436188" w14:textId="460178C5" w:rsidR="007A5466" w:rsidRDefault="007A5466" w:rsidP="007A5466">
      <w:pPr>
        <w:contextualSpacing/>
        <w:rPr>
          <w:rFonts w:cs="Tahoma"/>
          <w:sz w:val="22"/>
          <w:lang w:val="en-GB"/>
        </w:rPr>
      </w:pPr>
    </w:p>
    <w:p w14:paraId="4182F9A7" w14:textId="77777777" w:rsidR="007A5466" w:rsidRPr="007A5466" w:rsidRDefault="007A5466" w:rsidP="007A5466">
      <w:pPr>
        <w:contextualSpacing/>
        <w:rPr>
          <w:rFonts w:cs="Tahoma"/>
          <w:sz w:val="22"/>
          <w:lang w:val="en-GB"/>
        </w:rPr>
      </w:pPr>
    </w:p>
    <w:p w14:paraId="3B37F813" w14:textId="77777777" w:rsidR="0035530A" w:rsidRPr="000E40DD" w:rsidRDefault="0035530A" w:rsidP="000E40DD">
      <w:pPr>
        <w:contextualSpacing/>
        <w:rPr>
          <w:sz w:val="22"/>
          <w:szCs w:val="22"/>
        </w:rPr>
      </w:pPr>
    </w:p>
    <w:p w14:paraId="50061304" w14:textId="6FB9B8A6" w:rsidR="007426C3" w:rsidRDefault="007426C3" w:rsidP="007426C3">
      <w:pPr>
        <w:pStyle w:val="Heading5"/>
        <w:rPr>
          <w:lang w:val="en-GB"/>
        </w:rPr>
      </w:pPr>
      <w:bookmarkStart w:id="216" w:name="_Toc69912940"/>
      <w:r>
        <w:rPr>
          <w:lang w:val="en-GB"/>
        </w:rPr>
        <w:lastRenderedPageBreak/>
        <w:t xml:space="preserve">Step 8: </w:t>
      </w:r>
      <w:r w:rsidR="00CC7F3F">
        <w:rPr>
          <w:lang w:val="en-GB"/>
        </w:rPr>
        <w:t xml:space="preserve">Medicines </w:t>
      </w:r>
      <w:ins w:id="217" w:author="Hoxhaj, V. (Vjola)" w:date="2022-01-11T06:29:00Z">
        <w:r w:rsidR="00944FBB">
          <w:rPr>
            <w:lang w:val="en-GB"/>
          </w:rPr>
          <w:t>and</w:t>
        </w:r>
      </w:ins>
      <w:del w:id="218" w:author="Hoxhaj, V. (Vjola)" w:date="2022-01-11T06:29:00Z">
        <w:r w:rsidR="00561FBF" w:rsidDel="00944FBB">
          <w:rPr>
            <w:lang w:val="en-GB"/>
          </w:rPr>
          <w:delText>&amp;</w:delText>
        </w:r>
      </w:del>
      <w:r w:rsidR="00561FBF">
        <w:rPr>
          <w:lang w:val="en-GB"/>
        </w:rPr>
        <w:t xml:space="preserve"> vaccines </w:t>
      </w:r>
      <w:proofErr w:type="gramStart"/>
      <w:r w:rsidR="00CC7F3F">
        <w:rPr>
          <w:lang w:val="en-GB"/>
        </w:rPr>
        <w:t>counts</w:t>
      </w:r>
      <w:bookmarkEnd w:id="216"/>
      <w:proofErr w:type="gramEnd"/>
    </w:p>
    <w:p w14:paraId="551C4B2F" w14:textId="397D354C" w:rsidR="0035530A" w:rsidRPr="000E40DD" w:rsidRDefault="0035530A" w:rsidP="000E40DD">
      <w:pPr>
        <w:contextualSpacing/>
        <w:rPr>
          <w:sz w:val="22"/>
          <w:szCs w:val="22"/>
        </w:rPr>
      </w:pPr>
    </w:p>
    <w:p w14:paraId="259C857D" w14:textId="07F3FBC0" w:rsidR="00CC7F3F" w:rsidRDefault="00CC7F3F" w:rsidP="00F42F00">
      <w:pPr>
        <w:contextualSpacing/>
        <w:rPr>
          <w:sz w:val="22"/>
          <w:szCs w:val="22"/>
        </w:rPr>
      </w:pPr>
      <w:r>
        <w:rPr>
          <w:sz w:val="22"/>
          <w:szCs w:val="22"/>
        </w:rPr>
        <w:t>Input tables</w:t>
      </w:r>
    </w:p>
    <w:p w14:paraId="0F91861F" w14:textId="544E782E" w:rsidR="0035530A" w:rsidRPr="00CC7F3F" w:rsidDel="00944FBB" w:rsidRDefault="00CC7F3F" w:rsidP="00EA030F">
      <w:pPr>
        <w:pStyle w:val="ListParagraph"/>
        <w:numPr>
          <w:ilvl w:val="0"/>
          <w:numId w:val="67"/>
        </w:numPr>
        <w:contextualSpacing/>
        <w:rPr>
          <w:del w:id="219" w:author="Hoxhaj, V. (Vjola)" w:date="2022-01-12T11:41:00Z"/>
          <w:sz w:val="22"/>
        </w:rPr>
      </w:pPr>
      <w:r w:rsidRPr="00CC7F3F">
        <w:rPr>
          <w:color w:val="1F497D" w:themeColor="text2"/>
          <w:sz w:val="22"/>
        </w:rPr>
        <w:t>MEDICINES</w:t>
      </w:r>
    </w:p>
    <w:p w14:paraId="61656875" w14:textId="2E5B9AB6" w:rsidR="00CC7F3F" w:rsidRPr="00944FBB" w:rsidRDefault="00CC7F3F" w:rsidP="00944FBB">
      <w:pPr>
        <w:pStyle w:val="ListParagraph"/>
        <w:numPr>
          <w:ilvl w:val="0"/>
          <w:numId w:val="67"/>
        </w:numPr>
        <w:contextualSpacing/>
        <w:rPr>
          <w:color w:val="1F497D" w:themeColor="text2"/>
          <w:sz w:val="22"/>
        </w:rPr>
      </w:pPr>
      <w:del w:id="220" w:author="Hoxhaj, V. (Vjola)" w:date="2022-01-12T11:41:00Z">
        <w:r w:rsidRPr="00944FBB" w:rsidDel="00944FBB">
          <w:rPr>
            <w:color w:val="1F497D" w:themeColor="text2"/>
            <w:sz w:val="22"/>
          </w:rPr>
          <w:delText>PRODUCTS</w:delText>
        </w:r>
      </w:del>
    </w:p>
    <w:p w14:paraId="0B4AFD21" w14:textId="53B33BB6" w:rsidR="00196E03" w:rsidRPr="00CC7F3F" w:rsidRDefault="00196E03" w:rsidP="00EA030F">
      <w:pPr>
        <w:pStyle w:val="ListParagraph"/>
        <w:numPr>
          <w:ilvl w:val="0"/>
          <w:numId w:val="67"/>
        </w:numPr>
        <w:contextualSpacing/>
        <w:rPr>
          <w:color w:val="1F497D" w:themeColor="text2"/>
          <w:sz w:val="22"/>
        </w:rPr>
      </w:pPr>
      <w:r>
        <w:rPr>
          <w:color w:val="1F497D" w:themeColor="text2"/>
          <w:sz w:val="22"/>
        </w:rPr>
        <w:t>VACCINES</w:t>
      </w:r>
    </w:p>
    <w:p w14:paraId="0F88CB83" w14:textId="21A52CCF" w:rsidR="00CC7F3F" w:rsidRPr="00CC7F3F" w:rsidRDefault="00CC7F3F" w:rsidP="00EA030F">
      <w:pPr>
        <w:pStyle w:val="ListParagraph"/>
        <w:numPr>
          <w:ilvl w:val="0"/>
          <w:numId w:val="67"/>
        </w:numPr>
        <w:contextualSpacing/>
        <w:rPr>
          <w:i/>
          <w:sz w:val="22"/>
        </w:rPr>
      </w:pPr>
      <w:proofErr w:type="spellStart"/>
      <w:r w:rsidRPr="00CC7F3F">
        <w:rPr>
          <w:i/>
          <w:sz w:val="22"/>
        </w:rPr>
        <w:t>Study_population</w:t>
      </w:r>
      <w:proofErr w:type="spellEnd"/>
      <w:r w:rsidR="002C1F90">
        <w:rPr>
          <w:i/>
          <w:sz w:val="22"/>
        </w:rPr>
        <w:t xml:space="preserve"> (</w:t>
      </w:r>
      <w:ins w:id="221" w:author="Hoxhaj, V. (Vjola)" w:date="2022-01-12T11:41:00Z">
        <w:r w:rsidR="00944FBB">
          <w:rPr>
            <w:i/>
            <w:sz w:val="22"/>
          </w:rPr>
          <w:t xml:space="preserve">if subpopulations are present in the data the analysis will be </w:t>
        </w:r>
        <w:proofErr w:type="spellStart"/>
        <w:r w:rsidR="00944FBB">
          <w:rPr>
            <w:i/>
            <w:sz w:val="22"/>
          </w:rPr>
          <w:t>perfomed</w:t>
        </w:r>
        <w:proofErr w:type="spellEnd"/>
        <w:r w:rsidR="00944FBB">
          <w:rPr>
            <w:i/>
            <w:sz w:val="22"/>
          </w:rPr>
          <w:t xml:space="preserve"> </w:t>
        </w:r>
      </w:ins>
      <w:r w:rsidR="002C1F90">
        <w:rPr>
          <w:i/>
          <w:sz w:val="22"/>
        </w:rPr>
        <w:t>for each subpopulation)</w:t>
      </w:r>
    </w:p>
    <w:p w14:paraId="1A690F9F" w14:textId="5DA95FCC" w:rsidR="00CC7F3F" w:rsidRDefault="00CC7F3F" w:rsidP="00F42F00">
      <w:pPr>
        <w:contextualSpacing/>
        <w:rPr>
          <w:sz w:val="22"/>
          <w:szCs w:val="22"/>
        </w:rPr>
      </w:pPr>
    </w:p>
    <w:p w14:paraId="1FFAE33A" w14:textId="6A352B95" w:rsidR="00944FBB" w:rsidRDefault="00944FBB" w:rsidP="007167A6">
      <w:pPr>
        <w:contextualSpacing/>
        <w:rPr>
          <w:ins w:id="222" w:author="Hoxhaj, V. (Vjola)" w:date="2022-01-12T11:44:00Z"/>
          <w:sz w:val="22"/>
        </w:rPr>
      </w:pPr>
      <w:ins w:id="223" w:author="Hoxhaj, V. (Vjola)" w:date="2022-01-12T12:00:00Z">
        <w:r>
          <w:rPr>
            <w:sz w:val="22"/>
          </w:rPr>
          <w:t>Procedure and the flowchart table creation</w:t>
        </w:r>
      </w:ins>
      <w:ins w:id="224" w:author="Hoxhaj, V. (Vjola)" w:date="2022-01-12T11:44:00Z">
        <w:r>
          <w:rPr>
            <w:sz w:val="22"/>
          </w:rPr>
          <w:t>:</w:t>
        </w:r>
      </w:ins>
    </w:p>
    <w:p w14:paraId="1B3B4E2C" w14:textId="49951A94" w:rsidR="00944FBB" w:rsidRDefault="00944FBB" w:rsidP="00944FBB">
      <w:pPr>
        <w:pStyle w:val="ListParagraph"/>
        <w:numPr>
          <w:ilvl w:val="0"/>
          <w:numId w:val="77"/>
        </w:numPr>
        <w:contextualSpacing/>
        <w:rPr>
          <w:ins w:id="225" w:author="Hoxhaj, V. (Vjola)" w:date="2022-01-12T11:47:00Z"/>
          <w:sz w:val="22"/>
        </w:rPr>
      </w:pPr>
      <w:ins w:id="226" w:author="Hoxhaj, V. (Vjola)" w:date="2022-01-12T11:44:00Z">
        <w:r>
          <w:rPr>
            <w:sz w:val="22"/>
          </w:rPr>
          <w:t xml:space="preserve">The MEDICINES/VACCINES table </w:t>
        </w:r>
      </w:ins>
      <w:ins w:id="227" w:author="Hoxhaj, V. (Vjola)" w:date="2022-01-12T11:47:00Z">
        <w:r>
          <w:rPr>
            <w:sz w:val="22"/>
          </w:rPr>
          <w:t>and the study population dataset are</w:t>
        </w:r>
      </w:ins>
      <w:ins w:id="228" w:author="Hoxhaj, V. (Vjola)" w:date="2022-01-12T11:44:00Z">
        <w:r>
          <w:rPr>
            <w:sz w:val="22"/>
          </w:rPr>
          <w:t xml:space="preserve"> </w:t>
        </w:r>
      </w:ins>
      <w:ins w:id="229" w:author="Hoxhaj, V. (Vjola)" w:date="2022-01-12T11:45:00Z">
        <w:r>
          <w:rPr>
            <w:sz w:val="22"/>
          </w:rPr>
          <w:t>loaded, and the original number of records</w:t>
        </w:r>
      </w:ins>
      <w:ins w:id="230" w:author="Hoxhaj, V. (Vjola)" w:date="2022-01-12T11:47:00Z">
        <w:r>
          <w:rPr>
            <w:sz w:val="22"/>
          </w:rPr>
          <w:t xml:space="preserve"> for each table</w:t>
        </w:r>
      </w:ins>
      <w:ins w:id="231" w:author="Hoxhaj, V. (Vjola)" w:date="2022-01-12T11:45:00Z">
        <w:r>
          <w:rPr>
            <w:sz w:val="22"/>
          </w:rPr>
          <w:t xml:space="preserve"> will be reported</w:t>
        </w:r>
      </w:ins>
      <w:ins w:id="232" w:author="Hoxhaj, V. (Vjola)" w:date="2022-01-12T11:46:00Z">
        <w:r>
          <w:rPr>
            <w:sz w:val="22"/>
          </w:rPr>
          <w:t>.</w:t>
        </w:r>
      </w:ins>
    </w:p>
    <w:p w14:paraId="530045DB" w14:textId="6AE79354" w:rsidR="00944FBB" w:rsidRDefault="00944FBB" w:rsidP="00944FBB">
      <w:pPr>
        <w:pStyle w:val="ListParagraph"/>
        <w:numPr>
          <w:ilvl w:val="0"/>
          <w:numId w:val="77"/>
        </w:numPr>
        <w:contextualSpacing/>
        <w:rPr>
          <w:ins w:id="233" w:author="Hoxhaj, V. (Vjola)" w:date="2022-01-12T11:48:00Z"/>
          <w:sz w:val="22"/>
        </w:rPr>
      </w:pPr>
      <w:ins w:id="234" w:author="Hoxhaj, V. (Vjola)" w:date="2022-01-12T11:47:00Z">
        <w:r>
          <w:rPr>
            <w:sz w:val="22"/>
          </w:rPr>
          <w:t xml:space="preserve">If there are </w:t>
        </w:r>
      </w:ins>
      <w:ins w:id="235" w:author="Hoxhaj, V. (Vjola)" w:date="2022-01-12T11:48:00Z">
        <w:r>
          <w:rPr>
            <w:sz w:val="22"/>
          </w:rPr>
          <w:t>records with a specific meaning to be excluded (as reported in the METADATA), those record</w:t>
        </w:r>
      </w:ins>
      <w:ins w:id="236" w:author="Hoxhaj, V. (Vjola)" w:date="2022-01-12T11:49:00Z">
        <w:r>
          <w:rPr>
            <w:sz w:val="22"/>
          </w:rPr>
          <w:t xml:space="preserve">s are </w:t>
        </w:r>
      </w:ins>
      <w:ins w:id="237" w:author="Hoxhaj, V. (Vjola)" w:date="2022-01-12T11:53:00Z">
        <w:r>
          <w:rPr>
            <w:sz w:val="22"/>
          </w:rPr>
          <w:t>removed,</w:t>
        </w:r>
      </w:ins>
      <w:ins w:id="238" w:author="Hoxhaj, V. (Vjola)" w:date="2022-01-12T11:49:00Z">
        <w:r>
          <w:rPr>
            <w:sz w:val="22"/>
          </w:rPr>
          <w:t xml:space="preserve"> and the number will be reported.</w:t>
        </w:r>
      </w:ins>
    </w:p>
    <w:p w14:paraId="0798864A" w14:textId="0B16EF79" w:rsidR="00944FBB" w:rsidRDefault="00944FBB" w:rsidP="00944FBB">
      <w:pPr>
        <w:pStyle w:val="ListParagraph"/>
        <w:numPr>
          <w:ilvl w:val="0"/>
          <w:numId w:val="77"/>
        </w:numPr>
        <w:contextualSpacing/>
        <w:rPr>
          <w:ins w:id="239" w:author="Hoxhaj, V. (Vjola)" w:date="2022-01-12T11:53:00Z"/>
          <w:sz w:val="22"/>
        </w:rPr>
      </w:pPr>
      <w:ins w:id="240" w:author="Hoxhaj, V. (Vjola)" w:date="2022-01-12T11:51:00Z">
        <w:r>
          <w:rPr>
            <w:sz w:val="22"/>
          </w:rPr>
          <w:t>The MEDICINES/VACCINES table and the study population dataset</w:t>
        </w:r>
      </w:ins>
      <w:ins w:id="241" w:author="Hoxhaj, V. (Vjola)" w:date="2022-01-12T11:50:00Z">
        <w:r>
          <w:rPr>
            <w:sz w:val="22"/>
          </w:rPr>
          <w:t xml:space="preserve"> are joined by keeping only those records for the subjects in the study population. </w:t>
        </w:r>
      </w:ins>
      <w:ins w:id="242" w:author="Hoxhaj, V. (Vjola)" w:date="2022-01-12T11:51:00Z">
        <w:r>
          <w:rPr>
            <w:sz w:val="22"/>
          </w:rPr>
          <w:t xml:space="preserve">All subjects that are present in the study population but not in the MEDICINES/VACCINES table are saved </w:t>
        </w:r>
      </w:ins>
      <w:ins w:id="243" w:author="Hoxhaj, V. (Vjola)" w:date="2022-01-12T11:52:00Z">
        <w:r>
          <w:rPr>
            <w:sz w:val="22"/>
          </w:rPr>
          <w:t>and will be used to calculate medicines/vaccine exposure rates.</w:t>
        </w:r>
      </w:ins>
      <w:ins w:id="244" w:author="Hoxhaj, V. (Vjola)" w:date="2022-01-12T11:53:00Z">
        <w:r>
          <w:rPr>
            <w:sz w:val="22"/>
          </w:rPr>
          <w:t xml:space="preserve"> The number of these subjects will be reported.</w:t>
        </w:r>
      </w:ins>
    </w:p>
    <w:p w14:paraId="09EDBB8B" w14:textId="028CF5BC" w:rsidR="00944FBB" w:rsidRDefault="00944FBB" w:rsidP="00944FBB">
      <w:pPr>
        <w:pStyle w:val="ListParagraph"/>
        <w:numPr>
          <w:ilvl w:val="0"/>
          <w:numId w:val="77"/>
        </w:numPr>
        <w:contextualSpacing/>
        <w:rPr>
          <w:ins w:id="245" w:author="Hoxhaj, V. (Vjola)" w:date="2022-01-12T11:55:00Z"/>
          <w:sz w:val="22"/>
        </w:rPr>
      </w:pPr>
      <w:ins w:id="246" w:author="Hoxhaj, V. (Vjola)" w:date="2022-01-12T11:54:00Z">
        <w:r>
          <w:rPr>
            <w:sz w:val="22"/>
          </w:rPr>
          <w:t xml:space="preserve">All records that are outside the study period (before </w:t>
        </w:r>
        <w:proofErr w:type="spellStart"/>
        <w:r>
          <w:rPr>
            <w:sz w:val="22"/>
          </w:rPr>
          <w:t>start_follow_up</w:t>
        </w:r>
        <w:proofErr w:type="spellEnd"/>
        <w:r>
          <w:rPr>
            <w:sz w:val="22"/>
          </w:rPr>
          <w:t xml:space="preserve"> or after </w:t>
        </w:r>
        <w:proofErr w:type="spellStart"/>
        <w:r>
          <w:rPr>
            <w:sz w:val="22"/>
          </w:rPr>
          <w:t>end_follow_up</w:t>
        </w:r>
        <w:proofErr w:type="spellEnd"/>
        <w:r>
          <w:rPr>
            <w:sz w:val="22"/>
          </w:rPr>
          <w:t>) will be excluded. Number of records excluded is reported.</w:t>
        </w:r>
      </w:ins>
    </w:p>
    <w:p w14:paraId="74BBE69D" w14:textId="373D9064" w:rsidR="00944FBB" w:rsidRDefault="00944FBB" w:rsidP="00944FBB">
      <w:pPr>
        <w:pStyle w:val="ListParagraph"/>
        <w:numPr>
          <w:ilvl w:val="0"/>
          <w:numId w:val="77"/>
        </w:numPr>
        <w:contextualSpacing/>
        <w:rPr>
          <w:ins w:id="247" w:author="Hoxhaj, V. (Vjola)" w:date="2022-01-12T11:55:00Z"/>
          <w:sz w:val="22"/>
        </w:rPr>
      </w:pPr>
      <w:ins w:id="248" w:author="Hoxhaj, V. (Vjola)" w:date="2022-01-12T11:55:00Z">
        <w:r>
          <w:rPr>
            <w:sz w:val="22"/>
          </w:rPr>
          <w:t>All records with empty meaning variable are excluded and reported.</w:t>
        </w:r>
      </w:ins>
    </w:p>
    <w:p w14:paraId="271F4162" w14:textId="4D7F4ED1" w:rsidR="00944FBB" w:rsidRDefault="00944FBB" w:rsidP="00944FBB">
      <w:pPr>
        <w:pStyle w:val="ListParagraph"/>
        <w:numPr>
          <w:ilvl w:val="0"/>
          <w:numId w:val="77"/>
        </w:numPr>
        <w:contextualSpacing/>
        <w:rPr>
          <w:ins w:id="249" w:author="Hoxhaj, V. (Vjola)" w:date="2022-01-12T11:57:00Z"/>
          <w:sz w:val="22"/>
        </w:rPr>
      </w:pPr>
      <w:ins w:id="250" w:author="Hoxhaj, V. (Vjola)" w:date="2022-01-12T11:56:00Z">
        <w:r>
          <w:rPr>
            <w:sz w:val="22"/>
          </w:rPr>
          <w:t>All</w:t>
        </w:r>
      </w:ins>
      <w:ins w:id="251" w:author="Hoxhaj, V. (Vjola)" w:date="2022-01-12T11:55:00Z">
        <w:r>
          <w:rPr>
            <w:sz w:val="22"/>
          </w:rPr>
          <w:t xml:space="preserve"> r</w:t>
        </w:r>
      </w:ins>
      <w:ins w:id="252" w:author="Hoxhaj, V. (Vjola)" w:date="2022-01-12T11:56:00Z">
        <w:r>
          <w:rPr>
            <w:sz w:val="22"/>
          </w:rPr>
          <w:t xml:space="preserve">ecords with values unknown or other for the </w:t>
        </w:r>
        <w:proofErr w:type="spellStart"/>
        <w:r>
          <w:rPr>
            <w:sz w:val="22"/>
          </w:rPr>
          <w:t>sex_at_creation_variable</w:t>
        </w:r>
      </w:ins>
      <w:proofErr w:type="spellEnd"/>
      <w:ins w:id="253" w:author="Hoxhaj, V. (Vjola)" w:date="2022-01-12T11:58:00Z">
        <w:r>
          <w:rPr>
            <w:sz w:val="22"/>
          </w:rPr>
          <w:t>,</w:t>
        </w:r>
      </w:ins>
      <w:ins w:id="254" w:author="Hoxhaj, V. (Vjola)" w:date="2022-01-12T11:56:00Z">
        <w:r>
          <w:rPr>
            <w:sz w:val="22"/>
          </w:rPr>
          <w:t xml:space="preserve"> </w:t>
        </w:r>
      </w:ins>
      <w:ins w:id="255" w:author="Hoxhaj, V. (Vjola)" w:date="2022-01-12T11:58:00Z">
        <w:r>
          <w:rPr>
            <w:sz w:val="22"/>
          </w:rPr>
          <w:t xml:space="preserve">are </w:t>
        </w:r>
      </w:ins>
      <w:ins w:id="256" w:author="Hoxhaj, V. (Vjola)" w:date="2022-01-12T11:56:00Z">
        <w:r>
          <w:rPr>
            <w:sz w:val="22"/>
          </w:rPr>
          <w:t>excluded and the number is r</w:t>
        </w:r>
      </w:ins>
      <w:ins w:id="257" w:author="Hoxhaj, V. (Vjola)" w:date="2022-01-12T11:57:00Z">
        <w:r>
          <w:rPr>
            <w:sz w:val="22"/>
          </w:rPr>
          <w:t>eported.</w:t>
        </w:r>
      </w:ins>
    </w:p>
    <w:p w14:paraId="367D2823" w14:textId="77777777" w:rsidR="00944FBB" w:rsidRDefault="00944FBB" w:rsidP="00944FBB">
      <w:pPr>
        <w:pStyle w:val="ListParagraph"/>
        <w:numPr>
          <w:ilvl w:val="0"/>
          <w:numId w:val="77"/>
        </w:numPr>
        <w:contextualSpacing/>
        <w:rPr>
          <w:ins w:id="258" w:author="Hoxhaj, V. (Vjola)" w:date="2022-01-12T11:58:00Z"/>
          <w:sz w:val="22"/>
        </w:rPr>
      </w:pPr>
      <w:ins w:id="259" w:author="Hoxhaj, V. (Vjola)" w:date="2022-01-12T11:57:00Z">
        <w:r>
          <w:rPr>
            <w:sz w:val="22"/>
          </w:rPr>
          <w:t>All the ex</w:t>
        </w:r>
      </w:ins>
      <w:ins w:id="260" w:author="Hoxhaj, V. (Vjola)" w:date="2022-01-12T11:58:00Z">
        <w:r>
          <w:rPr>
            <w:sz w:val="22"/>
          </w:rPr>
          <w:t>clusions will be reported in the flowchart table in the markdown report.</w:t>
        </w:r>
      </w:ins>
    </w:p>
    <w:p w14:paraId="4FD90C64" w14:textId="0219FEC7" w:rsidR="00944FBB" w:rsidRPr="00944FBB" w:rsidRDefault="00944FBB" w:rsidP="00944FBB">
      <w:pPr>
        <w:ind w:left="360"/>
        <w:contextualSpacing/>
        <w:rPr>
          <w:ins w:id="261" w:author="Hoxhaj, V. (Vjola)" w:date="2022-01-12T11:45:00Z"/>
          <w:sz w:val="22"/>
        </w:rPr>
      </w:pPr>
    </w:p>
    <w:p w14:paraId="79906924" w14:textId="4B7D4633" w:rsidR="00CC7F3F" w:rsidRPr="007167A6" w:rsidRDefault="00CC7F3F" w:rsidP="007167A6">
      <w:pPr>
        <w:contextualSpacing/>
        <w:rPr>
          <w:i/>
          <w:sz w:val="22"/>
        </w:rPr>
      </w:pPr>
      <w:r w:rsidRPr="007167A6">
        <w:rPr>
          <w:sz w:val="22"/>
        </w:rPr>
        <w:t xml:space="preserve">Select from </w:t>
      </w:r>
      <w:r w:rsidRPr="007167A6">
        <w:rPr>
          <w:color w:val="1F497D" w:themeColor="text2"/>
          <w:sz w:val="22"/>
        </w:rPr>
        <w:t xml:space="preserve">MEDICINES </w:t>
      </w:r>
      <w:r w:rsidR="00196E03" w:rsidRPr="007167A6">
        <w:rPr>
          <w:color w:val="1F497D" w:themeColor="text2"/>
          <w:sz w:val="22"/>
        </w:rPr>
        <w:t xml:space="preserve">and VACCINES </w:t>
      </w:r>
      <w:r w:rsidRPr="007167A6">
        <w:rPr>
          <w:sz w:val="22"/>
        </w:rPr>
        <w:t xml:space="preserve">table all the records between </w:t>
      </w:r>
      <w:r w:rsidRPr="007167A6">
        <w:rPr>
          <w:i/>
          <w:sz w:val="22"/>
        </w:rPr>
        <w:t xml:space="preserve">Start_study_fup-365 and </w:t>
      </w:r>
      <w:proofErr w:type="spellStart"/>
      <w:r w:rsidRPr="007167A6">
        <w:rPr>
          <w:i/>
          <w:sz w:val="22"/>
        </w:rPr>
        <w:t>End_study_fup</w:t>
      </w:r>
      <w:proofErr w:type="spellEnd"/>
      <w:r w:rsidRPr="007167A6">
        <w:rPr>
          <w:i/>
          <w:sz w:val="22"/>
        </w:rPr>
        <w:t xml:space="preserve"> linked on </w:t>
      </w:r>
      <w:proofErr w:type="spellStart"/>
      <w:r w:rsidRPr="007167A6">
        <w:rPr>
          <w:i/>
          <w:sz w:val="22"/>
        </w:rPr>
        <w:t>person_id</w:t>
      </w:r>
      <w:proofErr w:type="spellEnd"/>
      <w:r w:rsidRPr="007167A6">
        <w:rPr>
          <w:i/>
          <w:sz w:val="22"/>
        </w:rPr>
        <w:t xml:space="preserve">, in </w:t>
      </w:r>
      <w:proofErr w:type="spellStart"/>
      <w:r w:rsidRPr="007167A6">
        <w:rPr>
          <w:i/>
          <w:sz w:val="22"/>
        </w:rPr>
        <w:t>Study_population</w:t>
      </w:r>
      <w:proofErr w:type="spellEnd"/>
      <w:r w:rsidRPr="007167A6">
        <w:rPr>
          <w:i/>
          <w:sz w:val="22"/>
        </w:rPr>
        <w:t xml:space="preserve"> and copy resulting records to </w:t>
      </w:r>
      <w:proofErr w:type="spellStart"/>
      <w:r w:rsidRPr="007167A6">
        <w:rPr>
          <w:i/>
          <w:sz w:val="22"/>
        </w:rPr>
        <w:t>medicines_study</w:t>
      </w:r>
      <w:proofErr w:type="spellEnd"/>
      <w:r w:rsidRPr="007167A6">
        <w:rPr>
          <w:i/>
          <w:sz w:val="22"/>
        </w:rPr>
        <w:t xml:space="preserve"> table</w:t>
      </w:r>
    </w:p>
    <w:p w14:paraId="7E6CBF8B" w14:textId="2CFD37DA" w:rsidR="00CC7F3F" w:rsidRDefault="00CC7F3F" w:rsidP="00F42F00">
      <w:pPr>
        <w:contextualSpacing/>
        <w:rPr>
          <w:sz w:val="22"/>
          <w:szCs w:val="22"/>
        </w:rPr>
      </w:pPr>
    </w:p>
    <w:p w14:paraId="09545F85" w14:textId="23596B65" w:rsidR="00CC7F3F" w:rsidRPr="00671288" w:rsidRDefault="00CC7F3F" w:rsidP="00F42F00">
      <w:pPr>
        <w:contextualSpacing/>
        <w:rPr>
          <w:b/>
          <w:sz w:val="22"/>
          <w:szCs w:val="22"/>
        </w:rPr>
      </w:pPr>
      <w:r w:rsidRPr="00671288">
        <w:rPr>
          <w:b/>
          <w:sz w:val="22"/>
          <w:szCs w:val="22"/>
        </w:rPr>
        <w:t xml:space="preserve">Produce </w:t>
      </w:r>
      <w:r w:rsidR="00671288" w:rsidRPr="00671288">
        <w:rPr>
          <w:b/>
          <w:sz w:val="22"/>
          <w:szCs w:val="22"/>
        </w:rPr>
        <w:t>following counts</w:t>
      </w:r>
      <w:r w:rsidR="00671288">
        <w:rPr>
          <w:b/>
          <w:sz w:val="22"/>
          <w:szCs w:val="22"/>
        </w:rPr>
        <w:t xml:space="preserve"> in a log so that we can observe the deletions</w:t>
      </w:r>
    </w:p>
    <w:p w14:paraId="1927B934" w14:textId="72BB4339" w:rsidR="00CC7F3F" w:rsidRPr="00671288" w:rsidRDefault="00CC7F3F" w:rsidP="00EA030F">
      <w:pPr>
        <w:pStyle w:val="ListParagraph"/>
        <w:numPr>
          <w:ilvl w:val="0"/>
          <w:numId w:val="68"/>
        </w:numPr>
        <w:contextualSpacing/>
        <w:rPr>
          <w:sz w:val="22"/>
        </w:rPr>
      </w:pPr>
      <w:r w:rsidRPr="00671288">
        <w:rPr>
          <w:sz w:val="22"/>
        </w:rPr>
        <w:t xml:space="preserve">Count # records in MEDICINES </w:t>
      </w:r>
      <w:r w:rsidR="005A566F">
        <w:rPr>
          <w:sz w:val="22"/>
        </w:rPr>
        <w:t>&amp; V</w:t>
      </w:r>
      <w:r w:rsidR="00681D16">
        <w:rPr>
          <w:sz w:val="22"/>
        </w:rPr>
        <w:t>ACCINES</w:t>
      </w:r>
      <w:r w:rsidR="005A566F">
        <w:rPr>
          <w:sz w:val="22"/>
        </w:rPr>
        <w:t xml:space="preserve"> </w:t>
      </w:r>
      <w:r w:rsidRPr="00671288">
        <w:rPr>
          <w:sz w:val="22"/>
        </w:rPr>
        <w:t>table</w:t>
      </w:r>
    </w:p>
    <w:p w14:paraId="61FD3FBA" w14:textId="1A0C9569" w:rsidR="00CC7F3F" w:rsidRPr="00671288" w:rsidRDefault="00CC7F3F" w:rsidP="00EA030F">
      <w:pPr>
        <w:pStyle w:val="ListParagraph"/>
        <w:numPr>
          <w:ilvl w:val="0"/>
          <w:numId w:val="68"/>
        </w:numPr>
        <w:contextualSpacing/>
        <w:rPr>
          <w:sz w:val="22"/>
        </w:rPr>
      </w:pPr>
      <w:r w:rsidRPr="00671288">
        <w:rPr>
          <w:sz w:val="22"/>
        </w:rPr>
        <w:t xml:space="preserve">Count # records in MEDICINES </w:t>
      </w:r>
      <w:r w:rsidR="005A566F">
        <w:rPr>
          <w:sz w:val="22"/>
        </w:rPr>
        <w:t xml:space="preserve">&amp; VACCINES </w:t>
      </w:r>
      <w:r w:rsidRPr="00671288">
        <w:rPr>
          <w:sz w:val="22"/>
        </w:rPr>
        <w:t xml:space="preserve">table for </w:t>
      </w:r>
      <w:proofErr w:type="spellStart"/>
      <w:r w:rsidRPr="00671288">
        <w:rPr>
          <w:i/>
          <w:sz w:val="22"/>
        </w:rPr>
        <w:t>Study_population</w:t>
      </w:r>
      <w:proofErr w:type="spellEnd"/>
      <w:r w:rsidRPr="00671288">
        <w:rPr>
          <w:sz w:val="22"/>
        </w:rPr>
        <w:t xml:space="preserve"> (independent of time)</w:t>
      </w:r>
    </w:p>
    <w:p w14:paraId="0EEE8E62" w14:textId="30874408" w:rsidR="00CC7F3F" w:rsidRPr="00671288" w:rsidRDefault="00CC7F3F" w:rsidP="00EA030F">
      <w:pPr>
        <w:pStyle w:val="ListParagraph"/>
        <w:numPr>
          <w:ilvl w:val="0"/>
          <w:numId w:val="68"/>
        </w:numPr>
        <w:contextualSpacing/>
        <w:rPr>
          <w:sz w:val="22"/>
        </w:rPr>
      </w:pPr>
      <w:r w:rsidRPr="00671288">
        <w:rPr>
          <w:sz w:val="22"/>
        </w:rPr>
        <w:t xml:space="preserve">Count # records in </w:t>
      </w:r>
      <w:proofErr w:type="spellStart"/>
      <w:r w:rsidRPr="00671288">
        <w:rPr>
          <w:i/>
          <w:sz w:val="22"/>
        </w:rPr>
        <w:t>Medicines_study_table</w:t>
      </w:r>
      <w:proofErr w:type="spellEnd"/>
      <w:r w:rsidRPr="00671288">
        <w:rPr>
          <w:sz w:val="22"/>
        </w:rPr>
        <w:t xml:space="preserve"> for </w:t>
      </w:r>
      <w:proofErr w:type="spellStart"/>
      <w:r w:rsidRPr="00671288">
        <w:rPr>
          <w:i/>
          <w:sz w:val="22"/>
        </w:rPr>
        <w:t>Study_population</w:t>
      </w:r>
      <w:proofErr w:type="spellEnd"/>
      <w:r w:rsidRPr="00671288">
        <w:rPr>
          <w:sz w:val="22"/>
        </w:rPr>
        <w:t xml:space="preserve"> </w:t>
      </w:r>
    </w:p>
    <w:p w14:paraId="111F0FC1" w14:textId="0B082C73" w:rsidR="00CC7F3F" w:rsidRPr="00671288" w:rsidRDefault="00671288" w:rsidP="00EA030F">
      <w:pPr>
        <w:pStyle w:val="ListParagraph"/>
        <w:numPr>
          <w:ilvl w:val="0"/>
          <w:numId w:val="68"/>
        </w:numPr>
        <w:contextualSpacing/>
        <w:rPr>
          <w:sz w:val="22"/>
        </w:rPr>
      </w:pPr>
      <w:r w:rsidRPr="00671288">
        <w:rPr>
          <w:sz w:val="22"/>
        </w:rPr>
        <w:t>Count # empty</w:t>
      </w:r>
      <w:r>
        <w:rPr>
          <w:sz w:val="22"/>
        </w:rPr>
        <w:t xml:space="preserve"> </w:t>
      </w:r>
      <w:r w:rsidRPr="00671288">
        <w:rPr>
          <w:sz w:val="22"/>
        </w:rPr>
        <w:t>(</w:t>
      </w:r>
      <w:proofErr w:type="spellStart"/>
      <w:r w:rsidRPr="00671288">
        <w:rPr>
          <w:sz w:val="22"/>
        </w:rPr>
        <w:t>product_atc_code</w:t>
      </w:r>
      <w:proofErr w:type="spellEnd"/>
      <w:r w:rsidRPr="00671288">
        <w:rPr>
          <w:sz w:val="22"/>
        </w:rPr>
        <w:t xml:space="preserve">) in </w:t>
      </w:r>
      <w:proofErr w:type="spellStart"/>
      <w:r w:rsidRPr="00671288">
        <w:rPr>
          <w:i/>
          <w:sz w:val="22"/>
        </w:rPr>
        <w:t>Medicines_study_table</w:t>
      </w:r>
      <w:proofErr w:type="spellEnd"/>
    </w:p>
    <w:p w14:paraId="2060C138" w14:textId="00323877" w:rsidR="00671288" w:rsidRPr="007B732D" w:rsidRDefault="00671288" w:rsidP="00EA030F">
      <w:pPr>
        <w:pStyle w:val="ListParagraph"/>
        <w:numPr>
          <w:ilvl w:val="0"/>
          <w:numId w:val="68"/>
        </w:numPr>
        <w:contextualSpacing/>
        <w:rPr>
          <w:sz w:val="22"/>
        </w:rPr>
      </w:pPr>
      <w:r w:rsidRPr="00671288">
        <w:rPr>
          <w:sz w:val="22"/>
        </w:rPr>
        <w:t xml:space="preserve">Count # </w:t>
      </w:r>
      <w:proofErr w:type="spellStart"/>
      <w:r>
        <w:rPr>
          <w:sz w:val="22"/>
        </w:rPr>
        <w:t>substr</w:t>
      </w:r>
      <w:proofErr w:type="spellEnd"/>
      <w:r>
        <w:rPr>
          <w:sz w:val="22"/>
        </w:rPr>
        <w:t xml:space="preserve"> </w:t>
      </w:r>
      <w:r w:rsidRPr="00671288">
        <w:rPr>
          <w:sz w:val="22"/>
        </w:rPr>
        <w:t>(</w:t>
      </w:r>
      <w:proofErr w:type="spellStart"/>
      <w:r w:rsidRPr="00671288">
        <w:rPr>
          <w:sz w:val="22"/>
        </w:rPr>
        <w:t>product_atc_code</w:t>
      </w:r>
      <w:proofErr w:type="spellEnd"/>
      <w:r>
        <w:rPr>
          <w:sz w:val="22"/>
        </w:rPr>
        <w:t>, 5,</w:t>
      </w:r>
      <w:proofErr w:type="gramStart"/>
      <w:r>
        <w:rPr>
          <w:sz w:val="22"/>
        </w:rPr>
        <w:t>2</w:t>
      </w:r>
      <w:r w:rsidRPr="00671288">
        <w:rPr>
          <w:sz w:val="22"/>
        </w:rPr>
        <w:t>)</w:t>
      </w:r>
      <w:r>
        <w:rPr>
          <w:sz w:val="22"/>
        </w:rPr>
        <w:t>=</w:t>
      </w:r>
      <w:proofErr w:type="gramEnd"/>
      <w:r>
        <w:rPr>
          <w:sz w:val="22"/>
        </w:rPr>
        <w:t xml:space="preserve">’ </w:t>
      </w:r>
      <w:r w:rsidR="002C1F90">
        <w:rPr>
          <w:sz w:val="22"/>
        </w:rPr>
        <w:t>‘</w:t>
      </w:r>
      <w:r w:rsidRPr="00671288">
        <w:rPr>
          <w:sz w:val="22"/>
        </w:rPr>
        <w:t xml:space="preserve"> in </w:t>
      </w:r>
      <w:proofErr w:type="spellStart"/>
      <w:r w:rsidRPr="00671288">
        <w:rPr>
          <w:i/>
          <w:sz w:val="22"/>
        </w:rPr>
        <w:t>Medicines_study_table</w:t>
      </w:r>
      <w:proofErr w:type="spellEnd"/>
      <w:r>
        <w:rPr>
          <w:i/>
          <w:sz w:val="22"/>
        </w:rPr>
        <w:t xml:space="preserve"> (incomplete ATC codes)</w:t>
      </w:r>
    </w:p>
    <w:p w14:paraId="3A627D38" w14:textId="1368F321" w:rsidR="007B732D" w:rsidRPr="00671288" w:rsidRDefault="007B732D" w:rsidP="00EA030F">
      <w:pPr>
        <w:pStyle w:val="ListParagraph"/>
        <w:numPr>
          <w:ilvl w:val="0"/>
          <w:numId w:val="68"/>
        </w:numPr>
        <w:contextualSpacing/>
        <w:rPr>
          <w:sz w:val="22"/>
        </w:rPr>
      </w:pPr>
      <w:r>
        <w:rPr>
          <w:sz w:val="22"/>
        </w:rPr>
        <w:t>Calculate % of incomplete 7 level ATC =e/c</w:t>
      </w:r>
    </w:p>
    <w:p w14:paraId="64439AC6" w14:textId="24D64267" w:rsidR="00671288" w:rsidRPr="00671288" w:rsidRDefault="00671288" w:rsidP="00EA030F">
      <w:pPr>
        <w:pStyle w:val="ListParagraph"/>
        <w:numPr>
          <w:ilvl w:val="0"/>
          <w:numId w:val="68"/>
        </w:numPr>
        <w:contextualSpacing/>
        <w:rPr>
          <w:sz w:val="22"/>
        </w:rPr>
      </w:pPr>
      <w:r w:rsidRPr="00671288">
        <w:rPr>
          <w:sz w:val="22"/>
        </w:rPr>
        <w:t xml:space="preserve">Count # </w:t>
      </w:r>
      <w:proofErr w:type="spellStart"/>
      <w:r>
        <w:rPr>
          <w:sz w:val="22"/>
        </w:rPr>
        <w:t>substr</w:t>
      </w:r>
      <w:proofErr w:type="spellEnd"/>
      <w:r>
        <w:rPr>
          <w:sz w:val="22"/>
        </w:rPr>
        <w:t xml:space="preserve"> </w:t>
      </w:r>
      <w:r w:rsidRPr="00671288">
        <w:rPr>
          <w:sz w:val="22"/>
        </w:rPr>
        <w:t>(</w:t>
      </w:r>
      <w:proofErr w:type="spellStart"/>
      <w:r w:rsidRPr="00671288">
        <w:rPr>
          <w:sz w:val="22"/>
        </w:rPr>
        <w:t>product_atc_code</w:t>
      </w:r>
      <w:proofErr w:type="spellEnd"/>
      <w:r>
        <w:rPr>
          <w:sz w:val="22"/>
        </w:rPr>
        <w:t>, 3,</w:t>
      </w:r>
      <w:proofErr w:type="gramStart"/>
      <w:r>
        <w:rPr>
          <w:sz w:val="22"/>
        </w:rPr>
        <w:t>4</w:t>
      </w:r>
      <w:r w:rsidRPr="00671288">
        <w:rPr>
          <w:sz w:val="22"/>
        </w:rPr>
        <w:t>)</w:t>
      </w:r>
      <w:r>
        <w:rPr>
          <w:sz w:val="22"/>
        </w:rPr>
        <w:t>=</w:t>
      </w:r>
      <w:proofErr w:type="gramEnd"/>
      <w:r>
        <w:rPr>
          <w:sz w:val="22"/>
        </w:rPr>
        <w:t>’ ‘</w:t>
      </w:r>
      <w:r w:rsidRPr="00671288">
        <w:rPr>
          <w:sz w:val="22"/>
        </w:rPr>
        <w:t xml:space="preserve"> in </w:t>
      </w:r>
      <w:proofErr w:type="spellStart"/>
      <w:r w:rsidRPr="00671288">
        <w:rPr>
          <w:i/>
          <w:sz w:val="22"/>
        </w:rPr>
        <w:t>Medicines_study_table</w:t>
      </w:r>
      <w:proofErr w:type="spellEnd"/>
      <w:r>
        <w:rPr>
          <w:i/>
          <w:sz w:val="22"/>
        </w:rPr>
        <w:t>(incomplete ATC codes)</w:t>
      </w:r>
    </w:p>
    <w:p w14:paraId="0A41D5ED" w14:textId="5E4C286C" w:rsidR="007B732D" w:rsidRPr="00671288" w:rsidRDefault="007B732D" w:rsidP="00EA030F">
      <w:pPr>
        <w:pStyle w:val="ListParagraph"/>
        <w:numPr>
          <w:ilvl w:val="0"/>
          <w:numId w:val="68"/>
        </w:numPr>
        <w:contextualSpacing/>
        <w:rPr>
          <w:sz w:val="22"/>
        </w:rPr>
      </w:pPr>
      <w:r>
        <w:rPr>
          <w:sz w:val="22"/>
        </w:rPr>
        <w:t>Calculate % of incomplete 5 level ATC =g/c</w:t>
      </w:r>
    </w:p>
    <w:p w14:paraId="0DAE3441" w14:textId="77777777" w:rsidR="007B732D" w:rsidRDefault="007B732D" w:rsidP="007B732D">
      <w:pPr>
        <w:contextualSpacing/>
        <w:rPr>
          <w:i/>
          <w:sz w:val="22"/>
          <w:szCs w:val="22"/>
        </w:rPr>
      </w:pPr>
    </w:p>
    <w:p w14:paraId="6F174FB1" w14:textId="03C3BDB2" w:rsidR="007B732D" w:rsidRPr="007B732D" w:rsidRDefault="007B732D" w:rsidP="007B732D">
      <w:pPr>
        <w:contextualSpacing/>
        <w:rPr>
          <w:b/>
          <w:i/>
          <w:sz w:val="22"/>
        </w:rPr>
      </w:pPr>
      <w:r w:rsidRPr="007B732D">
        <w:rPr>
          <w:b/>
          <w:sz w:val="22"/>
        </w:rPr>
        <w:t>Add from</w:t>
      </w:r>
      <w:r w:rsidRPr="007B732D">
        <w:rPr>
          <w:b/>
          <w:i/>
          <w:sz w:val="22"/>
        </w:rPr>
        <w:t xml:space="preserve"> </w:t>
      </w:r>
      <w:proofErr w:type="spellStart"/>
      <w:r w:rsidRPr="007B732D">
        <w:rPr>
          <w:b/>
          <w:i/>
          <w:sz w:val="22"/>
        </w:rPr>
        <w:t>Study_population</w:t>
      </w:r>
      <w:proofErr w:type="spellEnd"/>
      <w:r w:rsidRPr="007B732D">
        <w:rPr>
          <w:b/>
          <w:i/>
          <w:sz w:val="22"/>
        </w:rPr>
        <w:t xml:space="preserve"> the variable </w:t>
      </w:r>
      <w:proofErr w:type="spellStart"/>
      <w:r w:rsidRPr="007B732D">
        <w:rPr>
          <w:b/>
          <w:i/>
          <w:sz w:val="22"/>
        </w:rPr>
        <w:t>sex_at_instance_creation</w:t>
      </w:r>
      <w:proofErr w:type="spellEnd"/>
      <w:r w:rsidRPr="007B732D">
        <w:rPr>
          <w:b/>
          <w:i/>
          <w:sz w:val="22"/>
        </w:rPr>
        <w:t xml:space="preserve"> to </w:t>
      </w:r>
      <w:proofErr w:type="spellStart"/>
      <w:r w:rsidRPr="007B732D">
        <w:rPr>
          <w:b/>
          <w:i/>
          <w:sz w:val="22"/>
        </w:rPr>
        <w:t>Medicines_study</w:t>
      </w:r>
      <w:proofErr w:type="spellEnd"/>
      <w:r w:rsidR="00862AFA">
        <w:rPr>
          <w:b/>
          <w:i/>
          <w:sz w:val="22"/>
        </w:rPr>
        <w:t xml:space="preserve"> </w:t>
      </w:r>
      <w:r w:rsidRPr="007B732D">
        <w:rPr>
          <w:b/>
          <w:i/>
          <w:sz w:val="22"/>
        </w:rPr>
        <w:t xml:space="preserve">table and the </w:t>
      </w:r>
      <w:proofErr w:type="spellStart"/>
      <w:r w:rsidRPr="007B732D">
        <w:rPr>
          <w:b/>
          <w:i/>
          <w:sz w:val="22"/>
        </w:rPr>
        <w:t>date_of_birth</w:t>
      </w:r>
      <w:proofErr w:type="spellEnd"/>
      <w:r w:rsidRPr="007B732D">
        <w:rPr>
          <w:b/>
          <w:i/>
          <w:sz w:val="22"/>
        </w:rPr>
        <w:t xml:space="preserve">. </w:t>
      </w:r>
      <w:r w:rsidRPr="007B732D">
        <w:rPr>
          <w:b/>
          <w:sz w:val="22"/>
        </w:rPr>
        <w:t>Calculate the</w:t>
      </w:r>
      <w:r w:rsidRPr="007B732D">
        <w:rPr>
          <w:b/>
          <w:i/>
          <w:sz w:val="22"/>
        </w:rPr>
        <w:t xml:space="preserve"> </w:t>
      </w:r>
      <w:proofErr w:type="spellStart"/>
      <w:r w:rsidRPr="007B732D">
        <w:rPr>
          <w:b/>
          <w:i/>
          <w:sz w:val="22"/>
        </w:rPr>
        <w:t>age_at_study_start</w:t>
      </w:r>
      <w:proofErr w:type="spellEnd"/>
      <w:r w:rsidRPr="007B732D">
        <w:rPr>
          <w:b/>
          <w:i/>
          <w:sz w:val="22"/>
        </w:rPr>
        <w:t xml:space="preserve"> (</w:t>
      </w:r>
      <w:proofErr w:type="spellStart"/>
      <w:r w:rsidRPr="007B732D">
        <w:rPr>
          <w:b/>
          <w:i/>
          <w:sz w:val="22"/>
        </w:rPr>
        <w:t>start_study_fup-date_of_birth</w:t>
      </w:r>
      <w:proofErr w:type="spellEnd"/>
      <w:r w:rsidRPr="007B732D">
        <w:rPr>
          <w:b/>
          <w:i/>
          <w:sz w:val="22"/>
        </w:rPr>
        <w:t>)/365.25</w:t>
      </w:r>
    </w:p>
    <w:p w14:paraId="6AE26E3D" w14:textId="6C592E56" w:rsidR="00671288" w:rsidRPr="007B732D" w:rsidRDefault="00671288" w:rsidP="00671288">
      <w:pPr>
        <w:contextualSpacing/>
        <w:rPr>
          <w:b/>
          <w:sz w:val="22"/>
        </w:rPr>
      </w:pPr>
    </w:p>
    <w:p w14:paraId="34538EF5" w14:textId="4C80295D" w:rsidR="007B732D" w:rsidRDefault="007B732D" w:rsidP="00671288">
      <w:pPr>
        <w:contextualSpacing/>
        <w:rPr>
          <w:sz w:val="22"/>
        </w:rPr>
      </w:pPr>
    </w:p>
    <w:p w14:paraId="32C08BA0" w14:textId="26270E76" w:rsidR="007167A6" w:rsidRPr="002C1F90" w:rsidRDefault="007167A6" w:rsidP="007167A6">
      <w:pPr>
        <w:contextualSpacing/>
        <w:rPr>
          <w:i/>
          <w:color w:val="E36C0A" w:themeColor="accent6" w:themeShade="BF"/>
          <w:sz w:val="22"/>
          <w:szCs w:val="22"/>
        </w:rPr>
      </w:pPr>
      <w:r w:rsidRPr="002C1F90">
        <w:rPr>
          <w:i/>
          <w:color w:val="E36C0A" w:themeColor="accent6" w:themeShade="BF"/>
          <w:sz w:val="22"/>
          <w:szCs w:val="22"/>
        </w:rPr>
        <w:t>Question: are all the drug classes that were asked for present across time?</w:t>
      </w:r>
    </w:p>
    <w:p w14:paraId="6BBFA8ED" w14:textId="77777777" w:rsidR="007167A6" w:rsidRPr="00671288" w:rsidRDefault="007167A6" w:rsidP="00671288">
      <w:pPr>
        <w:contextualSpacing/>
        <w:rPr>
          <w:sz w:val="22"/>
        </w:rPr>
      </w:pPr>
    </w:p>
    <w:p w14:paraId="396DA56C" w14:textId="17609F1A" w:rsidR="002C1F90" w:rsidRDefault="00671288" w:rsidP="00F42F00">
      <w:pPr>
        <w:contextualSpacing/>
        <w:rPr>
          <w:i/>
          <w:sz w:val="22"/>
          <w:szCs w:val="22"/>
        </w:rPr>
      </w:pPr>
      <w:r w:rsidRPr="00671288">
        <w:rPr>
          <w:i/>
          <w:sz w:val="22"/>
          <w:szCs w:val="22"/>
        </w:rPr>
        <w:t>D4 output table 10</w:t>
      </w:r>
      <w:r>
        <w:rPr>
          <w:i/>
          <w:sz w:val="22"/>
          <w:szCs w:val="22"/>
        </w:rPr>
        <w:t xml:space="preserve">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by ATC </w:t>
      </w:r>
      <w:r w:rsidR="0063050B">
        <w:rPr>
          <w:i/>
          <w:sz w:val="22"/>
          <w:szCs w:val="22"/>
        </w:rPr>
        <w:t>1</w:t>
      </w:r>
      <w:r>
        <w:rPr>
          <w:i/>
          <w:sz w:val="22"/>
          <w:szCs w:val="22"/>
        </w:rPr>
        <w:t xml:space="preserve"> level in the study population by year of dispensing/prescribing and by </w:t>
      </w:r>
      <w:proofErr w:type="spellStart"/>
      <w:r>
        <w:rPr>
          <w:i/>
          <w:sz w:val="22"/>
          <w:szCs w:val="22"/>
        </w:rPr>
        <w:t>meaning_of_drug_record</w:t>
      </w:r>
      <w:proofErr w:type="spellEnd"/>
    </w:p>
    <w:p w14:paraId="0082BBD2" w14:textId="77777777" w:rsidR="00671288" w:rsidRDefault="00671288" w:rsidP="00F42F00">
      <w:pPr>
        <w:contextualSpacing/>
        <w:rPr>
          <w:i/>
          <w:sz w:val="22"/>
          <w:szCs w:val="22"/>
        </w:rPr>
      </w:pPr>
    </w:p>
    <w:tbl>
      <w:tblPr>
        <w:tblStyle w:val="TableGrid"/>
        <w:tblW w:w="0" w:type="auto"/>
        <w:tblLook w:val="04A0" w:firstRow="1" w:lastRow="0" w:firstColumn="1" w:lastColumn="0" w:noHBand="0" w:noVBand="1"/>
      </w:tblPr>
      <w:tblGrid>
        <w:gridCol w:w="1404"/>
        <w:gridCol w:w="1309"/>
        <w:gridCol w:w="1783"/>
        <w:gridCol w:w="1694"/>
        <w:gridCol w:w="978"/>
        <w:gridCol w:w="2182"/>
      </w:tblGrid>
      <w:tr w:rsidR="00671288" w:rsidRPr="0093344C" w14:paraId="03F2ACB0" w14:textId="77777777" w:rsidTr="00671288">
        <w:tc>
          <w:tcPr>
            <w:tcW w:w="1404" w:type="dxa"/>
          </w:tcPr>
          <w:p w14:paraId="49BEAC9B" w14:textId="77777777"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lastRenderedPageBreak/>
              <w:t>DAP</w:t>
            </w:r>
          </w:p>
        </w:tc>
        <w:tc>
          <w:tcPr>
            <w:tcW w:w="1309" w:type="dxa"/>
          </w:tcPr>
          <w:p w14:paraId="1D752273" w14:textId="1BFBEF24"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Meaning drug record</w:t>
            </w:r>
          </w:p>
        </w:tc>
        <w:tc>
          <w:tcPr>
            <w:tcW w:w="1783" w:type="dxa"/>
          </w:tcPr>
          <w:p w14:paraId="32F08429" w14:textId="207757EF"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Year of </w:t>
            </w:r>
            <w:proofErr w:type="spellStart"/>
            <w:r w:rsidRPr="0093344C">
              <w:rPr>
                <w:rFonts w:asciiTheme="minorHAnsi" w:hAnsiTheme="minorHAnsi" w:cstheme="minorHAnsi"/>
                <w:i/>
                <w:sz w:val="18"/>
                <w:szCs w:val="18"/>
                <w:lang w:val="en-GB"/>
              </w:rPr>
              <w:t>date_dispensing</w:t>
            </w:r>
            <w:proofErr w:type="spellEnd"/>
            <w:r w:rsidRPr="0093344C">
              <w:rPr>
                <w:rFonts w:asciiTheme="minorHAnsi" w:hAnsiTheme="minorHAnsi" w:cstheme="minorHAnsi"/>
                <w:sz w:val="18"/>
                <w:szCs w:val="18"/>
                <w:lang w:val="en-GB"/>
              </w:rPr>
              <w:t xml:space="preserve"> or </w:t>
            </w:r>
            <w:proofErr w:type="spellStart"/>
            <w:r w:rsidRPr="0093344C">
              <w:rPr>
                <w:rFonts w:asciiTheme="minorHAnsi" w:hAnsiTheme="minorHAnsi" w:cstheme="minorHAnsi"/>
                <w:i/>
                <w:sz w:val="18"/>
                <w:szCs w:val="18"/>
                <w:lang w:val="en-GB"/>
              </w:rPr>
              <w:t>date_prescription</w:t>
            </w:r>
            <w:proofErr w:type="spellEnd"/>
          </w:p>
        </w:tc>
        <w:tc>
          <w:tcPr>
            <w:tcW w:w="1694" w:type="dxa"/>
          </w:tcPr>
          <w:p w14:paraId="500AE82B" w14:textId="70C47432"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 1 level</w:t>
            </w:r>
            <w:r w:rsidR="00561FBF" w:rsidRPr="0093344C">
              <w:rPr>
                <w:rFonts w:asciiTheme="minorHAnsi" w:hAnsiTheme="minorHAnsi" w:cstheme="minorHAnsi"/>
                <w:sz w:val="18"/>
                <w:szCs w:val="18"/>
                <w:lang w:val="en-GB"/>
              </w:rPr>
              <w:t>*</w:t>
            </w:r>
          </w:p>
        </w:tc>
        <w:tc>
          <w:tcPr>
            <w:tcW w:w="978" w:type="dxa"/>
          </w:tcPr>
          <w:p w14:paraId="4D799A34" w14:textId="39301914"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No. (count </w:t>
            </w:r>
            <w:r w:rsidR="009A5460" w:rsidRPr="0093344C">
              <w:rPr>
                <w:rFonts w:asciiTheme="minorHAnsi" w:hAnsiTheme="minorHAnsi" w:cstheme="minorHAnsi"/>
                <w:sz w:val="18"/>
                <w:szCs w:val="18"/>
                <w:lang w:val="en-GB"/>
              </w:rPr>
              <w:t>o</w:t>
            </w:r>
            <w:r w:rsidRPr="0093344C">
              <w:rPr>
                <w:rFonts w:asciiTheme="minorHAnsi" w:hAnsiTheme="minorHAnsi" w:cstheme="minorHAnsi"/>
                <w:sz w:val="18"/>
                <w:szCs w:val="18"/>
                <w:lang w:val="en-GB"/>
              </w:rPr>
              <w:t>f records)</w:t>
            </w:r>
          </w:p>
        </w:tc>
        <w:tc>
          <w:tcPr>
            <w:tcW w:w="2182" w:type="dxa"/>
          </w:tcPr>
          <w:p w14:paraId="4D1D9BE6" w14:textId="4414192D"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(of column total by meaning)</w:t>
            </w:r>
          </w:p>
        </w:tc>
      </w:tr>
      <w:tr w:rsidR="00671288" w:rsidRPr="0093344C" w14:paraId="2877F096" w14:textId="77777777" w:rsidTr="00671288">
        <w:tc>
          <w:tcPr>
            <w:tcW w:w="1404" w:type="dxa"/>
          </w:tcPr>
          <w:p w14:paraId="7A98BE86"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61E658BD" w14:textId="5B62B5FC" w:rsidR="00671288" w:rsidRPr="0093344C" w:rsidRDefault="00561FBF"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Prescription</w:t>
            </w:r>
          </w:p>
        </w:tc>
        <w:tc>
          <w:tcPr>
            <w:tcW w:w="1783" w:type="dxa"/>
          </w:tcPr>
          <w:p w14:paraId="50D20F58" w14:textId="4AE2DEF0"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1995</w:t>
            </w:r>
          </w:p>
        </w:tc>
        <w:tc>
          <w:tcPr>
            <w:tcW w:w="1694" w:type="dxa"/>
          </w:tcPr>
          <w:p w14:paraId="25A375C4" w14:textId="308B6BEB"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0AE9AF08"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41EC7CAE"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5A9ADB97" w14:textId="77777777" w:rsidTr="00671288">
        <w:tc>
          <w:tcPr>
            <w:tcW w:w="1404" w:type="dxa"/>
          </w:tcPr>
          <w:p w14:paraId="0FD77F28"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2B0E2D0F" w14:textId="221F9F2F" w:rsidR="00671288" w:rsidRPr="0093344C" w:rsidRDefault="00561FBF" w:rsidP="00243878">
            <w:pPr>
              <w:contextualSpacing/>
              <w:rPr>
                <w:rFonts w:asciiTheme="minorHAnsi" w:hAnsiTheme="minorHAnsi" w:cstheme="minorHAnsi"/>
                <w:sz w:val="18"/>
                <w:szCs w:val="18"/>
                <w:lang w:val="en-GB"/>
              </w:rPr>
            </w:pPr>
            <w:proofErr w:type="gramStart"/>
            <w:r w:rsidRPr="0093344C">
              <w:rPr>
                <w:rFonts w:asciiTheme="minorHAnsi" w:hAnsiTheme="minorHAnsi" w:cstheme="minorHAnsi"/>
                <w:sz w:val="18"/>
                <w:szCs w:val="18"/>
                <w:lang w:val="en-GB"/>
              </w:rPr>
              <w:t>Dispensing..</w:t>
            </w:r>
            <w:proofErr w:type="gramEnd"/>
          </w:p>
        </w:tc>
        <w:tc>
          <w:tcPr>
            <w:tcW w:w="1783" w:type="dxa"/>
          </w:tcPr>
          <w:p w14:paraId="5935E33E" w14:textId="379EABE2" w:rsidR="00671288" w:rsidRPr="0093344C" w:rsidRDefault="00671288" w:rsidP="00243878">
            <w:pPr>
              <w:contextualSpacing/>
              <w:rPr>
                <w:rFonts w:asciiTheme="minorHAnsi" w:hAnsiTheme="minorHAnsi" w:cstheme="minorHAnsi"/>
                <w:sz w:val="18"/>
                <w:szCs w:val="18"/>
                <w:lang w:val="en-GB"/>
              </w:rPr>
            </w:pPr>
          </w:p>
        </w:tc>
        <w:tc>
          <w:tcPr>
            <w:tcW w:w="1694" w:type="dxa"/>
          </w:tcPr>
          <w:p w14:paraId="035BA6D5" w14:textId="6A50624F"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6E1BDCAB"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3DED7B2A"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40CF1A91" w14:textId="77777777" w:rsidTr="00671288">
        <w:tc>
          <w:tcPr>
            <w:tcW w:w="1404" w:type="dxa"/>
          </w:tcPr>
          <w:p w14:paraId="01E707D3"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061A2D42"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1723E692" w14:textId="683C3F2C" w:rsidR="00671288" w:rsidRPr="0093344C" w:rsidRDefault="00671288" w:rsidP="00243878">
            <w:pPr>
              <w:contextualSpacing/>
              <w:rPr>
                <w:rFonts w:asciiTheme="minorHAnsi" w:hAnsiTheme="minorHAnsi" w:cstheme="minorHAnsi"/>
                <w:sz w:val="18"/>
                <w:szCs w:val="18"/>
                <w:lang w:val="en-GB"/>
              </w:rPr>
            </w:pPr>
          </w:p>
        </w:tc>
        <w:tc>
          <w:tcPr>
            <w:tcW w:w="1694" w:type="dxa"/>
          </w:tcPr>
          <w:p w14:paraId="57513C5E" w14:textId="28D85D0C"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C</w:t>
            </w:r>
          </w:p>
        </w:tc>
        <w:tc>
          <w:tcPr>
            <w:tcW w:w="978" w:type="dxa"/>
          </w:tcPr>
          <w:p w14:paraId="6285BE02"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3FD74717"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4A84B314" w14:textId="77777777" w:rsidTr="00671288">
        <w:tc>
          <w:tcPr>
            <w:tcW w:w="1404" w:type="dxa"/>
          </w:tcPr>
          <w:p w14:paraId="643B0504"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7B1F1F5B"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473C4A36" w14:textId="3546E07E" w:rsidR="00671288" w:rsidRPr="0093344C" w:rsidRDefault="00671288" w:rsidP="00243878">
            <w:pPr>
              <w:contextualSpacing/>
              <w:rPr>
                <w:rFonts w:asciiTheme="minorHAnsi" w:hAnsiTheme="minorHAnsi" w:cstheme="minorHAnsi"/>
                <w:sz w:val="18"/>
                <w:szCs w:val="18"/>
                <w:lang w:val="en-GB"/>
              </w:rPr>
            </w:pPr>
          </w:p>
        </w:tc>
        <w:tc>
          <w:tcPr>
            <w:tcW w:w="1694" w:type="dxa"/>
          </w:tcPr>
          <w:p w14:paraId="6EF7D8B3" w14:textId="26718176"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978" w:type="dxa"/>
          </w:tcPr>
          <w:p w14:paraId="35413820"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2212E916"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0B8EF629" w14:textId="77777777" w:rsidTr="00671288">
        <w:tc>
          <w:tcPr>
            <w:tcW w:w="1404" w:type="dxa"/>
          </w:tcPr>
          <w:p w14:paraId="5FD6E80C"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2D87D2AE"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5290EFC5" w14:textId="7402E13D" w:rsidR="00671288" w:rsidRPr="0093344C" w:rsidRDefault="00671288" w:rsidP="00243878">
            <w:pPr>
              <w:contextualSpacing/>
              <w:rPr>
                <w:rFonts w:asciiTheme="minorHAnsi" w:hAnsiTheme="minorHAnsi" w:cstheme="minorHAnsi"/>
                <w:sz w:val="18"/>
                <w:szCs w:val="18"/>
                <w:lang w:val="en-GB"/>
              </w:rPr>
            </w:pPr>
          </w:p>
        </w:tc>
        <w:tc>
          <w:tcPr>
            <w:tcW w:w="1694" w:type="dxa"/>
          </w:tcPr>
          <w:p w14:paraId="1D4B497C" w14:textId="108E1A26" w:rsidR="00671288" w:rsidRPr="0093344C" w:rsidRDefault="00671288" w:rsidP="00243878">
            <w:pPr>
              <w:contextualSpacing/>
              <w:rPr>
                <w:rFonts w:asciiTheme="minorHAnsi" w:hAnsiTheme="minorHAnsi" w:cstheme="minorHAnsi"/>
                <w:sz w:val="18"/>
                <w:szCs w:val="18"/>
                <w:lang w:val="en-GB"/>
              </w:rPr>
            </w:pPr>
          </w:p>
        </w:tc>
        <w:tc>
          <w:tcPr>
            <w:tcW w:w="978" w:type="dxa"/>
          </w:tcPr>
          <w:p w14:paraId="6C4EE99E"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2A654EDB"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61C27409" w14:textId="77777777" w:rsidTr="00671288">
        <w:tc>
          <w:tcPr>
            <w:tcW w:w="1404" w:type="dxa"/>
          </w:tcPr>
          <w:p w14:paraId="06864B21"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6E62F531"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68FCE85C" w14:textId="4EAA17E1" w:rsidR="00671288" w:rsidRPr="0093344C" w:rsidRDefault="00671288" w:rsidP="00243878">
            <w:pPr>
              <w:contextualSpacing/>
              <w:rPr>
                <w:rFonts w:asciiTheme="minorHAnsi" w:hAnsiTheme="minorHAnsi" w:cstheme="minorHAnsi"/>
                <w:sz w:val="18"/>
                <w:szCs w:val="18"/>
                <w:lang w:val="en-GB"/>
              </w:rPr>
            </w:pPr>
          </w:p>
        </w:tc>
        <w:tc>
          <w:tcPr>
            <w:tcW w:w="1694" w:type="dxa"/>
          </w:tcPr>
          <w:p w14:paraId="496AF42D" w14:textId="603FCFB3"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Empty</w:t>
            </w:r>
          </w:p>
        </w:tc>
        <w:tc>
          <w:tcPr>
            <w:tcW w:w="978" w:type="dxa"/>
          </w:tcPr>
          <w:p w14:paraId="27264BA0"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032FF479"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0878B924" w14:textId="77777777" w:rsidTr="00671288">
        <w:tc>
          <w:tcPr>
            <w:tcW w:w="1404" w:type="dxa"/>
          </w:tcPr>
          <w:p w14:paraId="7BEA724E"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7A372293"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6C3026E6" w14:textId="6955079D" w:rsidR="00671288" w:rsidRPr="0093344C" w:rsidRDefault="00671288" w:rsidP="00243878">
            <w:pPr>
              <w:contextualSpacing/>
              <w:rPr>
                <w:rFonts w:asciiTheme="minorHAnsi" w:hAnsiTheme="minorHAnsi" w:cstheme="minorHAnsi"/>
                <w:b/>
                <w:sz w:val="18"/>
                <w:szCs w:val="18"/>
                <w:lang w:val="en-GB"/>
              </w:rPr>
            </w:pPr>
            <w:r w:rsidRPr="0093344C">
              <w:rPr>
                <w:rFonts w:asciiTheme="minorHAnsi" w:hAnsiTheme="minorHAnsi" w:cstheme="minorHAnsi"/>
                <w:b/>
                <w:sz w:val="18"/>
                <w:szCs w:val="18"/>
                <w:lang w:val="en-GB"/>
              </w:rPr>
              <w:t>total</w:t>
            </w:r>
          </w:p>
        </w:tc>
        <w:tc>
          <w:tcPr>
            <w:tcW w:w="1694" w:type="dxa"/>
          </w:tcPr>
          <w:p w14:paraId="0E513C78" w14:textId="7A4699CD" w:rsidR="00671288" w:rsidRPr="0093344C" w:rsidRDefault="00671288" w:rsidP="00243878">
            <w:pPr>
              <w:contextualSpacing/>
              <w:rPr>
                <w:rFonts w:asciiTheme="minorHAnsi" w:hAnsiTheme="minorHAnsi" w:cstheme="minorHAnsi"/>
                <w:sz w:val="18"/>
                <w:szCs w:val="18"/>
                <w:lang w:val="en-GB"/>
              </w:rPr>
            </w:pPr>
          </w:p>
        </w:tc>
        <w:tc>
          <w:tcPr>
            <w:tcW w:w="978" w:type="dxa"/>
          </w:tcPr>
          <w:p w14:paraId="5D898542"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7FCA219E"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60A11C0B" w14:textId="77777777" w:rsidTr="00671288">
        <w:tc>
          <w:tcPr>
            <w:tcW w:w="1404" w:type="dxa"/>
          </w:tcPr>
          <w:p w14:paraId="1A634E9B" w14:textId="77777777" w:rsidR="00671288" w:rsidRPr="0093344C" w:rsidRDefault="00671288" w:rsidP="00671288">
            <w:pPr>
              <w:contextualSpacing/>
              <w:rPr>
                <w:rFonts w:asciiTheme="minorHAnsi" w:hAnsiTheme="minorHAnsi" w:cstheme="minorHAnsi"/>
                <w:sz w:val="18"/>
                <w:szCs w:val="18"/>
                <w:lang w:val="en-GB"/>
              </w:rPr>
            </w:pPr>
          </w:p>
        </w:tc>
        <w:tc>
          <w:tcPr>
            <w:tcW w:w="1309" w:type="dxa"/>
          </w:tcPr>
          <w:p w14:paraId="314E28DA" w14:textId="77777777" w:rsidR="00671288" w:rsidRPr="0093344C" w:rsidRDefault="00671288" w:rsidP="00671288">
            <w:pPr>
              <w:contextualSpacing/>
              <w:rPr>
                <w:rFonts w:asciiTheme="minorHAnsi" w:hAnsiTheme="minorHAnsi" w:cstheme="minorHAnsi"/>
                <w:sz w:val="18"/>
                <w:szCs w:val="18"/>
                <w:lang w:val="en-GB"/>
              </w:rPr>
            </w:pPr>
          </w:p>
        </w:tc>
        <w:tc>
          <w:tcPr>
            <w:tcW w:w="1783" w:type="dxa"/>
          </w:tcPr>
          <w:p w14:paraId="6ECB5072" w14:textId="1148697D" w:rsidR="00671288" w:rsidRPr="0093344C" w:rsidRDefault="00671288" w:rsidP="0067128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1996</w:t>
            </w:r>
          </w:p>
        </w:tc>
        <w:tc>
          <w:tcPr>
            <w:tcW w:w="1694" w:type="dxa"/>
          </w:tcPr>
          <w:p w14:paraId="08DA11D7" w14:textId="0A5651C7" w:rsidR="00671288" w:rsidRPr="0093344C" w:rsidRDefault="00671288" w:rsidP="0067128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30EB124A" w14:textId="77777777" w:rsidR="00671288" w:rsidRPr="0093344C" w:rsidRDefault="00671288" w:rsidP="00671288">
            <w:pPr>
              <w:contextualSpacing/>
              <w:rPr>
                <w:rFonts w:asciiTheme="minorHAnsi" w:hAnsiTheme="minorHAnsi" w:cstheme="minorHAnsi"/>
                <w:sz w:val="18"/>
                <w:szCs w:val="18"/>
                <w:lang w:val="en-GB"/>
              </w:rPr>
            </w:pPr>
          </w:p>
        </w:tc>
        <w:tc>
          <w:tcPr>
            <w:tcW w:w="2182" w:type="dxa"/>
          </w:tcPr>
          <w:p w14:paraId="452968AA" w14:textId="77777777" w:rsidR="00671288" w:rsidRPr="0093344C" w:rsidRDefault="00671288" w:rsidP="00671288">
            <w:pPr>
              <w:contextualSpacing/>
              <w:rPr>
                <w:rFonts w:asciiTheme="minorHAnsi" w:hAnsiTheme="minorHAnsi" w:cstheme="minorHAnsi"/>
                <w:sz w:val="18"/>
                <w:szCs w:val="18"/>
                <w:lang w:val="en-GB"/>
              </w:rPr>
            </w:pPr>
          </w:p>
        </w:tc>
      </w:tr>
      <w:tr w:rsidR="00671288" w:rsidRPr="0093344C" w14:paraId="26F48B1E" w14:textId="77777777" w:rsidTr="00671288">
        <w:tc>
          <w:tcPr>
            <w:tcW w:w="1404" w:type="dxa"/>
          </w:tcPr>
          <w:p w14:paraId="1FBDCD7B" w14:textId="77777777" w:rsidR="00671288" w:rsidRPr="0093344C" w:rsidRDefault="00671288" w:rsidP="00671288">
            <w:pPr>
              <w:contextualSpacing/>
              <w:rPr>
                <w:rFonts w:asciiTheme="minorHAnsi" w:hAnsiTheme="minorHAnsi" w:cstheme="minorHAnsi"/>
                <w:sz w:val="18"/>
                <w:szCs w:val="18"/>
                <w:lang w:val="en-GB"/>
              </w:rPr>
            </w:pPr>
          </w:p>
        </w:tc>
        <w:tc>
          <w:tcPr>
            <w:tcW w:w="1309" w:type="dxa"/>
          </w:tcPr>
          <w:p w14:paraId="7D8B8BD4" w14:textId="77777777" w:rsidR="00671288" w:rsidRPr="0093344C" w:rsidRDefault="00671288" w:rsidP="00671288">
            <w:pPr>
              <w:contextualSpacing/>
              <w:rPr>
                <w:rFonts w:asciiTheme="minorHAnsi" w:hAnsiTheme="minorHAnsi" w:cstheme="minorHAnsi"/>
                <w:sz w:val="18"/>
                <w:szCs w:val="18"/>
                <w:lang w:val="en-GB"/>
              </w:rPr>
            </w:pPr>
          </w:p>
        </w:tc>
        <w:tc>
          <w:tcPr>
            <w:tcW w:w="1783" w:type="dxa"/>
          </w:tcPr>
          <w:p w14:paraId="4F80A859" w14:textId="4B67FA65" w:rsidR="00671288" w:rsidRPr="0093344C" w:rsidRDefault="00671288" w:rsidP="00671288">
            <w:pPr>
              <w:contextualSpacing/>
              <w:rPr>
                <w:rFonts w:asciiTheme="minorHAnsi" w:hAnsiTheme="minorHAnsi" w:cstheme="minorHAnsi"/>
                <w:sz w:val="18"/>
                <w:szCs w:val="18"/>
                <w:lang w:val="en-GB"/>
              </w:rPr>
            </w:pPr>
          </w:p>
        </w:tc>
        <w:tc>
          <w:tcPr>
            <w:tcW w:w="1694" w:type="dxa"/>
          </w:tcPr>
          <w:p w14:paraId="15C72ECF" w14:textId="2C8C0487" w:rsidR="00671288" w:rsidRPr="0093344C" w:rsidRDefault="00671288" w:rsidP="0067128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155B71D3" w14:textId="77777777" w:rsidR="00671288" w:rsidRPr="0093344C" w:rsidRDefault="00671288" w:rsidP="00671288">
            <w:pPr>
              <w:contextualSpacing/>
              <w:rPr>
                <w:rFonts w:asciiTheme="minorHAnsi" w:hAnsiTheme="minorHAnsi" w:cstheme="minorHAnsi"/>
                <w:sz w:val="18"/>
                <w:szCs w:val="18"/>
                <w:lang w:val="en-GB"/>
              </w:rPr>
            </w:pPr>
          </w:p>
        </w:tc>
        <w:tc>
          <w:tcPr>
            <w:tcW w:w="2182" w:type="dxa"/>
          </w:tcPr>
          <w:p w14:paraId="702A6F16" w14:textId="77777777" w:rsidR="00671288" w:rsidRPr="0093344C" w:rsidRDefault="00671288" w:rsidP="00671288">
            <w:pPr>
              <w:contextualSpacing/>
              <w:rPr>
                <w:rFonts w:asciiTheme="minorHAnsi" w:hAnsiTheme="minorHAnsi" w:cstheme="minorHAnsi"/>
                <w:sz w:val="18"/>
                <w:szCs w:val="18"/>
                <w:lang w:val="en-GB"/>
              </w:rPr>
            </w:pPr>
          </w:p>
        </w:tc>
      </w:tr>
      <w:tr w:rsidR="00671288" w:rsidRPr="0093344C" w14:paraId="36B64DA4" w14:textId="77777777" w:rsidTr="00671288">
        <w:tc>
          <w:tcPr>
            <w:tcW w:w="1404" w:type="dxa"/>
          </w:tcPr>
          <w:p w14:paraId="0E89B593"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6A226868" w14:textId="69587A53"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1783" w:type="dxa"/>
          </w:tcPr>
          <w:p w14:paraId="54077A4E" w14:textId="6D80329B"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1996</w:t>
            </w:r>
          </w:p>
        </w:tc>
        <w:tc>
          <w:tcPr>
            <w:tcW w:w="1694" w:type="dxa"/>
          </w:tcPr>
          <w:p w14:paraId="3DEBDB20" w14:textId="7E11F889"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1C423DD5"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344ADABD"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1BAD5FFF" w14:textId="77777777" w:rsidTr="00671288">
        <w:tc>
          <w:tcPr>
            <w:tcW w:w="1404" w:type="dxa"/>
          </w:tcPr>
          <w:p w14:paraId="0ACD6346"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021790EB"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04662DFB" w14:textId="450C409D" w:rsidR="00671288" w:rsidRPr="0093344C" w:rsidRDefault="00671288" w:rsidP="00243878">
            <w:pPr>
              <w:contextualSpacing/>
              <w:rPr>
                <w:rFonts w:asciiTheme="minorHAnsi" w:hAnsiTheme="minorHAnsi" w:cstheme="minorHAnsi"/>
                <w:sz w:val="18"/>
                <w:szCs w:val="18"/>
                <w:lang w:val="en-GB"/>
              </w:rPr>
            </w:pPr>
          </w:p>
        </w:tc>
        <w:tc>
          <w:tcPr>
            <w:tcW w:w="1694" w:type="dxa"/>
          </w:tcPr>
          <w:p w14:paraId="5EFE967A" w14:textId="12788C32"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67DFAB2C"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0AB6A38F"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136A0A7E" w14:textId="77777777" w:rsidTr="00671288">
        <w:tc>
          <w:tcPr>
            <w:tcW w:w="1404" w:type="dxa"/>
          </w:tcPr>
          <w:p w14:paraId="65487235"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12B1220B"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27523A6A" w14:textId="5D1F3E98" w:rsidR="00671288" w:rsidRPr="0093344C" w:rsidRDefault="00671288" w:rsidP="00243878">
            <w:pPr>
              <w:contextualSpacing/>
              <w:rPr>
                <w:rFonts w:asciiTheme="minorHAnsi" w:hAnsiTheme="minorHAnsi" w:cstheme="minorHAnsi"/>
                <w:sz w:val="18"/>
                <w:szCs w:val="18"/>
                <w:lang w:val="en-GB"/>
              </w:rPr>
            </w:pPr>
          </w:p>
        </w:tc>
        <w:tc>
          <w:tcPr>
            <w:tcW w:w="1694" w:type="dxa"/>
          </w:tcPr>
          <w:p w14:paraId="1897C236" w14:textId="63D1A91D" w:rsidR="00671288" w:rsidRPr="0093344C" w:rsidRDefault="0067128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978" w:type="dxa"/>
          </w:tcPr>
          <w:p w14:paraId="110252F5" w14:textId="77777777" w:rsidR="00671288" w:rsidRPr="0093344C" w:rsidRDefault="00671288" w:rsidP="00243878">
            <w:pPr>
              <w:contextualSpacing/>
              <w:rPr>
                <w:rFonts w:asciiTheme="minorHAnsi" w:hAnsiTheme="minorHAnsi" w:cstheme="minorHAnsi"/>
                <w:sz w:val="18"/>
                <w:szCs w:val="18"/>
                <w:lang w:val="en-GB"/>
              </w:rPr>
            </w:pPr>
          </w:p>
        </w:tc>
        <w:tc>
          <w:tcPr>
            <w:tcW w:w="2182" w:type="dxa"/>
          </w:tcPr>
          <w:p w14:paraId="21354378" w14:textId="77777777" w:rsidR="00671288" w:rsidRPr="0093344C" w:rsidRDefault="00671288" w:rsidP="00243878">
            <w:pPr>
              <w:contextualSpacing/>
              <w:rPr>
                <w:rFonts w:asciiTheme="minorHAnsi" w:hAnsiTheme="minorHAnsi" w:cstheme="minorHAnsi"/>
                <w:sz w:val="18"/>
                <w:szCs w:val="18"/>
                <w:lang w:val="en-GB"/>
              </w:rPr>
            </w:pPr>
          </w:p>
        </w:tc>
      </w:tr>
      <w:tr w:rsidR="00671288" w:rsidRPr="0093344C" w14:paraId="133E891F" w14:textId="77777777" w:rsidTr="00671288">
        <w:tc>
          <w:tcPr>
            <w:tcW w:w="1404" w:type="dxa"/>
          </w:tcPr>
          <w:p w14:paraId="66214A94" w14:textId="77777777" w:rsidR="00671288" w:rsidRPr="0093344C" w:rsidRDefault="00671288" w:rsidP="00243878">
            <w:pPr>
              <w:contextualSpacing/>
              <w:rPr>
                <w:rFonts w:asciiTheme="minorHAnsi" w:hAnsiTheme="minorHAnsi" w:cstheme="minorHAnsi"/>
                <w:sz w:val="18"/>
                <w:szCs w:val="18"/>
                <w:lang w:val="en-GB"/>
              </w:rPr>
            </w:pPr>
          </w:p>
        </w:tc>
        <w:tc>
          <w:tcPr>
            <w:tcW w:w="1309" w:type="dxa"/>
          </w:tcPr>
          <w:p w14:paraId="62F80C46" w14:textId="77777777" w:rsidR="00671288" w:rsidRPr="0093344C" w:rsidRDefault="00671288" w:rsidP="00243878">
            <w:pPr>
              <w:contextualSpacing/>
              <w:rPr>
                <w:rFonts w:asciiTheme="minorHAnsi" w:hAnsiTheme="minorHAnsi" w:cstheme="minorHAnsi"/>
                <w:sz w:val="18"/>
                <w:szCs w:val="18"/>
                <w:lang w:val="en-GB"/>
              </w:rPr>
            </w:pPr>
          </w:p>
        </w:tc>
        <w:tc>
          <w:tcPr>
            <w:tcW w:w="1783" w:type="dxa"/>
          </w:tcPr>
          <w:p w14:paraId="2637028F" w14:textId="3073BBCA" w:rsidR="00671288" w:rsidRPr="0093344C" w:rsidRDefault="00671288" w:rsidP="00243878">
            <w:pPr>
              <w:contextualSpacing/>
              <w:rPr>
                <w:rFonts w:asciiTheme="minorHAnsi" w:hAnsiTheme="minorHAnsi" w:cstheme="minorHAnsi"/>
                <w:sz w:val="18"/>
                <w:szCs w:val="18"/>
                <w:lang w:val="en-GB"/>
              </w:rPr>
            </w:pPr>
          </w:p>
        </w:tc>
        <w:tc>
          <w:tcPr>
            <w:tcW w:w="1694" w:type="dxa"/>
          </w:tcPr>
          <w:p w14:paraId="2769E5EB" w14:textId="7BF63CE7" w:rsidR="00671288" w:rsidRPr="0093344C" w:rsidRDefault="00671288" w:rsidP="00243878">
            <w:pPr>
              <w:contextualSpacing/>
              <w:rPr>
                <w:rFonts w:asciiTheme="minorHAnsi" w:hAnsiTheme="minorHAnsi" w:cstheme="minorHAnsi"/>
                <w:sz w:val="18"/>
                <w:szCs w:val="18"/>
                <w:lang w:val="en-GB"/>
              </w:rPr>
            </w:pPr>
          </w:p>
        </w:tc>
        <w:tc>
          <w:tcPr>
            <w:tcW w:w="978" w:type="dxa"/>
          </w:tcPr>
          <w:p w14:paraId="24A6242A" w14:textId="7D5197D2" w:rsidR="00671288" w:rsidRPr="0093344C" w:rsidRDefault="00671288" w:rsidP="00243878">
            <w:pPr>
              <w:contextualSpacing/>
              <w:rPr>
                <w:rFonts w:asciiTheme="minorHAnsi" w:hAnsiTheme="minorHAnsi" w:cstheme="minorHAnsi"/>
                <w:sz w:val="18"/>
                <w:szCs w:val="18"/>
                <w:lang w:val="en-GB"/>
              </w:rPr>
            </w:pPr>
          </w:p>
        </w:tc>
        <w:tc>
          <w:tcPr>
            <w:tcW w:w="2182" w:type="dxa"/>
          </w:tcPr>
          <w:p w14:paraId="14C63727" w14:textId="77777777" w:rsidR="00671288" w:rsidRPr="0093344C" w:rsidRDefault="00671288" w:rsidP="00243878">
            <w:pPr>
              <w:contextualSpacing/>
              <w:rPr>
                <w:rFonts w:asciiTheme="minorHAnsi" w:hAnsiTheme="minorHAnsi" w:cstheme="minorHAnsi"/>
                <w:sz w:val="18"/>
                <w:szCs w:val="18"/>
                <w:lang w:val="en-GB"/>
              </w:rPr>
            </w:pPr>
          </w:p>
        </w:tc>
      </w:tr>
    </w:tbl>
    <w:p w14:paraId="0F088A78" w14:textId="7CA6A468" w:rsidR="00671288" w:rsidRPr="00561FBF" w:rsidRDefault="00561FBF" w:rsidP="00561FBF">
      <w:pPr>
        <w:pStyle w:val="ListParagraph"/>
        <w:ind w:left="360"/>
        <w:contextualSpacing/>
        <w:rPr>
          <w:i/>
          <w:sz w:val="18"/>
          <w:szCs w:val="18"/>
        </w:rPr>
      </w:pPr>
      <w:r w:rsidRPr="00561FBF">
        <w:rPr>
          <w:i/>
          <w:sz w:val="18"/>
          <w:szCs w:val="18"/>
        </w:rPr>
        <w:t>*All medicines ATC starting with specific letter will be aggregated</w:t>
      </w:r>
    </w:p>
    <w:p w14:paraId="263D14AA" w14:textId="3FE12310" w:rsidR="00A87653" w:rsidRDefault="00A87653" w:rsidP="00F42F00">
      <w:pPr>
        <w:contextualSpacing/>
        <w:rPr>
          <w:i/>
          <w:sz w:val="22"/>
          <w:szCs w:val="22"/>
        </w:rPr>
      </w:pPr>
    </w:p>
    <w:p w14:paraId="2BA5B8DF" w14:textId="77777777" w:rsidR="007167A6" w:rsidRPr="002C1F90" w:rsidRDefault="007167A6" w:rsidP="007167A6">
      <w:pPr>
        <w:contextualSpacing/>
        <w:rPr>
          <w:i/>
          <w:color w:val="E36C0A" w:themeColor="accent6" w:themeShade="BF"/>
          <w:sz w:val="22"/>
          <w:szCs w:val="22"/>
        </w:rPr>
      </w:pPr>
      <w:r w:rsidRPr="002C1F90">
        <w:rPr>
          <w:i/>
          <w:color w:val="E36C0A" w:themeColor="accent6" w:themeShade="BF"/>
          <w:sz w:val="22"/>
          <w:szCs w:val="22"/>
        </w:rPr>
        <w:t>Question: do we have exposures for females in childbearing age?</w:t>
      </w:r>
    </w:p>
    <w:p w14:paraId="2ED8FFC2" w14:textId="77777777" w:rsidR="00A87653" w:rsidRPr="00671288" w:rsidRDefault="00A87653" w:rsidP="00F42F00">
      <w:pPr>
        <w:contextualSpacing/>
        <w:rPr>
          <w:i/>
          <w:sz w:val="22"/>
          <w:szCs w:val="22"/>
        </w:rPr>
      </w:pPr>
    </w:p>
    <w:p w14:paraId="017D02B0" w14:textId="4670A759" w:rsidR="002C1F90" w:rsidRDefault="003667B2" w:rsidP="003667B2">
      <w:pPr>
        <w:contextualSpacing/>
        <w:rPr>
          <w:i/>
          <w:sz w:val="22"/>
          <w:szCs w:val="22"/>
        </w:rPr>
      </w:pPr>
      <w:r w:rsidRPr="00671288">
        <w:rPr>
          <w:i/>
          <w:sz w:val="22"/>
          <w:szCs w:val="22"/>
        </w:rPr>
        <w:t>D4 output table 1</w:t>
      </w:r>
      <w:r w:rsidR="00B04431">
        <w:rPr>
          <w:i/>
          <w:sz w:val="22"/>
          <w:szCs w:val="22"/>
        </w:rPr>
        <w:t>1</w:t>
      </w:r>
      <w:r>
        <w:rPr>
          <w:i/>
          <w:sz w:val="22"/>
          <w:szCs w:val="22"/>
        </w:rPr>
        <w:t xml:space="preserve">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by ATC </w:t>
      </w:r>
      <w:r w:rsidR="00462407">
        <w:rPr>
          <w:i/>
          <w:sz w:val="22"/>
          <w:szCs w:val="22"/>
        </w:rPr>
        <w:t xml:space="preserve">1 </w:t>
      </w:r>
      <w:r>
        <w:rPr>
          <w:i/>
          <w:sz w:val="22"/>
          <w:szCs w:val="22"/>
        </w:rPr>
        <w:t xml:space="preserve">level in the </w:t>
      </w:r>
      <w:r w:rsidRPr="003667B2">
        <w:rPr>
          <w:b/>
          <w:i/>
          <w:sz w:val="22"/>
          <w:szCs w:val="22"/>
        </w:rPr>
        <w:t>female</w:t>
      </w:r>
      <w:r>
        <w:rPr>
          <w:i/>
          <w:sz w:val="22"/>
          <w:szCs w:val="22"/>
        </w:rPr>
        <w:t xml:space="preserve"> study population</w:t>
      </w:r>
      <w:r w:rsidR="00B04431">
        <w:rPr>
          <w:i/>
          <w:sz w:val="22"/>
          <w:szCs w:val="22"/>
        </w:rPr>
        <w:t xml:space="preserve"> of childbearing age</w:t>
      </w:r>
      <w:r w:rsidR="00CC5F56">
        <w:rPr>
          <w:i/>
          <w:sz w:val="22"/>
          <w:szCs w:val="22"/>
        </w:rPr>
        <w:t xml:space="preserve"> 12-55</w:t>
      </w:r>
      <w:r w:rsidR="00B04431">
        <w:rPr>
          <w:i/>
          <w:sz w:val="22"/>
          <w:szCs w:val="22"/>
        </w:rPr>
        <w:t xml:space="preserve"> years (based on age at </w:t>
      </w:r>
      <w:proofErr w:type="spellStart"/>
      <w:r w:rsidR="00B04431">
        <w:rPr>
          <w:i/>
          <w:sz w:val="22"/>
          <w:szCs w:val="22"/>
        </w:rPr>
        <w:t>Start_study_fup</w:t>
      </w:r>
      <w:proofErr w:type="spellEnd"/>
      <w:r w:rsidR="00B04431">
        <w:rPr>
          <w:i/>
          <w:sz w:val="22"/>
          <w:szCs w:val="22"/>
        </w:rPr>
        <w:t>)</w:t>
      </w:r>
      <w:r>
        <w:rPr>
          <w:i/>
          <w:sz w:val="22"/>
          <w:szCs w:val="22"/>
        </w:rPr>
        <w:t xml:space="preserve"> by year of dispensing/prescribing and by </w:t>
      </w:r>
      <w:proofErr w:type="spellStart"/>
      <w:r>
        <w:rPr>
          <w:i/>
          <w:sz w:val="22"/>
          <w:szCs w:val="22"/>
        </w:rPr>
        <w:t>meaning_of_drug_record</w:t>
      </w:r>
      <w:proofErr w:type="spellEnd"/>
    </w:p>
    <w:p w14:paraId="095ADC92" w14:textId="77777777" w:rsidR="003667B2" w:rsidRDefault="003667B2" w:rsidP="003667B2">
      <w:pPr>
        <w:contextualSpacing/>
        <w:rPr>
          <w:i/>
          <w:sz w:val="22"/>
          <w:szCs w:val="22"/>
        </w:rPr>
      </w:pPr>
    </w:p>
    <w:tbl>
      <w:tblPr>
        <w:tblStyle w:val="TableGrid"/>
        <w:tblW w:w="0" w:type="auto"/>
        <w:tblLook w:val="04A0" w:firstRow="1" w:lastRow="0" w:firstColumn="1" w:lastColumn="0" w:noHBand="0" w:noVBand="1"/>
      </w:tblPr>
      <w:tblGrid>
        <w:gridCol w:w="1404"/>
        <w:gridCol w:w="1309"/>
        <w:gridCol w:w="1783"/>
        <w:gridCol w:w="1694"/>
        <w:gridCol w:w="978"/>
        <w:gridCol w:w="2182"/>
      </w:tblGrid>
      <w:tr w:rsidR="003667B2" w:rsidRPr="0093344C" w14:paraId="4137719B" w14:textId="77777777" w:rsidTr="00243878">
        <w:tc>
          <w:tcPr>
            <w:tcW w:w="1404" w:type="dxa"/>
          </w:tcPr>
          <w:p w14:paraId="7DCC8D19"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1309" w:type="dxa"/>
          </w:tcPr>
          <w:p w14:paraId="2B4E03E6"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Meaning drug record</w:t>
            </w:r>
          </w:p>
        </w:tc>
        <w:tc>
          <w:tcPr>
            <w:tcW w:w="1783" w:type="dxa"/>
          </w:tcPr>
          <w:p w14:paraId="6AF8664B"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Year of </w:t>
            </w:r>
            <w:proofErr w:type="spellStart"/>
            <w:r w:rsidRPr="0093344C">
              <w:rPr>
                <w:rFonts w:asciiTheme="minorHAnsi" w:hAnsiTheme="minorHAnsi" w:cstheme="minorHAnsi"/>
                <w:i/>
                <w:sz w:val="18"/>
                <w:szCs w:val="18"/>
                <w:lang w:val="en-GB"/>
              </w:rPr>
              <w:t>date_dispensing</w:t>
            </w:r>
            <w:proofErr w:type="spellEnd"/>
            <w:r w:rsidRPr="0093344C">
              <w:rPr>
                <w:rFonts w:asciiTheme="minorHAnsi" w:hAnsiTheme="minorHAnsi" w:cstheme="minorHAnsi"/>
                <w:sz w:val="18"/>
                <w:szCs w:val="18"/>
                <w:lang w:val="en-GB"/>
              </w:rPr>
              <w:t xml:space="preserve"> or </w:t>
            </w:r>
            <w:proofErr w:type="spellStart"/>
            <w:r w:rsidRPr="0093344C">
              <w:rPr>
                <w:rFonts w:asciiTheme="minorHAnsi" w:hAnsiTheme="minorHAnsi" w:cstheme="minorHAnsi"/>
                <w:i/>
                <w:sz w:val="18"/>
                <w:szCs w:val="18"/>
                <w:lang w:val="en-GB"/>
              </w:rPr>
              <w:t>date_prescription</w:t>
            </w:r>
            <w:proofErr w:type="spellEnd"/>
          </w:p>
        </w:tc>
        <w:tc>
          <w:tcPr>
            <w:tcW w:w="1694" w:type="dxa"/>
          </w:tcPr>
          <w:p w14:paraId="56793FFC"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 1 level</w:t>
            </w:r>
          </w:p>
        </w:tc>
        <w:tc>
          <w:tcPr>
            <w:tcW w:w="978" w:type="dxa"/>
          </w:tcPr>
          <w:p w14:paraId="04988064"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(count pf records)</w:t>
            </w:r>
          </w:p>
        </w:tc>
        <w:tc>
          <w:tcPr>
            <w:tcW w:w="2182" w:type="dxa"/>
          </w:tcPr>
          <w:p w14:paraId="698227A2"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(of column total by meaning)</w:t>
            </w:r>
          </w:p>
        </w:tc>
      </w:tr>
      <w:tr w:rsidR="00B9135C" w:rsidRPr="0093344C" w14:paraId="55C34550" w14:textId="77777777" w:rsidTr="00243878">
        <w:tc>
          <w:tcPr>
            <w:tcW w:w="1404" w:type="dxa"/>
          </w:tcPr>
          <w:p w14:paraId="070E158A" w14:textId="77777777" w:rsidR="00B9135C" w:rsidRPr="0093344C" w:rsidRDefault="00B9135C" w:rsidP="00B9135C">
            <w:pPr>
              <w:contextualSpacing/>
              <w:rPr>
                <w:rFonts w:asciiTheme="minorHAnsi" w:hAnsiTheme="minorHAnsi" w:cstheme="minorHAnsi"/>
                <w:sz w:val="18"/>
                <w:szCs w:val="18"/>
                <w:lang w:val="en-GB"/>
              </w:rPr>
            </w:pPr>
          </w:p>
        </w:tc>
        <w:tc>
          <w:tcPr>
            <w:tcW w:w="1309" w:type="dxa"/>
          </w:tcPr>
          <w:p w14:paraId="425CF486" w14:textId="3A25498C" w:rsidR="00B9135C" w:rsidRPr="0093344C" w:rsidRDefault="00B9135C" w:rsidP="00B9135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Prescription</w:t>
            </w:r>
          </w:p>
        </w:tc>
        <w:tc>
          <w:tcPr>
            <w:tcW w:w="1783" w:type="dxa"/>
          </w:tcPr>
          <w:p w14:paraId="031D84A9" w14:textId="77777777" w:rsidR="00B9135C" w:rsidRPr="0093344C" w:rsidRDefault="00B9135C" w:rsidP="00B9135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1995</w:t>
            </w:r>
          </w:p>
        </w:tc>
        <w:tc>
          <w:tcPr>
            <w:tcW w:w="1694" w:type="dxa"/>
          </w:tcPr>
          <w:p w14:paraId="1E7701EA" w14:textId="77777777" w:rsidR="00B9135C" w:rsidRPr="0093344C" w:rsidRDefault="00B9135C" w:rsidP="00B9135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56914287" w14:textId="77777777" w:rsidR="00B9135C" w:rsidRPr="0093344C" w:rsidRDefault="00B9135C" w:rsidP="00B9135C">
            <w:pPr>
              <w:contextualSpacing/>
              <w:rPr>
                <w:rFonts w:asciiTheme="minorHAnsi" w:hAnsiTheme="minorHAnsi" w:cstheme="minorHAnsi"/>
                <w:sz w:val="18"/>
                <w:szCs w:val="18"/>
                <w:lang w:val="en-GB"/>
              </w:rPr>
            </w:pPr>
          </w:p>
        </w:tc>
        <w:tc>
          <w:tcPr>
            <w:tcW w:w="2182" w:type="dxa"/>
          </w:tcPr>
          <w:p w14:paraId="1DB221B1" w14:textId="77777777" w:rsidR="00B9135C" w:rsidRPr="0093344C" w:rsidRDefault="00B9135C" w:rsidP="00B9135C">
            <w:pPr>
              <w:contextualSpacing/>
              <w:rPr>
                <w:rFonts w:asciiTheme="minorHAnsi" w:hAnsiTheme="minorHAnsi" w:cstheme="minorHAnsi"/>
                <w:sz w:val="18"/>
                <w:szCs w:val="18"/>
                <w:lang w:val="en-GB"/>
              </w:rPr>
            </w:pPr>
          </w:p>
        </w:tc>
      </w:tr>
      <w:tr w:rsidR="00B9135C" w:rsidRPr="0093344C" w14:paraId="338289B4" w14:textId="77777777" w:rsidTr="00243878">
        <w:tc>
          <w:tcPr>
            <w:tcW w:w="1404" w:type="dxa"/>
          </w:tcPr>
          <w:p w14:paraId="3F46E8E0" w14:textId="77777777" w:rsidR="00B9135C" w:rsidRPr="0093344C" w:rsidRDefault="00B9135C" w:rsidP="00B9135C">
            <w:pPr>
              <w:contextualSpacing/>
              <w:rPr>
                <w:rFonts w:asciiTheme="minorHAnsi" w:hAnsiTheme="minorHAnsi" w:cstheme="minorHAnsi"/>
                <w:sz w:val="18"/>
                <w:szCs w:val="18"/>
                <w:lang w:val="en-GB"/>
              </w:rPr>
            </w:pPr>
          </w:p>
        </w:tc>
        <w:tc>
          <w:tcPr>
            <w:tcW w:w="1309" w:type="dxa"/>
          </w:tcPr>
          <w:p w14:paraId="1E60B8E9" w14:textId="43834E76" w:rsidR="00B9135C" w:rsidRPr="0093344C" w:rsidRDefault="00B9135C" w:rsidP="00B9135C">
            <w:pPr>
              <w:contextualSpacing/>
              <w:rPr>
                <w:rFonts w:asciiTheme="minorHAnsi" w:hAnsiTheme="minorHAnsi" w:cstheme="minorHAnsi"/>
                <w:sz w:val="18"/>
                <w:szCs w:val="18"/>
                <w:lang w:val="en-GB"/>
              </w:rPr>
            </w:pPr>
            <w:proofErr w:type="gramStart"/>
            <w:r w:rsidRPr="0093344C">
              <w:rPr>
                <w:rFonts w:asciiTheme="minorHAnsi" w:hAnsiTheme="minorHAnsi" w:cstheme="minorHAnsi"/>
                <w:sz w:val="18"/>
                <w:szCs w:val="18"/>
                <w:lang w:val="en-GB"/>
              </w:rPr>
              <w:t>Dispensing..</w:t>
            </w:r>
            <w:proofErr w:type="gramEnd"/>
          </w:p>
        </w:tc>
        <w:tc>
          <w:tcPr>
            <w:tcW w:w="1783" w:type="dxa"/>
          </w:tcPr>
          <w:p w14:paraId="7FA28CD2" w14:textId="77777777" w:rsidR="00B9135C" w:rsidRPr="0093344C" w:rsidRDefault="00B9135C" w:rsidP="00B9135C">
            <w:pPr>
              <w:contextualSpacing/>
              <w:rPr>
                <w:rFonts w:asciiTheme="minorHAnsi" w:hAnsiTheme="minorHAnsi" w:cstheme="minorHAnsi"/>
                <w:sz w:val="18"/>
                <w:szCs w:val="18"/>
                <w:lang w:val="en-GB"/>
              </w:rPr>
            </w:pPr>
          </w:p>
        </w:tc>
        <w:tc>
          <w:tcPr>
            <w:tcW w:w="1694" w:type="dxa"/>
          </w:tcPr>
          <w:p w14:paraId="1A014DC0" w14:textId="77777777" w:rsidR="00B9135C" w:rsidRPr="0093344C" w:rsidRDefault="00B9135C" w:rsidP="00B9135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3F108329" w14:textId="77777777" w:rsidR="00B9135C" w:rsidRPr="0093344C" w:rsidRDefault="00B9135C" w:rsidP="00B9135C">
            <w:pPr>
              <w:contextualSpacing/>
              <w:rPr>
                <w:rFonts w:asciiTheme="minorHAnsi" w:hAnsiTheme="minorHAnsi" w:cstheme="minorHAnsi"/>
                <w:sz w:val="18"/>
                <w:szCs w:val="18"/>
                <w:lang w:val="en-GB"/>
              </w:rPr>
            </w:pPr>
          </w:p>
        </w:tc>
        <w:tc>
          <w:tcPr>
            <w:tcW w:w="2182" w:type="dxa"/>
          </w:tcPr>
          <w:p w14:paraId="77848F83" w14:textId="77777777" w:rsidR="00B9135C" w:rsidRPr="0093344C" w:rsidRDefault="00B9135C" w:rsidP="00B9135C">
            <w:pPr>
              <w:contextualSpacing/>
              <w:rPr>
                <w:rFonts w:asciiTheme="minorHAnsi" w:hAnsiTheme="minorHAnsi" w:cstheme="minorHAnsi"/>
                <w:sz w:val="18"/>
                <w:szCs w:val="18"/>
                <w:lang w:val="en-GB"/>
              </w:rPr>
            </w:pPr>
          </w:p>
        </w:tc>
      </w:tr>
      <w:tr w:rsidR="003667B2" w:rsidRPr="0093344C" w14:paraId="5E18AE76" w14:textId="77777777" w:rsidTr="00243878">
        <w:tc>
          <w:tcPr>
            <w:tcW w:w="1404" w:type="dxa"/>
          </w:tcPr>
          <w:p w14:paraId="31E994A2"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68F7E750"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0971C773"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6CFD4304"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C</w:t>
            </w:r>
          </w:p>
        </w:tc>
        <w:tc>
          <w:tcPr>
            <w:tcW w:w="978" w:type="dxa"/>
          </w:tcPr>
          <w:p w14:paraId="4B00F227"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7E56AC30"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05EFF544" w14:textId="77777777" w:rsidTr="00243878">
        <w:tc>
          <w:tcPr>
            <w:tcW w:w="1404" w:type="dxa"/>
          </w:tcPr>
          <w:p w14:paraId="73E9DCF9"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6DCF432D"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435105F7"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165EAEDF"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978" w:type="dxa"/>
          </w:tcPr>
          <w:p w14:paraId="49676831"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1F150F12"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0DF72EF3" w14:textId="77777777" w:rsidTr="00243878">
        <w:tc>
          <w:tcPr>
            <w:tcW w:w="1404" w:type="dxa"/>
          </w:tcPr>
          <w:p w14:paraId="61A0EF5E"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760BD5CB"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3F15B51F"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3ED24126" w14:textId="77777777" w:rsidR="003667B2" w:rsidRPr="0093344C" w:rsidRDefault="003667B2" w:rsidP="00243878">
            <w:pPr>
              <w:contextualSpacing/>
              <w:rPr>
                <w:rFonts w:asciiTheme="minorHAnsi" w:hAnsiTheme="minorHAnsi" w:cstheme="minorHAnsi"/>
                <w:sz w:val="18"/>
                <w:szCs w:val="18"/>
                <w:lang w:val="en-GB"/>
              </w:rPr>
            </w:pPr>
          </w:p>
        </w:tc>
        <w:tc>
          <w:tcPr>
            <w:tcW w:w="978" w:type="dxa"/>
          </w:tcPr>
          <w:p w14:paraId="231A354F"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3F7BDDC2"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7DF72195" w14:textId="77777777" w:rsidTr="00243878">
        <w:tc>
          <w:tcPr>
            <w:tcW w:w="1404" w:type="dxa"/>
          </w:tcPr>
          <w:p w14:paraId="5ED0E117"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0E580DC5"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6314ECF2"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34D2EA77"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Empty</w:t>
            </w:r>
          </w:p>
        </w:tc>
        <w:tc>
          <w:tcPr>
            <w:tcW w:w="978" w:type="dxa"/>
          </w:tcPr>
          <w:p w14:paraId="1A7995F3"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457A4007"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23EFDC2E" w14:textId="77777777" w:rsidTr="00243878">
        <w:tc>
          <w:tcPr>
            <w:tcW w:w="1404" w:type="dxa"/>
          </w:tcPr>
          <w:p w14:paraId="0CD0578E"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2FBB90F8"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49B53E47"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total</w:t>
            </w:r>
          </w:p>
        </w:tc>
        <w:tc>
          <w:tcPr>
            <w:tcW w:w="1694" w:type="dxa"/>
          </w:tcPr>
          <w:p w14:paraId="49230EDF" w14:textId="77777777" w:rsidR="003667B2" w:rsidRPr="0093344C" w:rsidRDefault="003667B2" w:rsidP="00243878">
            <w:pPr>
              <w:contextualSpacing/>
              <w:rPr>
                <w:rFonts w:asciiTheme="minorHAnsi" w:hAnsiTheme="minorHAnsi" w:cstheme="minorHAnsi"/>
                <w:sz w:val="18"/>
                <w:szCs w:val="18"/>
                <w:lang w:val="en-GB"/>
              </w:rPr>
            </w:pPr>
          </w:p>
        </w:tc>
        <w:tc>
          <w:tcPr>
            <w:tcW w:w="978" w:type="dxa"/>
          </w:tcPr>
          <w:p w14:paraId="60FE5C1F"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19210CAC"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06B8B535" w14:textId="77777777" w:rsidTr="00243878">
        <w:tc>
          <w:tcPr>
            <w:tcW w:w="1404" w:type="dxa"/>
          </w:tcPr>
          <w:p w14:paraId="43DEA54E"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4F787DF2"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5C849A3C"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1996</w:t>
            </w:r>
          </w:p>
        </w:tc>
        <w:tc>
          <w:tcPr>
            <w:tcW w:w="1694" w:type="dxa"/>
          </w:tcPr>
          <w:p w14:paraId="661DCA29"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1FE162FC"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249F1A17"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5C10FE1A" w14:textId="77777777" w:rsidTr="00243878">
        <w:tc>
          <w:tcPr>
            <w:tcW w:w="1404" w:type="dxa"/>
          </w:tcPr>
          <w:p w14:paraId="770C655A"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31992941"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5BD06A51"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658B9F1B"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3863CE6A"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67F278CB"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2D46CD6A" w14:textId="77777777" w:rsidTr="00243878">
        <w:tc>
          <w:tcPr>
            <w:tcW w:w="1404" w:type="dxa"/>
          </w:tcPr>
          <w:p w14:paraId="12F11D0A"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46F3CA32" w14:textId="1F65CD1A" w:rsidR="003667B2" w:rsidRPr="0093344C" w:rsidRDefault="003667B2" w:rsidP="00243878">
            <w:pPr>
              <w:contextualSpacing/>
              <w:rPr>
                <w:rFonts w:asciiTheme="minorHAnsi" w:hAnsiTheme="minorHAnsi" w:cstheme="minorHAnsi"/>
                <w:sz w:val="18"/>
                <w:szCs w:val="18"/>
                <w:lang w:val="en-GB"/>
              </w:rPr>
            </w:pPr>
          </w:p>
        </w:tc>
        <w:tc>
          <w:tcPr>
            <w:tcW w:w="1783" w:type="dxa"/>
          </w:tcPr>
          <w:p w14:paraId="11A0B789"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1996</w:t>
            </w:r>
          </w:p>
        </w:tc>
        <w:tc>
          <w:tcPr>
            <w:tcW w:w="1694" w:type="dxa"/>
          </w:tcPr>
          <w:p w14:paraId="5DADAE4D"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978" w:type="dxa"/>
          </w:tcPr>
          <w:p w14:paraId="6B04AE44"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2D9E4EEE"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7B15A9F2" w14:textId="77777777" w:rsidTr="00243878">
        <w:tc>
          <w:tcPr>
            <w:tcW w:w="1404" w:type="dxa"/>
          </w:tcPr>
          <w:p w14:paraId="104323E4"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7AC4A722"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654CC43A"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4D10CF18"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78" w:type="dxa"/>
          </w:tcPr>
          <w:p w14:paraId="18E5A662"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3D2CCF33"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263C97EF" w14:textId="77777777" w:rsidTr="00243878">
        <w:tc>
          <w:tcPr>
            <w:tcW w:w="1404" w:type="dxa"/>
          </w:tcPr>
          <w:p w14:paraId="0925A1A1"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03B64295"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0224FE3D"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603A0ECC" w14:textId="77777777" w:rsidR="003667B2" w:rsidRPr="0093344C" w:rsidRDefault="003667B2"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978" w:type="dxa"/>
          </w:tcPr>
          <w:p w14:paraId="2E56A17F"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4C7E5981" w14:textId="77777777" w:rsidR="003667B2" w:rsidRPr="0093344C" w:rsidRDefault="003667B2" w:rsidP="00243878">
            <w:pPr>
              <w:contextualSpacing/>
              <w:rPr>
                <w:rFonts w:asciiTheme="minorHAnsi" w:hAnsiTheme="minorHAnsi" w:cstheme="minorHAnsi"/>
                <w:sz w:val="18"/>
                <w:szCs w:val="18"/>
                <w:lang w:val="en-GB"/>
              </w:rPr>
            </w:pPr>
          </w:p>
        </w:tc>
      </w:tr>
      <w:tr w:rsidR="003667B2" w:rsidRPr="0093344C" w14:paraId="08B4BFC8" w14:textId="77777777" w:rsidTr="00243878">
        <w:tc>
          <w:tcPr>
            <w:tcW w:w="1404" w:type="dxa"/>
          </w:tcPr>
          <w:p w14:paraId="7D9D7F24" w14:textId="77777777" w:rsidR="003667B2" w:rsidRPr="0093344C" w:rsidRDefault="003667B2" w:rsidP="00243878">
            <w:pPr>
              <w:contextualSpacing/>
              <w:rPr>
                <w:rFonts w:asciiTheme="minorHAnsi" w:hAnsiTheme="minorHAnsi" w:cstheme="minorHAnsi"/>
                <w:sz w:val="18"/>
                <w:szCs w:val="18"/>
                <w:lang w:val="en-GB"/>
              </w:rPr>
            </w:pPr>
          </w:p>
        </w:tc>
        <w:tc>
          <w:tcPr>
            <w:tcW w:w="1309" w:type="dxa"/>
          </w:tcPr>
          <w:p w14:paraId="1E2387AF" w14:textId="77777777" w:rsidR="003667B2" w:rsidRPr="0093344C" w:rsidRDefault="003667B2" w:rsidP="00243878">
            <w:pPr>
              <w:contextualSpacing/>
              <w:rPr>
                <w:rFonts w:asciiTheme="minorHAnsi" w:hAnsiTheme="minorHAnsi" w:cstheme="minorHAnsi"/>
                <w:sz w:val="18"/>
                <w:szCs w:val="18"/>
                <w:lang w:val="en-GB"/>
              </w:rPr>
            </w:pPr>
          </w:p>
        </w:tc>
        <w:tc>
          <w:tcPr>
            <w:tcW w:w="1783" w:type="dxa"/>
          </w:tcPr>
          <w:p w14:paraId="541904F0" w14:textId="77777777" w:rsidR="003667B2" w:rsidRPr="0093344C" w:rsidRDefault="003667B2" w:rsidP="00243878">
            <w:pPr>
              <w:contextualSpacing/>
              <w:rPr>
                <w:rFonts w:asciiTheme="minorHAnsi" w:hAnsiTheme="minorHAnsi" w:cstheme="minorHAnsi"/>
                <w:sz w:val="18"/>
                <w:szCs w:val="18"/>
                <w:lang w:val="en-GB"/>
              </w:rPr>
            </w:pPr>
          </w:p>
        </w:tc>
        <w:tc>
          <w:tcPr>
            <w:tcW w:w="1694" w:type="dxa"/>
          </w:tcPr>
          <w:p w14:paraId="5EDF4626" w14:textId="77777777" w:rsidR="003667B2" w:rsidRPr="0093344C" w:rsidRDefault="003667B2" w:rsidP="00243878">
            <w:pPr>
              <w:contextualSpacing/>
              <w:rPr>
                <w:rFonts w:asciiTheme="minorHAnsi" w:hAnsiTheme="minorHAnsi" w:cstheme="minorHAnsi"/>
                <w:sz w:val="18"/>
                <w:szCs w:val="18"/>
                <w:lang w:val="en-GB"/>
              </w:rPr>
            </w:pPr>
          </w:p>
        </w:tc>
        <w:tc>
          <w:tcPr>
            <w:tcW w:w="978" w:type="dxa"/>
          </w:tcPr>
          <w:p w14:paraId="36930D47" w14:textId="77777777" w:rsidR="003667B2" w:rsidRPr="0093344C" w:rsidRDefault="003667B2" w:rsidP="00243878">
            <w:pPr>
              <w:contextualSpacing/>
              <w:rPr>
                <w:rFonts w:asciiTheme="minorHAnsi" w:hAnsiTheme="minorHAnsi" w:cstheme="minorHAnsi"/>
                <w:sz w:val="18"/>
                <w:szCs w:val="18"/>
                <w:lang w:val="en-GB"/>
              </w:rPr>
            </w:pPr>
          </w:p>
        </w:tc>
        <w:tc>
          <w:tcPr>
            <w:tcW w:w="2182" w:type="dxa"/>
          </w:tcPr>
          <w:p w14:paraId="42711EBB" w14:textId="77777777" w:rsidR="003667B2" w:rsidRPr="0093344C" w:rsidRDefault="003667B2" w:rsidP="00243878">
            <w:pPr>
              <w:contextualSpacing/>
              <w:rPr>
                <w:rFonts w:asciiTheme="minorHAnsi" w:hAnsiTheme="minorHAnsi" w:cstheme="minorHAnsi"/>
                <w:sz w:val="18"/>
                <w:szCs w:val="18"/>
                <w:lang w:val="en-GB"/>
              </w:rPr>
            </w:pPr>
          </w:p>
        </w:tc>
      </w:tr>
    </w:tbl>
    <w:p w14:paraId="7E8188ED" w14:textId="4A6EEC4D" w:rsidR="00CC7F3F" w:rsidRDefault="00CC7F3F" w:rsidP="00F42F00">
      <w:pPr>
        <w:contextualSpacing/>
        <w:rPr>
          <w:sz w:val="22"/>
          <w:szCs w:val="22"/>
        </w:rPr>
      </w:pPr>
    </w:p>
    <w:p w14:paraId="1C6C17B9" w14:textId="21D1CF18" w:rsidR="00CC7F3F" w:rsidRDefault="00CC7F3F" w:rsidP="00F42F00">
      <w:pPr>
        <w:contextualSpacing/>
        <w:rPr>
          <w:sz w:val="22"/>
          <w:szCs w:val="22"/>
        </w:rPr>
      </w:pPr>
    </w:p>
    <w:p w14:paraId="09029DEB" w14:textId="49F27C68" w:rsidR="00A87653" w:rsidRDefault="00A87653" w:rsidP="00F42F00">
      <w:pPr>
        <w:contextualSpacing/>
        <w:rPr>
          <w:sz w:val="22"/>
          <w:szCs w:val="22"/>
        </w:rPr>
      </w:pPr>
    </w:p>
    <w:p w14:paraId="769B739A" w14:textId="18AB1B81" w:rsidR="00A87653" w:rsidRDefault="004E5ED0" w:rsidP="00F42F00">
      <w:pPr>
        <w:contextualSpacing/>
        <w:rPr>
          <w:sz w:val="22"/>
          <w:szCs w:val="22"/>
        </w:rPr>
      </w:pPr>
      <w:r>
        <w:rPr>
          <w:sz w:val="22"/>
          <w:szCs w:val="22"/>
        </w:rPr>
        <w:t xml:space="preserve">Create counts of medicines records based on ATC level and meaning of the drug record, and based on link with </w:t>
      </w:r>
      <w:proofErr w:type="spellStart"/>
      <w:r w:rsidR="00243878">
        <w:rPr>
          <w:sz w:val="22"/>
          <w:szCs w:val="22"/>
        </w:rPr>
        <w:t>S</w:t>
      </w:r>
      <w:r>
        <w:rPr>
          <w:sz w:val="22"/>
          <w:szCs w:val="22"/>
        </w:rPr>
        <w:t>tudy_population</w:t>
      </w:r>
      <w:proofErr w:type="spellEnd"/>
      <w:r>
        <w:rPr>
          <w:sz w:val="22"/>
          <w:szCs w:val="22"/>
        </w:rPr>
        <w:t xml:space="preserve"> </w:t>
      </w:r>
      <w:r w:rsidR="00243878">
        <w:rPr>
          <w:sz w:val="22"/>
          <w:szCs w:val="22"/>
        </w:rPr>
        <w:t xml:space="preserve">on </w:t>
      </w:r>
      <w:proofErr w:type="spellStart"/>
      <w:r w:rsidR="00243878" w:rsidRPr="00243878">
        <w:rPr>
          <w:i/>
          <w:sz w:val="22"/>
          <w:szCs w:val="22"/>
        </w:rPr>
        <w:t>person_id</w:t>
      </w:r>
      <w:proofErr w:type="spellEnd"/>
      <w:r w:rsidR="00243878">
        <w:rPr>
          <w:sz w:val="22"/>
          <w:szCs w:val="22"/>
        </w:rPr>
        <w:t xml:space="preserve"> </w:t>
      </w:r>
      <w:r>
        <w:rPr>
          <w:sz w:val="22"/>
          <w:szCs w:val="22"/>
        </w:rPr>
        <w:t xml:space="preserve">calculate how many male and females </w:t>
      </w:r>
      <w:r w:rsidR="00243878">
        <w:rPr>
          <w:sz w:val="22"/>
          <w:szCs w:val="22"/>
        </w:rPr>
        <w:t xml:space="preserve">in the study population </w:t>
      </w:r>
      <w:r>
        <w:rPr>
          <w:sz w:val="22"/>
          <w:szCs w:val="22"/>
        </w:rPr>
        <w:t>do not have a medicines record during follow-up</w:t>
      </w:r>
      <w:r w:rsidR="007B732D">
        <w:rPr>
          <w:sz w:val="22"/>
          <w:szCs w:val="22"/>
        </w:rPr>
        <w:t xml:space="preserve">, for those who do calculate mean and median no. of records in </w:t>
      </w:r>
      <w:proofErr w:type="spellStart"/>
      <w:r w:rsidR="007B732D" w:rsidRPr="007B732D">
        <w:rPr>
          <w:i/>
          <w:sz w:val="22"/>
          <w:szCs w:val="22"/>
        </w:rPr>
        <w:t>medicines_study</w:t>
      </w:r>
      <w:proofErr w:type="spellEnd"/>
      <w:r w:rsidR="007B732D" w:rsidRPr="007B732D">
        <w:rPr>
          <w:i/>
          <w:sz w:val="22"/>
          <w:szCs w:val="22"/>
        </w:rPr>
        <w:t xml:space="preserve"> table</w:t>
      </w:r>
      <w:r w:rsidR="007B732D">
        <w:rPr>
          <w:i/>
          <w:sz w:val="22"/>
          <w:szCs w:val="22"/>
        </w:rPr>
        <w:t xml:space="preserve"> by meaning, ATC1 and ATC3 and sex</w:t>
      </w:r>
    </w:p>
    <w:p w14:paraId="7F5FBD7C" w14:textId="16F537E2" w:rsidR="00A87653" w:rsidRDefault="00A87653" w:rsidP="00F42F00">
      <w:pPr>
        <w:contextualSpacing/>
        <w:rPr>
          <w:sz w:val="22"/>
          <w:szCs w:val="22"/>
        </w:rPr>
      </w:pPr>
    </w:p>
    <w:p w14:paraId="586D9A10" w14:textId="1D7F2998" w:rsidR="00A87653" w:rsidRDefault="00A87653" w:rsidP="00F42F00">
      <w:pPr>
        <w:contextualSpacing/>
        <w:rPr>
          <w:sz w:val="22"/>
          <w:szCs w:val="22"/>
        </w:rPr>
      </w:pPr>
    </w:p>
    <w:p w14:paraId="5D1A97A3" w14:textId="503C7F76" w:rsidR="007167A6" w:rsidRPr="002C1F90" w:rsidRDefault="007167A6" w:rsidP="007167A6">
      <w:pPr>
        <w:contextualSpacing/>
        <w:rPr>
          <w:i/>
          <w:color w:val="E36C0A" w:themeColor="accent6" w:themeShade="BF"/>
          <w:sz w:val="22"/>
          <w:szCs w:val="22"/>
        </w:rPr>
      </w:pPr>
      <w:r w:rsidRPr="002C1F90">
        <w:rPr>
          <w:i/>
          <w:color w:val="E36C0A" w:themeColor="accent6" w:themeShade="BF"/>
          <w:sz w:val="22"/>
          <w:szCs w:val="22"/>
        </w:rPr>
        <w:t>Question: number of prescription</w:t>
      </w:r>
      <w:r w:rsidR="0093344C">
        <w:rPr>
          <w:i/>
          <w:color w:val="E36C0A" w:themeColor="accent6" w:themeShade="BF"/>
          <w:sz w:val="22"/>
          <w:szCs w:val="22"/>
        </w:rPr>
        <w:t>/</w:t>
      </w:r>
      <w:proofErr w:type="spellStart"/>
      <w:r w:rsidR="0093344C">
        <w:rPr>
          <w:i/>
          <w:color w:val="E36C0A" w:themeColor="accent6" w:themeShade="BF"/>
          <w:sz w:val="22"/>
          <w:szCs w:val="22"/>
        </w:rPr>
        <w:t>dispensings</w:t>
      </w:r>
      <w:proofErr w:type="spellEnd"/>
      <w:r w:rsidRPr="002C1F90">
        <w:rPr>
          <w:i/>
          <w:color w:val="E36C0A" w:themeColor="accent6" w:themeShade="BF"/>
          <w:sz w:val="22"/>
          <w:szCs w:val="22"/>
        </w:rPr>
        <w:t xml:space="preserve"> and users in study population</w:t>
      </w:r>
    </w:p>
    <w:p w14:paraId="326B6551" w14:textId="77777777" w:rsidR="007167A6" w:rsidRDefault="007167A6" w:rsidP="00F42F00">
      <w:pPr>
        <w:contextualSpacing/>
        <w:rPr>
          <w:sz w:val="22"/>
          <w:szCs w:val="22"/>
        </w:rPr>
      </w:pPr>
    </w:p>
    <w:p w14:paraId="4B3BA8D9" w14:textId="3AA65123" w:rsidR="00A87653" w:rsidRDefault="00A87653" w:rsidP="00A87653">
      <w:pPr>
        <w:contextualSpacing/>
        <w:rPr>
          <w:i/>
          <w:sz w:val="22"/>
          <w:szCs w:val="22"/>
        </w:rPr>
      </w:pPr>
      <w:r w:rsidRPr="00671288">
        <w:rPr>
          <w:i/>
          <w:sz w:val="22"/>
          <w:szCs w:val="22"/>
        </w:rPr>
        <w:t>D4 output table 1</w:t>
      </w:r>
      <w:r>
        <w:rPr>
          <w:i/>
          <w:sz w:val="22"/>
          <w:szCs w:val="22"/>
        </w:rPr>
        <w:t xml:space="preserve">2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by ATC 1 &amp; 3 level in the study population by year of dispensing/prescribing and by </w:t>
      </w:r>
      <w:proofErr w:type="spellStart"/>
      <w:r>
        <w:rPr>
          <w:i/>
          <w:sz w:val="22"/>
          <w:szCs w:val="22"/>
        </w:rPr>
        <w:t>meaning_of_drug_record</w:t>
      </w:r>
      <w:proofErr w:type="spellEnd"/>
    </w:p>
    <w:p w14:paraId="31561307" w14:textId="77777777" w:rsidR="004E5ED0" w:rsidRDefault="004E5ED0" w:rsidP="00A87653">
      <w:pPr>
        <w:contextualSpacing/>
        <w:rPr>
          <w:i/>
          <w:sz w:val="22"/>
          <w:szCs w:val="22"/>
        </w:rPr>
      </w:pPr>
    </w:p>
    <w:tbl>
      <w:tblPr>
        <w:tblStyle w:val="TableGrid"/>
        <w:tblW w:w="0" w:type="auto"/>
        <w:tblLook w:val="04A0" w:firstRow="1" w:lastRow="0" w:firstColumn="1" w:lastColumn="0" w:noHBand="0" w:noVBand="1"/>
      </w:tblPr>
      <w:tblGrid>
        <w:gridCol w:w="699"/>
        <w:gridCol w:w="1100"/>
        <w:gridCol w:w="872"/>
        <w:gridCol w:w="818"/>
        <w:gridCol w:w="771"/>
        <w:gridCol w:w="1036"/>
        <w:gridCol w:w="1034"/>
        <w:gridCol w:w="914"/>
        <w:gridCol w:w="1106"/>
        <w:gridCol w:w="1000"/>
      </w:tblGrid>
      <w:tr w:rsidR="002C1F90" w:rsidRPr="0093344C" w14:paraId="0840DF80" w14:textId="67965FDB" w:rsidTr="002C1F90">
        <w:tc>
          <w:tcPr>
            <w:tcW w:w="706" w:type="dxa"/>
          </w:tcPr>
          <w:p w14:paraId="2B94B19A"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1033" w:type="dxa"/>
          </w:tcPr>
          <w:p w14:paraId="026E3877"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Meaning drug record</w:t>
            </w:r>
          </w:p>
        </w:tc>
        <w:tc>
          <w:tcPr>
            <w:tcW w:w="880" w:type="dxa"/>
          </w:tcPr>
          <w:p w14:paraId="0E374716"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 1 level</w:t>
            </w:r>
          </w:p>
        </w:tc>
        <w:tc>
          <w:tcPr>
            <w:tcW w:w="825" w:type="dxa"/>
          </w:tcPr>
          <w:p w14:paraId="79AECA3D" w14:textId="29A3D5AF"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ATC3 level</w:t>
            </w:r>
          </w:p>
        </w:tc>
        <w:tc>
          <w:tcPr>
            <w:tcW w:w="776" w:type="dxa"/>
          </w:tcPr>
          <w:p w14:paraId="30F8E153" w14:textId="7ADCB733"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ATC4</w:t>
            </w:r>
          </w:p>
          <w:p w14:paraId="6227288A" w14:textId="19768794"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level</w:t>
            </w:r>
          </w:p>
        </w:tc>
        <w:tc>
          <w:tcPr>
            <w:tcW w:w="1044" w:type="dxa"/>
          </w:tcPr>
          <w:p w14:paraId="4B53CCA0" w14:textId="0DC1E2D1"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of records</w:t>
            </w:r>
          </w:p>
          <w:p w14:paraId="41918FA7" w14:textId="43A5B146"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during follow-up</w:t>
            </w:r>
          </w:p>
        </w:tc>
        <w:tc>
          <w:tcPr>
            <w:tcW w:w="1044" w:type="dxa"/>
          </w:tcPr>
          <w:p w14:paraId="13173126" w14:textId="727C421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of male users</w:t>
            </w:r>
          </w:p>
          <w:p w14:paraId="3F666A9E" w14:textId="6ADEAA1D"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males during follow-up</w:t>
            </w:r>
          </w:p>
        </w:tc>
        <w:tc>
          <w:tcPr>
            <w:tcW w:w="918" w:type="dxa"/>
          </w:tcPr>
          <w:p w14:paraId="2C9DB5E9" w14:textId="77777777"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p w14:paraId="06DDF030" w14:textId="77777777"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Rx</w:t>
            </w:r>
          </w:p>
          <w:p w14:paraId="4B067748" w14:textId="46AF8244"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Per male user</w:t>
            </w:r>
          </w:p>
        </w:tc>
        <w:tc>
          <w:tcPr>
            <w:tcW w:w="1117" w:type="dxa"/>
          </w:tcPr>
          <w:p w14:paraId="5D60F039" w14:textId="2D5FB098"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No. of </w:t>
            </w:r>
          </w:p>
          <w:p w14:paraId="74D99676" w14:textId="2E4D9332"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Female users during follow-up</w:t>
            </w:r>
          </w:p>
        </w:tc>
        <w:tc>
          <w:tcPr>
            <w:tcW w:w="1007" w:type="dxa"/>
          </w:tcPr>
          <w:p w14:paraId="453D02EA" w14:textId="77777777"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p w14:paraId="0EE84302" w14:textId="062CCAB7" w:rsidR="002C1F90" w:rsidRPr="0093344C" w:rsidRDefault="002C1F90" w:rsidP="00A87653">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Rx per female</w:t>
            </w:r>
          </w:p>
        </w:tc>
      </w:tr>
      <w:tr w:rsidR="0093344C" w:rsidRPr="0093344C" w14:paraId="7BEBEE22" w14:textId="7F5F4D29" w:rsidTr="002C1F90">
        <w:tc>
          <w:tcPr>
            <w:tcW w:w="706" w:type="dxa"/>
          </w:tcPr>
          <w:p w14:paraId="2ACBDEDF" w14:textId="77777777" w:rsidR="0093344C" w:rsidRPr="0093344C" w:rsidRDefault="0093344C" w:rsidP="0093344C">
            <w:pPr>
              <w:contextualSpacing/>
              <w:rPr>
                <w:rFonts w:asciiTheme="minorHAnsi" w:hAnsiTheme="minorHAnsi" w:cstheme="minorHAnsi"/>
                <w:sz w:val="18"/>
                <w:szCs w:val="18"/>
                <w:lang w:val="en-GB"/>
              </w:rPr>
            </w:pPr>
          </w:p>
        </w:tc>
        <w:tc>
          <w:tcPr>
            <w:tcW w:w="1033" w:type="dxa"/>
          </w:tcPr>
          <w:p w14:paraId="6A31E65A" w14:textId="2DC87B8D"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Prescription</w:t>
            </w:r>
          </w:p>
        </w:tc>
        <w:tc>
          <w:tcPr>
            <w:tcW w:w="880" w:type="dxa"/>
          </w:tcPr>
          <w:p w14:paraId="175F06A1" w14:textId="1B1D5CAF"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None</w:t>
            </w:r>
          </w:p>
        </w:tc>
        <w:tc>
          <w:tcPr>
            <w:tcW w:w="825" w:type="dxa"/>
          </w:tcPr>
          <w:p w14:paraId="338E1299" w14:textId="77777777" w:rsidR="0093344C" w:rsidRPr="0093344C" w:rsidRDefault="0093344C" w:rsidP="0093344C">
            <w:pPr>
              <w:contextualSpacing/>
              <w:rPr>
                <w:rFonts w:asciiTheme="minorHAnsi" w:hAnsiTheme="minorHAnsi" w:cstheme="minorHAnsi"/>
                <w:sz w:val="18"/>
                <w:szCs w:val="18"/>
                <w:lang w:val="en-GB"/>
              </w:rPr>
            </w:pPr>
          </w:p>
        </w:tc>
        <w:tc>
          <w:tcPr>
            <w:tcW w:w="776" w:type="dxa"/>
          </w:tcPr>
          <w:p w14:paraId="4722B668" w14:textId="77777777" w:rsidR="0093344C" w:rsidRPr="0093344C" w:rsidRDefault="0093344C" w:rsidP="0093344C">
            <w:pPr>
              <w:contextualSpacing/>
              <w:rPr>
                <w:rFonts w:asciiTheme="minorHAnsi" w:hAnsiTheme="minorHAnsi" w:cstheme="minorHAnsi"/>
                <w:sz w:val="18"/>
                <w:szCs w:val="18"/>
                <w:lang w:val="en-GB"/>
              </w:rPr>
            </w:pPr>
          </w:p>
        </w:tc>
        <w:tc>
          <w:tcPr>
            <w:tcW w:w="1044" w:type="dxa"/>
          </w:tcPr>
          <w:p w14:paraId="6C6C55B1" w14:textId="134B3451"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c>
          <w:tcPr>
            <w:tcW w:w="1044" w:type="dxa"/>
          </w:tcPr>
          <w:p w14:paraId="1320468A" w14:textId="77777777" w:rsidR="0093344C" w:rsidRPr="0093344C" w:rsidRDefault="0093344C" w:rsidP="0093344C">
            <w:pPr>
              <w:contextualSpacing/>
              <w:rPr>
                <w:rFonts w:asciiTheme="minorHAnsi" w:hAnsiTheme="minorHAnsi" w:cstheme="minorHAnsi"/>
                <w:sz w:val="18"/>
                <w:szCs w:val="18"/>
                <w:lang w:val="en-GB"/>
              </w:rPr>
            </w:pPr>
          </w:p>
        </w:tc>
        <w:tc>
          <w:tcPr>
            <w:tcW w:w="918" w:type="dxa"/>
          </w:tcPr>
          <w:p w14:paraId="6DA73A43" w14:textId="19721D74"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c>
          <w:tcPr>
            <w:tcW w:w="1117" w:type="dxa"/>
          </w:tcPr>
          <w:p w14:paraId="583ECA83" w14:textId="521AEA9C" w:rsidR="0093344C" w:rsidRPr="0093344C" w:rsidRDefault="0093344C" w:rsidP="0093344C">
            <w:pPr>
              <w:contextualSpacing/>
              <w:rPr>
                <w:rFonts w:asciiTheme="minorHAnsi" w:hAnsiTheme="minorHAnsi" w:cstheme="minorHAnsi"/>
                <w:sz w:val="18"/>
                <w:szCs w:val="18"/>
                <w:lang w:val="en-GB"/>
              </w:rPr>
            </w:pPr>
          </w:p>
        </w:tc>
        <w:tc>
          <w:tcPr>
            <w:tcW w:w="1007" w:type="dxa"/>
          </w:tcPr>
          <w:p w14:paraId="062008E5" w14:textId="49E0A3A3"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r>
      <w:tr w:rsidR="0093344C" w:rsidRPr="0093344C" w14:paraId="05587883" w14:textId="1601FB5B" w:rsidTr="002C1F90">
        <w:tc>
          <w:tcPr>
            <w:tcW w:w="706" w:type="dxa"/>
          </w:tcPr>
          <w:p w14:paraId="3BCADF35" w14:textId="77777777" w:rsidR="0093344C" w:rsidRPr="0093344C" w:rsidRDefault="0093344C" w:rsidP="0093344C">
            <w:pPr>
              <w:contextualSpacing/>
              <w:rPr>
                <w:rFonts w:asciiTheme="minorHAnsi" w:hAnsiTheme="minorHAnsi" w:cstheme="minorHAnsi"/>
                <w:sz w:val="18"/>
                <w:szCs w:val="18"/>
                <w:lang w:val="en-GB"/>
              </w:rPr>
            </w:pPr>
          </w:p>
        </w:tc>
        <w:tc>
          <w:tcPr>
            <w:tcW w:w="1033" w:type="dxa"/>
          </w:tcPr>
          <w:p w14:paraId="70E1C673" w14:textId="7F389A9F" w:rsidR="0093344C" w:rsidRPr="0093344C" w:rsidRDefault="0093344C" w:rsidP="0093344C">
            <w:pPr>
              <w:contextualSpacing/>
              <w:rPr>
                <w:rFonts w:asciiTheme="minorHAnsi" w:hAnsiTheme="minorHAnsi" w:cstheme="minorHAnsi"/>
                <w:sz w:val="18"/>
                <w:szCs w:val="18"/>
                <w:lang w:val="en-GB"/>
              </w:rPr>
            </w:pPr>
            <w:proofErr w:type="gramStart"/>
            <w:r w:rsidRPr="0093344C">
              <w:rPr>
                <w:rFonts w:asciiTheme="minorHAnsi" w:hAnsiTheme="minorHAnsi" w:cstheme="minorHAnsi"/>
                <w:sz w:val="18"/>
                <w:szCs w:val="18"/>
                <w:lang w:val="en-GB"/>
              </w:rPr>
              <w:t>Dispensing..</w:t>
            </w:r>
            <w:proofErr w:type="gramEnd"/>
          </w:p>
        </w:tc>
        <w:tc>
          <w:tcPr>
            <w:tcW w:w="880" w:type="dxa"/>
          </w:tcPr>
          <w:p w14:paraId="7820E4DE" w14:textId="77777777"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20F90D64" w14:textId="4CFE8761"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776" w:type="dxa"/>
          </w:tcPr>
          <w:p w14:paraId="70EE05CD" w14:textId="32F4FB94"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w:t>
            </w:r>
          </w:p>
        </w:tc>
        <w:tc>
          <w:tcPr>
            <w:tcW w:w="1044" w:type="dxa"/>
          </w:tcPr>
          <w:p w14:paraId="0D8368CF" w14:textId="19BC895A" w:rsidR="0093344C" w:rsidRPr="0093344C" w:rsidRDefault="0093344C" w:rsidP="0093344C">
            <w:pPr>
              <w:contextualSpacing/>
              <w:rPr>
                <w:rFonts w:asciiTheme="minorHAnsi" w:hAnsiTheme="minorHAnsi" w:cstheme="minorHAnsi"/>
                <w:sz w:val="18"/>
                <w:szCs w:val="18"/>
                <w:lang w:val="en-GB"/>
              </w:rPr>
            </w:pPr>
          </w:p>
        </w:tc>
        <w:tc>
          <w:tcPr>
            <w:tcW w:w="1044" w:type="dxa"/>
          </w:tcPr>
          <w:p w14:paraId="5A475AE7" w14:textId="77777777" w:rsidR="0093344C" w:rsidRPr="0093344C" w:rsidRDefault="0093344C" w:rsidP="0093344C">
            <w:pPr>
              <w:contextualSpacing/>
              <w:rPr>
                <w:rFonts w:asciiTheme="minorHAnsi" w:hAnsiTheme="minorHAnsi" w:cstheme="minorHAnsi"/>
                <w:sz w:val="18"/>
                <w:szCs w:val="18"/>
                <w:lang w:val="en-GB"/>
              </w:rPr>
            </w:pPr>
          </w:p>
        </w:tc>
        <w:tc>
          <w:tcPr>
            <w:tcW w:w="918" w:type="dxa"/>
          </w:tcPr>
          <w:p w14:paraId="2E4C5E03" w14:textId="77777777" w:rsidR="0093344C" w:rsidRPr="0093344C" w:rsidRDefault="0093344C" w:rsidP="0093344C">
            <w:pPr>
              <w:contextualSpacing/>
              <w:rPr>
                <w:rFonts w:asciiTheme="minorHAnsi" w:hAnsiTheme="minorHAnsi" w:cstheme="minorHAnsi"/>
                <w:sz w:val="18"/>
                <w:szCs w:val="18"/>
                <w:lang w:val="en-GB"/>
              </w:rPr>
            </w:pPr>
          </w:p>
        </w:tc>
        <w:tc>
          <w:tcPr>
            <w:tcW w:w="1117" w:type="dxa"/>
          </w:tcPr>
          <w:p w14:paraId="4CA4C13D" w14:textId="43730324" w:rsidR="0093344C" w:rsidRPr="0093344C" w:rsidRDefault="0093344C" w:rsidP="0093344C">
            <w:pPr>
              <w:contextualSpacing/>
              <w:rPr>
                <w:rFonts w:asciiTheme="minorHAnsi" w:hAnsiTheme="minorHAnsi" w:cstheme="minorHAnsi"/>
                <w:sz w:val="18"/>
                <w:szCs w:val="18"/>
                <w:lang w:val="en-GB"/>
              </w:rPr>
            </w:pPr>
          </w:p>
        </w:tc>
        <w:tc>
          <w:tcPr>
            <w:tcW w:w="1007" w:type="dxa"/>
          </w:tcPr>
          <w:p w14:paraId="65149471" w14:textId="77777777" w:rsidR="0093344C" w:rsidRPr="0093344C" w:rsidRDefault="0093344C" w:rsidP="0093344C">
            <w:pPr>
              <w:contextualSpacing/>
              <w:rPr>
                <w:rFonts w:asciiTheme="minorHAnsi" w:hAnsiTheme="minorHAnsi" w:cstheme="minorHAnsi"/>
                <w:sz w:val="18"/>
                <w:szCs w:val="18"/>
                <w:lang w:val="en-GB"/>
              </w:rPr>
            </w:pPr>
          </w:p>
        </w:tc>
      </w:tr>
      <w:tr w:rsidR="002C1F90" w:rsidRPr="0093344C" w14:paraId="2FBE5DDA" w14:textId="618FB0B4" w:rsidTr="002C1F90">
        <w:tc>
          <w:tcPr>
            <w:tcW w:w="706" w:type="dxa"/>
          </w:tcPr>
          <w:p w14:paraId="2E13EC9E"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4D6937A0"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6AFF43B7" w14:textId="7FA8A536"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5DD5A45C" w14:textId="18276F66"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A02</w:t>
            </w:r>
          </w:p>
        </w:tc>
        <w:tc>
          <w:tcPr>
            <w:tcW w:w="776" w:type="dxa"/>
          </w:tcPr>
          <w:p w14:paraId="178F5C27"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680F5861" w14:textId="76618DF1" w:rsidR="002C1F90" w:rsidRPr="0093344C" w:rsidRDefault="002C1F90" w:rsidP="00243878">
            <w:pPr>
              <w:contextualSpacing/>
              <w:rPr>
                <w:rFonts w:asciiTheme="minorHAnsi" w:hAnsiTheme="minorHAnsi" w:cstheme="minorHAnsi"/>
                <w:sz w:val="18"/>
                <w:szCs w:val="18"/>
                <w:lang w:val="en-GB"/>
              </w:rPr>
            </w:pPr>
          </w:p>
        </w:tc>
        <w:tc>
          <w:tcPr>
            <w:tcW w:w="1044" w:type="dxa"/>
          </w:tcPr>
          <w:p w14:paraId="40275F81"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423C2D94"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04C77E7A" w14:textId="42BF5C13" w:rsidR="002C1F90" w:rsidRPr="0093344C" w:rsidRDefault="002C1F90" w:rsidP="00243878">
            <w:pPr>
              <w:contextualSpacing/>
              <w:rPr>
                <w:rFonts w:asciiTheme="minorHAnsi" w:hAnsiTheme="minorHAnsi" w:cstheme="minorHAnsi"/>
                <w:sz w:val="18"/>
                <w:szCs w:val="18"/>
                <w:lang w:val="en-GB"/>
              </w:rPr>
            </w:pPr>
          </w:p>
        </w:tc>
        <w:tc>
          <w:tcPr>
            <w:tcW w:w="1007" w:type="dxa"/>
          </w:tcPr>
          <w:p w14:paraId="607ADAAE"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19EFB013" w14:textId="642437A0" w:rsidTr="002C1F90">
        <w:tc>
          <w:tcPr>
            <w:tcW w:w="706" w:type="dxa"/>
          </w:tcPr>
          <w:p w14:paraId="35233B27"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23A12189"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7320D6AD" w14:textId="69386C1A"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4DD8A20F" w14:textId="684BF5AF"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A03</w:t>
            </w:r>
          </w:p>
        </w:tc>
        <w:tc>
          <w:tcPr>
            <w:tcW w:w="776" w:type="dxa"/>
          </w:tcPr>
          <w:p w14:paraId="2B3BCF69"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0ACDF2FE" w14:textId="71CEF28C" w:rsidR="002C1F90" w:rsidRPr="0093344C" w:rsidRDefault="002C1F90" w:rsidP="00243878">
            <w:pPr>
              <w:contextualSpacing/>
              <w:rPr>
                <w:rFonts w:asciiTheme="minorHAnsi" w:hAnsiTheme="minorHAnsi" w:cstheme="minorHAnsi"/>
                <w:sz w:val="18"/>
                <w:szCs w:val="18"/>
                <w:lang w:val="en-GB"/>
              </w:rPr>
            </w:pPr>
          </w:p>
        </w:tc>
        <w:tc>
          <w:tcPr>
            <w:tcW w:w="1044" w:type="dxa"/>
          </w:tcPr>
          <w:p w14:paraId="10037DAF"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29F2DC68"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1A45160D" w14:textId="19AD5717" w:rsidR="002C1F90" w:rsidRPr="0093344C" w:rsidRDefault="002C1F90" w:rsidP="00243878">
            <w:pPr>
              <w:contextualSpacing/>
              <w:rPr>
                <w:rFonts w:asciiTheme="minorHAnsi" w:hAnsiTheme="minorHAnsi" w:cstheme="minorHAnsi"/>
                <w:sz w:val="18"/>
                <w:szCs w:val="18"/>
                <w:lang w:val="en-GB"/>
              </w:rPr>
            </w:pPr>
          </w:p>
        </w:tc>
        <w:tc>
          <w:tcPr>
            <w:tcW w:w="1007" w:type="dxa"/>
          </w:tcPr>
          <w:p w14:paraId="5C76DCF9"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281D9EC6" w14:textId="57083338" w:rsidTr="002C1F90">
        <w:tc>
          <w:tcPr>
            <w:tcW w:w="706" w:type="dxa"/>
          </w:tcPr>
          <w:p w14:paraId="1B428C6A"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63118B3C"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21637CE4"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825" w:type="dxa"/>
          </w:tcPr>
          <w:p w14:paraId="00BAE9DC" w14:textId="0AAF2258"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776" w:type="dxa"/>
          </w:tcPr>
          <w:p w14:paraId="39706BC7"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1DAA44C9" w14:textId="3090AE03" w:rsidR="002C1F90" w:rsidRPr="0093344C" w:rsidRDefault="002C1F90" w:rsidP="00243878">
            <w:pPr>
              <w:contextualSpacing/>
              <w:rPr>
                <w:rFonts w:asciiTheme="minorHAnsi" w:hAnsiTheme="minorHAnsi" w:cstheme="minorHAnsi"/>
                <w:sz w:val="18"/>
                <w:szCs w:val="18"/>
                <w:lang w:val="en-GB"/>
              </w:rPr>
            </w:pPr>
          </w:p>
        </w:tc>
        <w:tc>
          <w:tcPr>
            <w:tcW w:w="1044" w:type="dxa"/>
          </w:tcPr>
          <w:p w14:paraId="28D43D7B"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0AEE6CE1"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27F44549" w14:textId="64FE4D75" w:rsidR="002C1F90" w:rsidRPr="0093344C" w:rsidRDefault="002C1F90" w:rsidP="00243878">
            <w:pPr>
              <w:contextualSpacing/>
              <w:rPr>
                <w:rFonts w:asciiTheme="minorHAnsi" w:hAnsiTheme="minorHAnsi" w:cstheme="minorHAnsi"/>
                <w:sz w:val="18"/>
                <w:szCs w:val="18"/>
                <w:lang w:val="en-GB"/>
              </w:rPr>
            </w:pPr>
          </w:p>
        </w:tc>
        <w:tc>
          <w:tcPr>
            <w:tcW w:w="1007" w:type="dxa"/>
          </w:tcPr>
          <w:p w14:paraId="70A1C15C"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5B48AEA3" w14:textId="0883D458" w:rsidTr="002C1F90">
        <w:tc>
          <w:tcPr>
            <w:tcW w:w="706" w:type="dxa"/>
          </w:tcPr>
          <w:p w14:paraId="1360E969"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07E72A51"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56BEE00F"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73A68D71"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3A693F87"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578D1AC4" w14:textId="28E37E19" w:rsidR="002C1F90" w:rsidRPr="0093344C" w:rsidRDefault="002C1F90" w:rsidP="00243878">
            <w:pPr>
              <w:contextualSpacing/>
              <w:rPr>
                <w:rFonts w:asciiTheme="minorHAnsi" w:hAnsiTheme="minorHAnsi" w:cstheme="minorHAnsi"/>
                <w:sz w:val="18"/>
                <w:szCs w:val="18"/>
                <w:lang w:val="en-GB"/>
              </w:rPr>
            </w:pPr>
          </w:p>
        </w:tc>
        <w:tc>
          <w:tcPr>
            <w:tcW w:w="1044" w:type="dxa"/>
          </w:tcPr>
          <w:p w14:paraId="5C50F98F"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0F6F0763"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2AEC304E" w14:textId="77D3B260" w:rsidR="002C1F90" w:rsidRPr="0093344C" w:rsidRDefault="002C1F90" w:rsidP="00243878">
            <w:pPr>
              <w:contextualSpacing/>
              <w:rPr>
                <w:rFonts w:asciiTheme="minorHAnsi" w:hAnsiTheme="minorHAnsi" w:cstheme="minorHAnsi"/>
                <w:sz w:val="18"/>
                <w:szCs w:val="18"/>
                <w:lang w:val="en-GB"/>
              </w:rPr>
            </w:pPr>
          </w:p>
        </w:tc>
        <w:tc>
          <w:tcPr>
            <w:tcW w:w="1007" w:type="dxa"/>
          </w:tcPr>
          <w:p w14:paraId="4475F96D"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20D842CE" w14:textId="7CEEB30B" w:rsidTr="002C1F90">
        <w:tc>
          <w:tcPr>
            <w:tcW w:w="706" w:type="dxa"/>
          </w:tcPr>
          <w:p w14:paraId="0E609077"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2992D244"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1081C165" w14:textId="7BC54F80" w:rsidR="002C1F90" w:rsidRPr="0093344C" w:rsidRDefault="002C1F90" w:rsidP="00243878">
            <w:pPr>
              <w:contextualSpacing/>
              <w:rPr>
                <w:rFonts w:asciiTheme="minorHAnsi" w:hAnsiTheme="minorHAnsi" w:cstheme="minorHAnsi"/>
                <w:sz w:val="18"/>
                <w:szCs w:val="18"/>
                <w:lang w:val="en-GB"/>
              </w:rPr>
            </w:pPr>
          </w:p>
        </w:tc>
        <w:tc>
          <w:tcPr>
            <w:tcW w:w="825" w:type="dxa"/>
          </w:tcPr>
          <w:p w14:paraId="5CE4EDB2"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6E78FFFB"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557FBF3C" w14:textId="72B6EB97" w:rsidR="002C1F90" w:rsidRPr="0093344C" w:rsidRDefault="002C1F90" w:rsidP="00243878">
            <w:pPr>
              <w:contextualSpacing/>
              <w:rPr>
                <w:rFonts w:asciiTheme="minorHAnsi" w:hAnsiTheme="minorHAnsi" w:cstheme="minorHAnsi"/>
                <w:sz w:val="18"/>
                <w:szCs w:val="18"/>
                <w:lang w:val="en-GB"/>
              </w:rPr>
            </w:pPr>
          </w:p>
        </w:tc>
        <w:tc>
          <w:tcPr>
            <w:tcW w:w="1044" w:type="dxa"/>
          </w:tcPr>
          <w:p w14:paraId="186BD93B"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59B505C2"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75705AA9" w14:textId="317B13D8" w:rsidR="002C1F90" w:rsidRPr="0093344C" w:rsidRDefault="002C1F90" w:rsidP="00243878">
            <w:pPr>
              <w:contextualSpacing/>
              <w:rPr>
                <w:rFonts w:asciiTheme="minorHAnsi" w:hAnsiTheme="minorHAnsi" w:cstheme="minorHAnsi"/>
                <w:sz w:val="18"/>
                <w:szCs w:val="18"/>
                <w:lang w:val="en-GB"/>
              </w:rPr>
            </w:pPr>
          </w:p>
        </w:tc>
        <w:tc>
          <w:tcPr>
            <w:tcW w:w="1007" w:type="dxa"/>
          </w:tcPr>
          <w:p w14:paraId="6C57B523"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27F1EA66" w14:textId="7BCD0190" w:rsidTr="002C1F90">
        <w:tc>
          <w:tcPr>
            <w:tcW w:w="706" w:type="dxa"/>
          </w:tcPr>
          <w:p w14:paraId="2387A2CB"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257D03F0"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30CF75FE"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21EE6EB6"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4FD10193"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531A0300" w14:textId="33013167" w:rsidR="002C1F90" w:rsidRPr="0093344C" w:rsidRDefault="002C1F90" w:rsidP="00243878">
            <w:pPr>
              <w:contextualSpacing/>
              <w:rPr>
                <w:rFonts w:asciiTheme="minorHAnsi" w:hAnsiTheme="minorHAnsi" w:cstheme="minorHAnsi"/>
                <w:sz w:val="18"/>
                <w:szCs w:val="18"/>
                <w:lang w:val="en-GB"/>
              </w:rPr>
            </w:pPr>
          </w:p>
        </w:tc>
        <w:tc>
          <w:tcPr>
            <w:tcW w:w="1044" w:type="dxa"/>
          </w:tcPr>
          <w:p w14:paraId="565E8AF4"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004D6830"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76440DBD" w14:textId="10AAB779" w:rsidR="002C1F90" w:rsidRPr="0093344C" w:rsidRDefault="002C1F90" w:rsidP="00243878">
            <w:pPr>
              <w:contextualSpacing/>
              <w:rPr>
                <w:rFonts w:asciiTheme="minorHAnsi" w:hAnsiTheme="minorHAnsi" w:cstheme="minorHAnsi"/>
                <w:sz w:val="18"/>
                <w:szCs w:val="18"/>
                <w:lang w:val="en-GB"/>
              </w:rPr>
            </w:pPr>
          </w:p>
        </w:tc>
        <w:tc>
          <w:tcPr>
            <w:tcW w:w="1007" w:type="dxa"/>
          </w:tcPr>
          <w:p w14:paraId="02C1E947"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6D5730BA" w14:textId="641EF4ED" w:rsidTr="002C1F90">
        <w:tc>
          <w:tcPr>
            <w:tcW w:w="706" w:type="dxa"/>
          </w:tcPr>
          <w:p w14:paraId="06BA04E7"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295ACE16"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0918157F" w14:textId="5B87D0EB" w:rsidR="002C1F90" w:rsidRPr="0093344C" w:rsidRDefault="002C1F90" w:rsidP="00243878">
            <w:pPr>
              <w:contextualSpacing/>
              <w:rPr>
                <w:rFonts w:asciiTheme="minorHAnsi" w:hAnsiTheme="minorHAnsi" w:cstheme="minorHAnsi"/>
                <w:sz w:val="18"/>
                <w:szCs w:val="18"/>
                <w:lang w:val="en-GB"/>
              </w:rPr>
            </w:pPr>
          </w:p>
        </w:tc>
        <w:tc>
          <w:tcPr>
            <w:tcW w:w="825" w:type="dxa"/>
          </w:tcPr>
          <w:p w14:paraId="7BFD5617"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5FC196DF"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0DCAFF5" w14:textId="20365758" w:rsidR="002C1F90" w:rsidRPr="0093344C" w:rsidRDefault="002C1F90" w:rsidP="00243878">
            <w:pPr>
              <w:contextualSpacing/>
              <w:rPr>
                <w:rFonts w:asciiTheme="minorHAnsi" w:hAnsiTheme="minorHAnsi" w:cstheme="minorHAnsi"/>
                <w:sz w:val="18"/>
                <w:szCs w:val="18"/>
                <w:lang w:val="en-GB"/>
              </w:rPr>
            </w:pPr>
          </w:p>
        </w:tc>
        <w:tc>
          <w:tcPr>
            <w:tcW w:w="1044" w:type="dxa"/>
          </w:tcPr>
          <w:p w14:paraId="67B0F0E6"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61ECC65E"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67866D7A" w14:textId="34A2BB00" w:rsidR="002C1F90" w:rsidRPr="0093344C" w:rsidRDefault="002C1F90" w:rsidP="00243878">
            <w:pPr>
              <w:contextualSpacing/>
              <w:rPr>
                <w:rFonts w:asciiTheme="minorHAnsi" w:hAnsiTheme="minorHAnsi" w:cstheme="minorHAnsi"/>
                <w:sz w:val="18"/>
                <w:szCs w:val="18"/>
                <w:lang w:val="en-GB"/>
              </w:rPr>
            </w:pPr>
          </w:p>
        </w:tc>
        <w:tc>
          <w:tcPr>
            <w:tcW w:w="1007" w:type="dxa"/>
          </w:tcPr>
          <w:p w14:paraId="12A7016B"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27C3C48D" w14:textId="2BEE1DC5" w:rsidTr="002C1F90">
        <w:tc>
          <w:tcPr>
            <w:tcW w:w="706" w:type="dxa"/>
          </w:tcPr>
          <w:p w14:paraId="44F550E6"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122D4ED1"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6B82014A" w14:textId="0466A51C" w:rsidR="002C1F90" w:rsidRPr="0093344C" w:rsidRDefault="002C1F90" w:rsidP="00243878">
            <w:pPr>
              <w:contextualSpacing/>
              <w:rPr>
                <w:rFonts w:asciiTheme="minorHAnsi" w:hAnsiTheme="minorHAnsi" w:cstheme="minorHAnsi"/>
                <w:sz w:val="18"/>
                <w:szCs w:val="18"/>
                <w:lang w:val="en-GB"/>
              </w:rPr>
            </w:pPr>
          </w:p>
        </w:tc>
        <w:tc>
          <w:tcPr>
            <w:tcW w:w="825" w:type="dxa"/>
          </w:tcPr>
          <w:p w14:paraId="7578585C"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5DD3D6BD"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24E2B197" w14:textId="20C5C2EE" w:rsidR="002C1F90" w:rsidRPr="0093344C" w:rsidRDefault="002C1F90" w:rsidP="00243878">
            <w:pPr>
              <w:contextualSpacing/>
              <w:rPr>
                <w:rFonts w:asciiTheme="minorHAnsi" w:hAnsiTheme="minorHAnsi" w:cstheme="minorHAnsi"/>
                <w:sz w:val="18"/>
                <w:szCs w:val="18"/>
                <w:lang w:val="en-GB"/>
              </w:rPr>
            </w:pPr>
          </w:p>
        </w:tc>
        <w:tc>
          <w:tcPr>
            <w:tcW w:w="1044" w:type="dxa"/>
          </w:tcPr>
          <w:p w14:paraId="21935622"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5F823975"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73834B3D" w14:textId="5382E46E" w:rsidR="002C1F90" w:rsidRPr="0093344C" w:rsidRDefault="002C1F90" w:rsidP="00243878">
            <w:pPr>
              <w:contextualSpacing/>
              <w:rPr>
                <w:rFonts w:asciiTheme="minorHAnsi" w:hAnsiTheme="minorHAnsi" w:cstheme="minorHAnsi"/>
                <w:sz w:val="18"/>
                <w:szCs w:val="18"/>
                <w:lang w:val="en-GB"/>
              </w:rPr>
            </w:pPr>
          </w:p>
        </w:tc>
        <w:tc>
          <w:tcPr>
            <w:tcW w:w="1007" w:type="dxa"/>
          </w:tcPr>
          <w:p w14:paraId="68F8D55F"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06EC288A" w14:textId="2D1E904E" w:rsidTr="002C1F90">
        <w:tc>
          <w:tcPr>
            <w:tcW w:w="706" w:type="dxa"/>
          </w:tcPr>
          <w:p w14:paraId="1C580EC5"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793B6238" w14:textId="746DEE06" w:rsidR="002C1F90" w:rsidRPr="0093344C" w:rsidRDefault="002C1F90" w:rsidP="00243878">
            <w:pPr>
              <w:contextualSpacing/>
              <w:rPr>
                <w:rFonts w:asciiTheme="minorHAnsi" w:hAnsiTheme="minorHAnsi" w:cstheme="minorHAnsi"/>
                <w:sz w:val="18"/>
                <w:szCs w:val="18"/>
                <w:lang w:val="en-GB"/>
              </w:rPr>
            </w:pPr>
          </w:p>
        </w:tc>
        <w:tc>
          <w:tcPr>
            <w:tcW w:w="880" w:type="dxa"/>
          </w:tcPr>
          <w:p w14:paraId="455F9FAC"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007D528B"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4F3EAA0F"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62D455CB" w14:textId="22E1E5EE" w:rsidR="002C1F90" w:rsidRPr="0093344C" w:rsidRDefault="002C1F90" w:rsidP="00243878">
            <w:pPr>
              <w:contextualSpacing/>
              <w:rPr>
                <w:rFonts w:asciiTheme="minorHAnsi" w:hAnsiTheme="minorHAnsi" w:cstheme="minorHAnsi"/>
                <w:sz w:val="18"/>
                <w:szCs w:val="18"/>
                <w:lang w:val="en-GB"/>
              </w:rPr>
            </w:pPr>
          </w:p>
        </w:tc>
        <w:tc>
          <w:tcPr>
            <w:tcW w:w="1044" w:type="dxa"/>
          </w:tcPr>
          <w:p w14:paraId="667B2770"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24532AFB"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4E4F36D9" w14:textId="21E3341E" w:rsidR="002C1F90" w:rsidRPr="0093344C" w:rsidRDefault="002C1F90" w:rsidP="00243878">
            <w:pPr>
              <w:contextualSpacing/>
              <w:rPr>
                <w:rFonts w:asciiTheme="minorHAnsi" w:hAnsiTheme="minorHAnsi" w:cstheme="minorHAnsi"/>
                <w:sz w:val="18"/>
                <w:szCs w:val="18"/>
                <w:lang w:val="en-GB"/>
              </w:rPr>
            </w:pPr>
          </w:p>
        </w:tc>
        <w:tc>
          <w:tcPr>
            <w:tcW w:w="1007" w:type="dxa"/>
          </w:tcPr>
          <w:p w14:paraId="0892BE4E"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4B360958" w14:textId="009B7222" w:rsidTr="002C1F90">
        <w:tc>
          <w:tcPr>
            <w:tcW w:w="706" w:type="dxa"/>
          </w:tcPr>
          <w:p w14:paraId="2CDBE244"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0A842405"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1D57F7C7"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825" w:type="dxa"/>
          </w:tcPr>
          <w:p w14:paraId="52C958E5"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021BB3BC"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11642D99" w14:textId="320EF00B" w:rsidR="002C1F90" w:rsidRPr="0093344C" w:rsidRDefault="002C1F90" w:rsidP="00243878">
            <w:pPr>
              <w:contextualSpacing/>
              <w:rPr>
                <w:rFonts w:asciiTheme="minorHAnsi" w:hAnsiTheme="minorHAnsi" w:cstheme="minorHAnsi"/>
                <w:sz w:val="18"/>
                <w:szCs w:val="18"/>
                <w:lang w:val="en-GB"/>
              </w:rPr>
            </w:pPr>
          </w:p>
        </w:tc>
        <w:tc>
          <w:tcPr>
            <w:tcW w:w="1044" w:type="dxa"/>
          </w:tcPr>
          <w:p w14:paraId="59D19EA8"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39D9BE2F"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78FB34C3" w14:textId="25A4AEFC" w:rsidR="002C1F90" w:rsidRPr="0093344C" w:rsidRDefault="002C1F90" w:rsidP="00243878">
            <w:pPr>
              <w:contextualSpacing/>
              <w:rPr>
                <w:rFonts w:asciiTheme="minorHAnsi" w:hAnsiTheme="minorHAnsi" w:cstheme="minorHAnsi"/>
                <w:sz w:val="18"/>
                <w:szCs w:val="18"/>
                <w:lang w:val="en-GB"/>
              </w:rPr>
            </w:pPr>
          </w:p>
        </w:tc>
        <w:tc>
          <w:tcPr>
            <w:tcW w:w="1007" w:type="dxa"/>
          </w:tcPr>
          <w:p w14:paraId="667633E1"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76734585" w14:textId="5FB11B0D" w:rsidTr="002C1F90">
        <w:tc>
          <w:tcPr>
            <w:tcW w:w="706" w:type="dxa"/>
          </w:tcPr>
          <w:p w14:paraId="731148BC"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79205758"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388FFD2A" w14:textId="77777777"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825" w:type="dxa"/>
          </w:tcPr>
          <w:p w14:paraId="06F01392"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335A1C37"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32B7D50" w14:textId="7BCAEFB0" w:rsidR="002C1F90" w:rsidRPr="0093344C" w:rsidRDefault="002C1F90" w:rsidP="00243878">
            <w:pPr>
              <w:contextualSpacing/>
              <w:rPr>
                <w:rFonts w:asciiTheme="minorHAnsi" w:hAnsiTheme="minorHAnsi" w:cstheme="minorHAnsi"/>
                <w:sz w:val="18"/>
                <w:szCs w:val="18"/>
                <w:lang w:val="en-GB"/>
              </w:rPr>
            </w:pPr>
          </w:p>
        </w:tc>
        <w:tc>
          <w:tcPr>
            <w:tcW w:w="1044" w:type="dxa"/>
          </w:tcPr>
          <w:p w14:paraId="49425479"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50F18D8C"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7DA8D316" w14:textId="7161D33C" w:rsidR="002C1F90" w:rsidRPr="0093344C" w:rsidRDefault="002C1F90" w:rsidP="00243878">
            <w:pPr>
              <w:contextualSpacing/>
              <w:rPr>
                <w:rFonts w:asciiTheme="minorHAnsi" w:hAnsiTheme="minorHAnsi" w:cstheme="minorHAnsi"/>
                <w:sz w:val="18"/>
                <w:szCs w:val="18"/>
                <w:lang w:val="en-GB"/>
              </w:rPr>
            </w:pPr>
          </w:p>
        </w:tc>
        <w:tc>
          <w:tcPr>
            <w:tcW w:w="1007" w:type="dxa"/>
          </w:tcPr>
          <w:p w14:paraId="28679EA3"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5A9AA091" w14:textId="2A3D8FAF" w:rsidTr="002C1F90">
        <w:tc>
          <w:tcPr>
            <w:tcW w:w="706" w:type="dxa"/>
          </w:tcPr>
          <w:p w14:paraId="3F3EE8E4"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6B794A1E"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2AE6EDDB"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783FAC0B"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4E8C2DE5"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3DB818C2" w14:textId="22F93C54" w:rsidR="002C1F90" w:rsidRPr="0093344C" w:rsidRDefault="002C1F90" w:rsidP="00243878">
            <w:pPr>
              <w:contextualSpacing/>
              <w:rPr>
                <w:rFonts w:asciiTheme="minorHAnsi" w:hAnsiTheme="minorHAnsi" w:cstheme="minorHAnsi"/>
                <w:sz w:val="18"/>
                <w:szCs w:val="18"/>
                <w:lang w:val="en-GB"/>
              </w:rPr>
            </w:pPr>
          </w:p>
        </w:tc>
        <w:tc>
          <w:tcPr>
            <w:tcW w:w="1044" w:type="dxa"/>
          </w:tcPr>
          <w:p w14:paraId="37424CBB"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114E61D7"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13F04A42" w14:textId="5DD00B4D" w:rsidR="002C1F90" w:rsidRPr="0093344C" w:rsidRDefault="002C1F90" w:rsidP="00243878">
            <w:pPr>
              <w:contextualSpacing/>
              <w:rPr>
                <w:rFonts w:asciiTheme="minorHAnsi" w:hAnsiTheme="minorHAnsi" w:cstheme="minorHAnsi"/>
                <w:sz w:val="18"/>
                <w:szCs w:val="18"/>
                <w:lang w:val="en-GB"/>
              </w:rPr>
            </w:pPr>
          </w:p>
        </w:tc>
        <w:tc>
          <w:tcPr>
            <w:tcW w:w="1007" w:type="dxa"/>
          </w:tcPr>
          <w:p w14:paraId="16BDF675"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351D9434" w14:textId="10A49DBB" w:rsidTr="002C1F90">
        <w:tc>
          <w:tcPr>
            <w:tcW w:w="706" w:type="dxa"/>
          </w:tcPr>
          <w:p w14:paraId="45FA3EE6"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2C4BE076"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75EEDFB6"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680948F1"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364E4A6D"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7404142" w14:textId="72C979B0" w:rsidR="002C1F90" w:rsidRPr="0093344C" w:rsidRDefault="002C1F90" w:rsidP="00243878">
            <w:pPr>
              <w:contextualSpacing/>
              <w:rPr>
                <w:rFonts w:asciiTheme="minorHAnsi" w:hAnsiTheme="minorHAnsi" w:cstheme="minorHAnsi"/>
                <w:sz w:val="18"/>
                <w:szCs w:val="18"/>
                <w:lang w:val="en-GB"/>
              </w:rPr>
            </w:pPr>
          </w:p>
        </w:tc>
        <w:tc>
          <w:tcPr>
            <w:tcW w:w="1044" w:type="dxa"/>
          </w:tcPr>
          <w:p w14:paraId="0714568C"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7AF0519B"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3248FCF8" w14:textId="070C38EB" w:rsidR="002C1F90" w:rsidRPr="0093344C" w:rsidRDefault="002C1F90" w:rsidP="00243878">
            <w:pPr>
              <w:contextualSpacing/>
              <w:rPr>
                <w:rFonts w:asciiTheme="minorHAnsi" w:hAnsiTheme="minorHAnsi" w:cstheme="minorHAnsi"/>
                <w:sz w:val="18"/>
                <w:szCs w:val="18"/>
                <w:lang w:val="en-GB"/>
              </w:rPr>
            </w:pPr>
          </w:p>
        </w:tc>
        <w:tc>
          <w:tcPr>
            <w:tcW w:w="1007" w:type="dxa"/>
          </w:tcPr>
          <w:p w14:paraId="1643BD64"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38E7BEC4" w14:textId="3FC5707B" w:rsidTr="002C1F90">
        <w:tc>
          <w:tcPr>
            <w:tcW w:w="706" w:type="dxa"/>
          </w:tcPr>
          <w:p w14:paraId="357AF3BB"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48E50E1F"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165B9627"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529C164E"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6EB7D3C6"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9109AC2" w14:textId="748A0A3E" w:rsidR="002C1F90" w:rsidRPr="0093344C" w:rsidRDefault="002C1F90" w:rsidP="00243878">
            <w:pPr>
              <w:contextualSpacing/>
              <w:rPr>
                <w:rFonts w:asciiTheme="minorHAnsi" w:hAnsiTheme="minorHAnsi" w:cstheme="minorHAnsi"/>
                <w:sz w:val="18"/>
                <w:szCs w:val="18"/>
                <w:lang w:val="en-GB"/>
              </w:rPr>
            </w:pPr>
          </w:p>
        </w:tc>
        <w:tc>
          <w:tcPr>
            <w:tcW w:w="1044" w:type="dxa"/>
          </w:tcPr>
          <w:p w14:paraId="1D0DD7F3"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36E9BACA"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37224617" w14:textId="70779706" w:rsidR="002C1F90" w:rsidRPr="0093344C" w:rsidRDefault="002C1F90" w:rsidP="00243878">
            <w:pPr>
              <w:contextualSpacing/>
              <w:rPr>
                <w:rFonts w:asciiTheme="minorHAnsi" w:hAnsiTheme="minorHAnsi" w:cstheme="minorHAnsi"/>
                <w:sz w:val="18"/>
                <w:szCs w:val="18"/>
                <w:lang w:val="en-GB"/>
              </w:rPr>
            </w:pPr>
          </w:p>
        </w:tc>
        <w:tc>
          <w:tcPr>
            <w:tcW w:w="1007" w:type="dxa"/>
          </w:tcPr>
          <w:p w14:paraId="1478FFA5"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739A4030" w14:textId="00F41212" w:rsidTr="002C1F90">
        <w:tc>
          <w:tcPr>
            <w:tcW w:w="706" w:type="dxa"/>
          </w:tcPr>
          <w:p w14:paraId="42AC396E"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6423F84A"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52F92C16"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3C1D35D6"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5D36BF23"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7A73785" w14:textId="1D443876" w:rsidR="002C1F90" w:rsidRPr="0093344C" w:rsidRDefault="002C1F90" w:rsidP="00243878">
            <w:pPr>
              <w:contextualSpacing/>
              <w:rPr>
                <w:rFonts w:asciiTheme="minorHAnsi" w:hAnsiTheme="minorHAnsi" w:cstheme="minorHAnsi"/>
                <w:sz w:val="18"/>
                <w:szCs w:val="18"/>
                <w:lang w:val="en-GB"/>
              </w:rPr>
            </w:pPr>
          </w:p>
        </w:tc>
        <w:tc>
          <w:tcPr>
            <w:tcW w:w="1044" w:type="dxa"/>
          </w:tcPr>
          <w:p w14:paraId="7509CEEB"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510F3650"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1453F2E7" w14:textId="3FAFA9BB" w:rsidR="002C1F90" w:rsidRPr="0093344C" w:rsidRDefault="002C1F90" w:rsidP="00243878">
            <w:pPr>
              <w:contextualSpacing/>
              <w:rPr>
                <w:rFonts w:asciiTheme="minorHAnsi" w:hAnsiTheme="minorHAnsi" w:cstheme="minorHAnsi"/>
                <w:sz w:val="18"/>
                <w:szCs w:val="18"/>
                <w:lang w:val="en-GB"/>
              </w:rPr>
            </w:pPr>
          </w:p>
        </w:tc>
        <w:tc>
          <w:tcPr>
            <w:tcW w:w="1007" w:type="dxa"/>
          </w:tcPr>
          <w:p w14:paraId="2E65E7B3"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51B9ABFE" w14:textId="1676897C" w:rsidTr="002C1F90">
        <w:tc>
          <w:tcPr>
            <w:tcW w:w="706" w:type="dxa"/>
          </w:tcPr>
          <w:p w14:paraId="7B0D8D4B"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51F2654A"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5B24A937"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287C7AF3"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3EA24CF8"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A857932" w14:textId="184F8B5E" w:rsidR="002C1F90" w:rsidRPr="0093344C" w:rsidRDefault="002C1F90" w:rsidP="00243878">
            <w:pPr>
              <w:contextualSpacing/>
              <w:rPr>
                <w:rFonts w:asciiTheme="minorHAnsi" w:hAnsiTheme="minorHAnsi" w:cstheme="minorHAnsi"/>
                <w:sz w:val="18"/>
                <w:szCs w:val="18"/>
                <w:lang w:val="en-GB"/>
              </w:rPr>
            </w:pPr>
          </w:p>
        </w:tc>
        <w:tc>
          <w:tcPr>
            <w:tcW w:w="1044" w:type="dxa"/>
          </w:tcPr>
          <w:p w14:paraId="7D87407D"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4B3BE570"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48C1E6A2" w14:textId="4FA36A90" w:rsidR="002C1F90" w:rsidRPr="0093344C" w:rsidRDefault="002C1F90" w:rsidP="00243878">
            <w:pPr>
              <w:contextualSpacing/>
              <w:rPr>
                <w:rFonts w:asciiTheme="minorHAnsi" w:hAnsiTheme="minorHAnsi" w:cstheme="minorHAnsi"/>
                <w:sz w:val="18"/>
                <w:szCs w:val="18"/>
                <w:lang w:val="en-GB"/>
              </w:rPr>
            </w:pPr>
          </w:p>
        </w:tc>
        <w:tc>
          <w:tcPr>
            <w:tcW w:w="1007" w:type="dxa"/>
          </w:tcPr>
          <w:p w14:paraId="5C8515A7"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71B5590F" w14:textId="789C8151" w:rsidTr="002C1F90">
        <w:tc>
          <w:tcPr>
            <w:tcW w:w="706" w:type="dxa"/>
          </w:tcPr>
          <w:p w14:paraId="3CAFA905"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39F3F810"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5F805015"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588D2067"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1E31B029"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3920E30A" w14:textId="736FAC4B" w:rsidR="002C1F90" w:rsidRPr="0093344C" w:rsidRDefault="002C1F90" w:rsidP="00243878">
            <w:pPr>
              <w:contextualSpacing/>
              <w:rPr>
                <w:rFonts w:asciiTheme="minorHAnsi" w:hAnsiTheme="minorHAnsi" w:cstheme="minorHAnsi"/>
                <w:sz w:val="18"/>
                <w:szCs w:val="18"/>
                <w:lang w:val="en-GB"/>
              </w:rPr>
            </w:pPr>
          </w:p>
        </w:tc>
        <w:tc>
          <w:tcPr>
            <w:tcW w:w="1044" w:type="dxa"/>
          </w:tcPr>
          <w:p w14:paraId="3DB2C562"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7EF4C020"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0E4B16C6" w14:textId="53DDCC55" w:rsidR="002C1F90" w:rsidRPr="0093344C" w:rsidRDefault="002C1F90" w:rsidP="00243878">
            <w:pPr>
              <w:contextualSpacing/>
              <w:rPr>
                <w:rFonts w:asciiTheme="minorHAnsi" w:hAnsiTheme="minorHAnsi" w:cstheme="minorHAnsi"/>
                <w:sz w:val="18"/>
                <w:szCs w:val="18"/>
                <w:lang w:val="en-GB"/>
              </w:rPr>
            </w:pPr>
          </w:p>
        </w:tc>
        <w:tc>
          <w:tcPr>
            <w:tcW w:w="1007" w:type="dxa"/>
          </w:tcPr>
          <w:p w14:paraId="2719FA43"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212B747A" w14:textId="2AA29D4E" w:rsidTr="002C1F90">
        <w:tc>
          <w:tcPr>
            <w:tcW w:w="706" w:type="dxa"/>
          </w:tcPr>
          <w:p w14:paraId="0406328F"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7CCE5CE2"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13CE35CC" w14:textId="77777777" w:rsidR="002C1F90" w:rsidRPr="0093344C" w:rsidRDefault="002C1F90" w:rsidP="00243878">
            <w:pPr>
              <w:contextualSpacing/>
              <w:rPr>
                <w:rFonts w:asciiTheme="minorHAnsi" w:hAnsiTheme="minorHAnsi" w:cstheme="minorHAnsi"/>
                <w:sz w:val="18"/>
                <w:szCs w:val="18"/>
                <w:lang w:val="en-GB"/>
              </w:rPr>
            </w:pPr>
          </w:p>
        </w:tc>
        <w:tc>
          <w:tcPr>
            <w:tcW w:w="825" w:type="dxa"/>
          </w:tcPr>
          <w:p w14:paraId="68F27F8A" w14:textId="77777777" w:rsidR="002C1F90" w:rsidRPr="0093344C" w:rsidRDefault="002C1F90" w:rsidP="00243878">
            <w:pPr>
              <w:contextualSpacing/>
              <w:rPr>
                <w:rFonts w:asciiTheme="minorHAnsi" w:hAnsiTheme="minorHAnsi" w:cstheme="minorHAnsi"/>
                <w:sz w:val="18"/>
                <w:szCs w:val="18"/>
                <w:lang w:val="en-GB"/>
              </w:rPr>
            </w:pPr>
          </w:p>
        </w:tc>
        <w:tc>
          <w:tcPr>
            <w:tcW w:w="776" w:type="dxa"/>
          </w:tcPr>
          <w:p w14:paraId="727DA498"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3A13C652" w14:textId="733FD28F" w:rsidR="002C1F90" w:rsidRPr="0093344C" w:rsidRDefault="002C1F90" w:rsidP="00243878">
            <w:pPr>
              <w:contextualSpacing/>
              <w:rPr>
                <w:rFonts w:asciiTheme="minorHAnsi" w:hAnsiTheme="minorHAnsi" w:cstheme="minorHAnsi"/>
                <w:sz w:val="18"/>
                <w:szCs w:val="18"/>
                <w:lang w:val="en-GB"/>
              </w:rPr>
            </w:pPr>
          </w:p>
        </w:tc>
        <w:tc>
          <w:tcPr>
            <w:tcW w:w="1044" w:type="dxa"/>
          </w:tcPr>
          <w:p w14:paraId="23AC14ED"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366AC1D9"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1BAB9979" w14:textId="0E7B975F" w:rsidR="002C1F90" w:rsidRPr="0093344C" w:rsidRDefault="002C1F90" w:rsidP="00243878">
            <w:pPr>
              <w:contextualSpacing/>
              <w:rPr>
                <w:rFonts w:asciiTheme="minorHAnsi" w:hAnsiTheme="minorHAnsi" w:cstheme="minorHAnsi"/>
                <w:sz w:val="18"/>
                <w:szCs w:val="18"/>
                <w:lang w:val="en-GB"/>
              </w:rPr>
            </w:pPr>
          </w:p>
        </w:tc>
        <w:tc>
          <w:tcPr>
            <w:tcW w:w="1007" w:type="dxa"/>
          </w:tcPr>
          <w:p w14:paraId="3B797F52"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3C1D804C" w14:textId="3F16394B" w:rsidTr="002C1F90">
        <w:tc>
          <w:tcPr>
            <w:tcW w:w="706" w:type="dxa"/>
          </w:tcPr>
          <w:p w14:paraId="1E5DA525"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09953C95" w14:textId="659F192E"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All</w:t>
            </w:r>
          </w:p>
        </w:tc>
        <w:tc>
          <w:tcPr>
            <w:tcW w:w="880" w:type="dxa"/>
          </w:tcPr>
          <w:p w14:paraId="3D41E630" w14:textId="2395E5AF"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242892E9" w14:textId="29EF571C"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776" w:type="dxa"/>
          </w:tcPr>
          <w:p w14:paraId="45D3B8D9"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4398B575" w14:textId="592043BE" w:rsidR="002C1F90" w:rsidRPr="0093344C" w:rsidRDefault="002C1F90" w:rsidP="00243878">
            <w:pPr>
              <w:contextualSpacing/>
              <w:rPr>
                <w:rFonts w:asciiTheme="minorHAnsi" w:hAnsiTheme="minorHAnsi" w:cstheme="minorHAnsi"/>
                <w:sz w:val="18"/>
                <w:szCs w:val="18"/>
                <w:lang w:val="en-GB"/>
              </w:rPr>
            </w:pPr>
          </w:p>
        </w:tc>
        <w:tc>
          <w:tcPr>
            <w:tcW w:w="1044" w:type="dxa"/>
          </w:tcPr>
          <w:p w14:paraId="547627EA"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3DBF3FDC"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53E610C0" w14:textId="389B6D5C" w:rsidR="002C1F90" w:rsidRPr="0093344C" w:rsidRDefault="002C1F90" w:rsidP="00243878">
            <w:pPr>
              <w:contextualSpacing/>
              <w:rPr>
                <w:rFonts w:asciiTheme="minorHAnsi" w:hAnsiTheme="minorHAnsi" w:cstheme="minorHAnsi"/>
                <w:sz w:val="18"/>
                <w:szCs w:val="18"/>
                <w:lang w:val="en-GB"/>
              </w:rPr>
            </w:pPr>
          </w:p>
        </w:tc>
        <w:tc>
          <w:tcPr>
            <w:tcW w:w="1007" w:type="dxa"/>
          </w:tcPr>
          <w:p w14:paraId="52A0B72E" w14:textId="77777777" w:rsidR="002C1F90" w:rsidRPr="0093344C" w:rsidRDefault="002C1F90" w:rsidP="00243878">
            <w:pPr>
              <w:contextualSpacing/>
              <w:rPr>
                <w:rFonts w:asciiTheme="minorHAnsi" w:hAnsiTheme="minorHAnsi" w:cstheme="minorHAnsi"/>
                <w:sz w:val="18"/>
                <w:szCs w:val="18"/>
                <w:lang w:val="en-GB"/>
              </w:rPr>
            </w:pPr>
          </w:p>
        </w:tc>
      </w:tr>
      <w:tr w:rsidR="002C1F90" w:rsidRPr="0093344C" w14:paraId="59170D35" w14:textId="7AA03DBE" w:rsidTr="002C1F90">
        <w:tc>
          <w:tcPr>
            <w:tcW w:w="706" w:type="dxa"/>
          </w:tcPr>
          <w:p w14:paraId="66B927C9" w14:textId="77777777" w:rsidR="002C1F90" w:rsidRPr="0093344C" w:rsidRDefault="002C1F90" w:rsidP="00243878">
            <w:pPr>
              <w:contextualSpacing/>
              <w:rPr>
                <w:rFonts w:asciiTheme="minorHAnsi" w:hAnsiTheme="minorHAnsi" w:cstheme="minorHAnsi"/>
                <w:sz w:val="18"/>
                <w:szCs w:val="18"/>
                <w:lang w:val="en-GB"/>
              </w:rPr>
            </w:pPr>
          </w:p>
        </w:tc>
        <w:tc>
          <w:tcPr>
            <w:tcW w:w="1033" w:type="dxa"/>
          </w:tcPr>
          <w:p w14:paraId="68382608" w14:textId="77777777" w:rsidR="002C1F90" w:rsidRPr="0093344C" w:rsidRDefault="002C1F90" w:rsidP="00243878">
            <w:pPr>
              <w:contextualSpacing/>
              <w:rPr>
                <w:rFonts w:asciiTheme="minorHAnsi" w:hAnsiTheme="minorHAnsi" w:cstheme="minorHAnsi"/>
                <w:sz w:val="18"/>
                <w:szCs w:val="18"/>
                <w:lang w:val="en-GB"/>
              </w:rPr>
            </w:pPr>
          </w:p>
        </w:tc>
        <w:tc>
          <w:tcPr>
            <w:tcW w:w="880" w:type="dxa"/>
          </w:tcPr>
          <w:p w14:paraId="4D17DCD8" w14:textId="48993A99"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825" w:type="dxa"/>
          </w:tcPr>
          <w:p w14:paraId="27801F70" w14:textId="51D4825D" w:rsidR="002C1F90" w:rsidRPr="0093344C" w:rsidRDefault="002C1F90"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776" w:type="dxa"/>
          </w:tcPr>
          <w:p w14:paraId="2152CE87" w14:textId="77777777" w:rsidR="002C1F90" w:rsidRPr="0093344C" w:rsidRDefault="002C1F90" w:rsidP="00243878">
            <w:pPr>
              <w:contextualSpacing/>
              <w:rPr>
                <w:rFonts w:asciiTheme="minorHAnsi" w:hAnsiTheme="minorHAnsi" w:cstheme="minorHAnsi"/>
                <w:sz w:val="18"/>
                <w:szCs w:val="18"/>
                <w:lang w:val="en-GB"/>
              </w:rPr>
            </w:pPr>
          </w:p>
        </w:tc>
        <w:tc>
          <w:tcPr>
            <w:tcW w:w="1044" w:type="dxa"/>
          </w:tcPr>
          <w:p w14:paraId="7942E4C6" w14:textId="66673B17" w:rsidR="002C1F90" w:rsidRPr="0093344C" w:rsidRDefault="002C1F90" w:rsidP="00243878">
            <w:pPr>
              <w:contextualSpacing/>
              <w:rPr>
                <w:rFonts w:asciiTheme="minorHAnsi" w:hAnsiTheme="minorHAnsi" w:cstheme="minorHAnsi"/>
                <w:sz w:val="18"/>
                <w:szCs w:val="18"/>
                <w:lang w:val="en-GB"/>
              </w:rPr>
            </w:pPr>
          </w:p>
        </w:tc>
        <w:tc>
          <w:tcPr>
            <w:tcW w:w="1044" w:type="dxa"/>
          </w:tcPr>
          <w:p w14:paraId="164F7F03" w14:textId="77777777" w:rsidR="002C1F90" w:rsidRPr="0093344C" w:rsidRDefault="002C1F90" w:rsidP="00243878">
            <w:pPr>
              <w:contextualSpacing/>
              <w:rPr>
                <w:rFonts w:asciiTheme="minorHAnsi" w:hAnsiTheme="minorHAnsi" w:cstheme="minorHAnsi"/>
                <w:sz w:val="18"/>
                <w:szCs w:val="18"/>
                <w:lang w:val="en-GB"/>
              </w:rPr>
            </w:pPr>
          </w:p>
        </w:tc>
        <w:tc>
          <w:tcPr>
            <w:tcW w:w="918" w:type="dxa"/>
          </w:tcPr>
          <w:p w14:paraId="72A92F3A" w14:textId="77777777" w:rsidR="002C1F90" w:rsidRPr="0093344C" w:rsidRDefault="002C1F90" w:rsidP="00243878">
            <w:pPr>
              <w:contextualSpacing/>
              <w:rPr>
                <w:rFonts w:asciiTheme="minorHAnsi" w:hAnsiTheme="minorHAnsi" w:cstheme="minorHAnsi"/>
                <w:sz w:val="18"/>
                <w:szCs w:val="18"/>
                <w:lang w:val="en-GB"/>
              </w:rPr>
            </w:pPr>
          </w:p>
        </w:tc>
        <w:tc>
          <w:tcPr>
            <w:tcW w:w="1117" w:type="dxa"/>
          </w:tcPr>
          <w:p w14:paraId="02C84BF8" w14:textId="6D01A1CD" w:rsidR="002C1F90" w:rsidRPr="0093344C" w:rsidRDefault="002C1F90" w:rsidP="00243878">
            <w:pPr>
              <w:contextualSpacing/>
              <w:rPr>
                <w:rFonts w:asciiTheme="minorHAnsi" w:hAnsiTheme="minorHAnsi" w:cstheme="minorHAnsi"/>
                <w:sz w:val="18"/>
                <w:szCs w:val="18"/>
                <w:lang w:val="en-GB"/>
              </w:rPr>
            </w:pPr>
          </w:p>
        </w:tc>
        <w:tc>
          <w:tcPr>
            <w:tcW w:w="1007" w:type="dxa"/>
          </w:tcPr>
          <w:p w14:paraId="706DA0A6" w14:textId="77777777" w:rsidR="002C1F90" w:rsidRPr="0093344C" w:rsidRDefault="002C1F90" w:rsidP="00243878">
            <w:pPr>
              <w:contextualSpacing/>
              <w:rPr>
                <w:rFonts w:asciiTheme="minorHAnsi" w:hAnsiTheme="minorHAnsi" w:cstheme="minorHAnsi"/>
                <w:sz w:val="18"/>
                <w:szCs w:val="18"/>
                <w:lang w:val="en-GB"/>
              </w:rPr>
            </w:pPr>
          </w:p>
        </w:tc>
      </w:tr>
    </w:tbl>
    <w:p w14:paraId="3DC5EC4E" w14:textId="6D073AB5" w:rsidR="00A87653" w:rsidRDefault="00A87653" w:rsidP="00F42F00">
      <w:pPr>
        <w:contextualSpacing/>
        <w:rPr>
          <w:sz w:val="22"/>
          <w:szCs w:val="22"/>
        </w:rPr>
      </w:pPr>
    </w:p>
    <w:p w14:paraId="496431CE" w14:textId="23D79603" w:rsidR="00A87653" w:rsidRDefault="00A87653" w:rsidP="00F42F00">
      <w:pPr>
        <w:contextualSpacing/>
        <w:rPr>
          <w:sz w:val="22"/>
          <w:szCs w:val="22"/>
        </w:rPr>
      </w:pPr>
    </w:p>
    <w:p w14:paraId="0462E642" w14:textId="27BEFA89" w:rsidR="00862AFA" w:rsidRDefault="00862AFA" w:rsidP="00862AFA">
      <w:pPr>
        <w:contextualSpacing/>
        <w:rPr>
          <w:sz w:val="22"/>
          <w:szCs w:val="22"/>
        </w:rPr>
      </w:pPr>
      <w:r>
        <w:rPr>
          <w:sz w:val="22"/>
          <w:szCs w:val="22"/>
        </w:rPr>
        <w:t xml:space="preserve">Create counts of medicines records based on ATC level and meaning of the drug record, and based on link with </w:t>
      </w:r>
      <w:proofErr w:type="spellStart"/>
      <w:r>
        <w:rPr>
          <w:sz w:val="22"/>
          <w:szCs w:val="22"/>
        </w:rPr>
        <w:t>Study_population</w:t>
      </w:r>
      <w:proofErr w:type="spellEnd"/>
      <w:r>
        <w:rPr>
          <w:sz w:val="22"/>
          <w:szCs w:val="22"/>
        </w:rPr>
        <w:t xml:space="preserve"> on </w:t>
      </w:r>
      <w:proofErr w:type="spellStart"/>
      <w:r w:rsidRPr="00243878">
        <w:rPr>
          <w:i/>
          <w:sz w:val="22"/>
          <w:szCs w:val="22"/>
        </w:rPr>
        <w:t>person_id</w:t>
      </w:r>
      <w:proofErr w:type="spellEnd"/>
      <w:r>
        <w:rPr>
          <w:sz w:val="22"/>
          <w:szCs w:val="22"/>
        </w:rPr>
        <w:t xml:space="preserve"> calculate how many male and females in the study population do not have a medicines record during follow-up, for those who do calculate mean and median no. of records in </w:t>
      </w:r>
      <w:proofErr w:type="spellStart"/>
      <w:r w:rsidRPr="007B732D">
        <w:rPr>
          <w:i/>
          <w:sz w:val="22"/>
          <w:szCs w:val="22"/>
        </w:rPr>
        <w:t>medicines_study</w:t>
      </w:r>
      <w:proofErr w:type="spellEnd"/>
      <w:r w:rsidRPr="007B732D">
        <w:rPr>
          <w:i/>
          <w:sz w:val="22"/>
          <w:szCs w:val="22"/>
        </w:rPr>
        <w:t xml:space="preserve"> table</w:t>
      </w:r>
      <w:r>
        <w:rPr>
          <w:i/>
          <w:sz w:val="22"/>
          <w:szCs w:val="22"/>
        </w:rPr>
        <w:t xml:space="preserve"> by meaning, ATC3 and ATC7 and sex</w:t>
      </w:r>
    </w:p>
    <w:p w14:paraId="20A2B354" w14:textId="641AA948" w:rsidR="00A87653" w:rsidRDefault="00A87653" w:rsidP="00F42F00">
      <w:pPr>
        <w:contextualSpacing/>
        <w:rPr>
          <w:sz w:val="22"/>
          <w:szCs w:val="22"/>
        </w:rPr>
      </w:pPr>
    </w:p>
    <w:p w14:paraId="57FBDEC7" w14:textId="60006E77" w:rsidR="007167A6" w:rsidRPr="002C1F90" w:rsidRDefault="007167A6" w:rsidP="007167A6">
      <w:pPr>
        <w:contextualSpacing/>
        <w:rPr>
          <w:i/>
          <w:color w:val="E36C0A" w:themeColor="accent6" w:themeShade="BF"/>
          <w:sz w:val="22"/>
          <w:szCs w:val="22"/>
        </w:rPr>
      </w:pPr>
      <w:r w:rsidRPr="002C1F90">
        <w:rPr>
          <w:i/>
          <w:color w:val="E36C0A" w:themeColor="accent6" w:themeShade="BF"/>
          <w:sz w:val="22"/>
          <w:szCs w:val="22"/>
        </w:rPr>
        <w:t>Question: number of prescription</w:t>
      </w:r>
      <w:r w:rsidR="0093344C">
        <w:rPr>
          <w:i/>
          <w:color w:val="E36C0A" w:themeColor="accent6" w:themeShade="BF"/>
          <w:sz w:val="22"/>
          <w:szCs w:val="22"/>
        </w:rPr>
        <w:t>/</w:t>
      </w:r>
      <w:proofErr w:type="spellStart"/>
      <w:r w:rsidR="0093344C">
        <w:rPr>
          <w:i/>
          <w:color w:val="E36C0A" w:themeColor="accent6" w:themeShade="BF"/>
          <w:sz w:val="22"/>
          <w:szCs w:val="22"/>
        </w:rPr>
        <w:t>dispensings</w:t>
      </w:r>
      <w:proofErr w:type="spellEnd"/>
      <w:r w:rsidRPr="002C1F90">
        <w:rPr>
          <w:i/>
          <w:color w:val="E36C0A" w:themeColor="accent6" w:themeShade="BF"/>
          <w:sz w:val="22"/>
          <w:szCs w:val="22"/>
        </w:rPr>
        <w:t xml:space="preserve"> and users in study population</w:t>
      </w:r>
    </w:p>
    <w:p w14:paraId="6DDD25B1" w14:textId="77777777" w:rsidR="007167A6" w:rsidRDefault="007167A6" w:rsidP="00F42F00">
      <w:pPr>
        <w:contextualSpacing/>
        <w:rPr>
          <w:sz w:val="22"/>
          <w:szCs w:val="22"/>
        </w:rPr>
      </w:pPr>
    </w:p>
    <w:p w14:paraId="1B930938" w14:textId="59D366EB" w:rsidR="00243878" w:rsidRDefault="00243878" w:rsidP="00243878">
      <w:pPr>
        <w:contextualSpacing/>
        <w:rPr>
          <w:i/>
          <w:sz w:val="22"/>
          <w:szCs w:val="22"/>
        </w:rPr>
      </w:pPr>
      <w:r w:rsidRPr="00671288">
        <w:rPr>
          <w:i/>
          <w:sz w:val="22"/>
          <w:szCs w:val="22"/>
        </w:rPr>
        <w:t>D4 output table 1</w:t>
      </w:r>
      <w:r>
        <w:rPr>
          <w:i/>
          <w:sz w:val="22"/>
          <w:szCs w:val="22"/>
        </w:rPr>
        <w:t xml:space="preserve">3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by ATC 3 &amp; 7 level in the study population by year of dispensing/prescribing and by </w:t>
      </w:r>
      <w:proofErr w:type="spellStart"/>
      <w:r>
        <w:rPr>
          <w:i/>
          <w:sz w:val="22"/>
          <w:szCs w:val="22"/>
        </w:rPr>
        <w:t>meaning_of_drug_record</w:t>
      </w:r>
      <w:proofErr w:type="spellEnd"/>
      <w:r w:rsidR="002C1F90">
        <w:rPr>
          <w:i/>
          <w:sz w:val="22"/>
          <w:szCs w:val="22"/>
        </w:rPr>
        <w:t xml:space="preserve"> for each ATC class</w:t>
      </w:r>
    </w:p>
    <w:p w14:paraId="7D73A02D" w14:textId="77777777" w:rsidR="00243878" w:rsidRDefault="00243878" w:rsidP="00243878">
      <w:pPr>
        <w:contextualSpacing/>
        <w:rPr>
          <w:i/>
          <w:sz w:val="22"/>
          <w:szCs w:val="22"/>
        </w:rPr>
      </w:pPr>
    </w:p>
    <w:tbl>
      <w:tblPr>
        <w:tblStyle w:val="TableGrid"/>
        <w:tblW w:w="0" w:type="auto"/>
        <w:tblLook w:val="04A0" w:firstRow="1" w:lastRow="0" w:firstColumn="1" w:lastColumn="0" w:noHBand="0" w:noVBand="1"/>
      </w:tblPr>
      <w:tblGrid>
        <w:gridCol w:w="721"/>
        <w:gridCol w:w="1100"/>
        <w:gridCol w:w="959"/>
        <w:gridCol w:w="1128"/>
        <w:gridCol w:w="1119"/>
        <w:gridCol w:w="1118"/>
        <w:gridCol w:w="928"/>
        <w:gridCol w:w="1222"/>
        <w:gridCol w:w="1055"/>
      </w:tblGrid>
      <w:tr w:rsidR="00243878" w:rsidRPr="0093344C" w14:paraId="447A0012" w14:textId="77777777" w:rsidTr="00243878">
        <w:tc>
          <w:tcPr>
            <w:tcW w:w="726" w:type="dxa"/>
          </w:tcPr>
          <w:p w14:paraId="57D4CA78"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1049" w:type="dxa"/>
          </w:tcPr>
          <w:p w14:paraId="19683BA2"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Meaning drug record</w:t>
            </w:r>
          </w:p>
        </w:tc>
        <w:tc>
          <w:tcPr>
            <w:tcW w:w="966" w:type="dxa"/>
          </w:tcPr>
          <w:p w14:paraId="4EC467C1" w14:textId="3CCD170C"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ATC </w:t>
            </w:r>
            <w:r w:rsidR="002C1F90" w:rsidRPr="0093344C">
              <w:rPr>
                <w:rFonts w:asciiTheme="minorHAnsi" w:hAnsiTheme="minorHAnsi" w:cstheme="minorHAnsi"/>
                <w:sz w:val="18"/>
                <w:szCs w:val="18"/>
                <w:lang w:val="en-GB"/>
              </w:rPr>
              <w:t>3</w:t>
            </w:r>
            <w:r w:rsidRPr="0093344C">
              <w:rPr>
                <w:rFonts w:asciiTheme="minorHAnsi" w:hAnsiTheme="minorHAnsi" w:cstheme="minorHAnsi"/>
                <w:sz w:val="18"/>
                <w:szCs w:val="18"/>
                <w:lang w:val="en-GB"/>
              </w:rPr>
              <w:t xml:space="preserve"> level</w:t>
            </w:r>
          </w:p>
        </w:tc>
        <w:tc>
          <w:tcPr>
            <w:tcW w:w="1133" w:type="dxa"/>
          </w:tcPr>
          <w:p w14:paraId="5FCD2FE7" w14:textId="1D7A6A4A"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ATC7 level</w:t>
            </w:r>
          </w:p>
        </w:tc>
        <w:tc>
          <w:tcPr>
            <w:tcW w:w="1126" w:type="dxa"/>
          </w:tcPr>
          <w:p w14:paraId="5DB3941F"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of records</w:t>
            </w:r>
          </w:p>
          <w:p w14:paraId="4D4655FB"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during follow-up</w:t>
            </w:r>
          </w:p>
        </w:tc>
        <w:tc>
          <w:tcPr>
            <w:tcW w:w="1126" w:type="dxa"/>
          </w:tcPr>
          <w:p w14:paraId="1E5D6D88"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of male users</w:t>
            </w:r>
          </w:p>
          <w:p w14:paraId="013FAABD"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males during follow-up</w:t>
            </w:r>
          </w:p>
        </w:tc>
        <w:tc>
          <w:tcPr>
            <w:tcW w:w="931" w:type="dxa"/>
          </w:tcPr>
          <w:p w14:paraId="0285CE36"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p w14:paraId="62448DE9"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Rx</w:t>
            </w:r>
          </w:p>
          <w:p w14:paraId="7B0513FE"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Per male user</w:t>
            </w:r>
          </w:p>
        </w:tc>
        <w:tc>
          <w:tcPr>
            <w:tcW w:w="1232" w:type="dxa"/>
          </w:tcPr>
          <w:p w14:paraId="0CDD01E5"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No. of </w:t>
            </w:r>
          </w:p>
          <w:p w14:paraId="159E632B"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Female users during follow-up</w:t>
            </w:r>
          </w:p>
        </w:tc>
        <w:tc>
          <w:tcPr>
            <w:tcW w:w="1061" w:type="dxa"/>
          </w:tcPr>
          <w:p w14:paraId="784F2C34"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p w14:paraId="105FC0F4"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Rx per female</w:t>
            </w:r>
          </w:p>
        </w:tc>
      </w:tr>
      <w:tr w:rsidR="0093344C" w:rsidRPr="0093344C" w14:paraId="2203AB3F" w14:textId="77777777" w:rsidTr="00243878">
        <w:tc>
          <w:tcPr>
            <w:tcW w:w="726" w:type="dxa"/>
          </w:tcPr>
          <w:p w14:paraId="17618B8F" w14:textId="77777777" w:rsidR="0093344C" w:rsidRPr="0093344C" w:rsidRDefault="0093344C" w:rsidP="0093344C">
            <w:pPr>
              <w:contextualSpacing/>
              <w:rPr>
                <w:rFonts w:asciiTheme="minorHAnsi" w:hAnsiTheme="minorHAnsi" w:cstheme="minorHAnsi"/>
                <w:sz w:val="18"/>
                <w:szCs w:val="18"/>
                <w:lang w:val="en-GB"/>
              </w:rPr>
            </w:pPr>
          </w:p>
        </w:tc>
        <w:tc>
          <w:tcPr>
            <w:tcW w:w="1049" w:type="dxa"/>
          </w:tcPr>
          <w:p w14:paraId="14339856" w14:textId="264B4F18"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Prescription</w:t>
            </w:r>
          </w:p>
        </w:tc>
        <w:tc>
          <w:tcPr>
            <w:tcW w:w="966" w:type="dxa"/>
          </w:tcPr>
          <w:p w14:paraId="1A67D53D" w14:textId="77777777"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None</w:t>
            </w:r>
          </w:p>
        </w:tc>
        <w:tc>
          <w:tcPr>
            <w:tcW w:w="1133" w:type="dxa"/>
          </w:tcPr>
          <w:p w14:paraId="1C6C4F44" w14:textId="77777777" w:rsidR="0093344C" w:rsidRPr="0093344C" w:rsidRDefault="0093344C" w:rsidP="0093344C">
            <w:pPr>
              <w:contextualSpacing/>
              <w:rPr>
                <w:rFonts w:asciiTheme="minorHAnsi" w:hAnsiTheme="minorHAnsi" w:cstheme="minorHAnsi"/>
                <w:sz w:val="18"/>
                <w:szCs w:val="18"/>
                <w:lang w:val="en-GB"/>
              </w:rPr>
            </w:pPr>
          </w:p>
        </w:tc>
        <w:tc>
          <w:tcPr>
            <w:tcW w:w="1126" w:type="dxa"/>
          </w:tcPr>
          <w:p w14:paraId="0229AFD6" w14:textId="77777777"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c>
          <w:tcPr>
            <w:tcW w:w="1126" w:type="dxa"/>
          </w:tcPr>
          <w:p w14:paraId="144B46D6" w14:textId="77777777" w:rsidR="0093344C" w:rsidRPr="0093344C" w:rsidRDefault="0093344C" w:rsidP="0093344C">
            <w:pPr>
              <w:contextualSpacing/>
              <w:rPr>
                <w:rFonts w:asciiTheme="minorHAnsi" w:hAnsiTheme="minorHAnsi" w:cstheme="minorHAnsi"/>
                <w:sz w:val="18"/>
                <w:szCs w:val="18"/>
                <w:lang w:val="en-GB"/>
              </w:rPr>
            </w:pPr>
          </w:p>
        </w:tc>
        <w:tc>
          <w:tcPr>
            <w:tcW w:w="931" w:type="dxa"/>
          </w:tcPr>
          <w:p w14:paraId="26E94C06" w14:textId="77777777"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c>
          <w:tcPr>
            <w:tcW w:w="1232" w:type="dxa"/>
          </w:tcPr>
          <w:p w14:paraId="5F164936" w14:textId="77777777" w:rsidR="0093344C" w:rsidRPr="0093344C" w:rsidRDefault="0093344C" w:rsidP="0093344C">
            <w:pPr>
              <w:contextualSpacing/>
              <w:rPr>
                <w:rFonts w:asciiTheme="minorHAnsi" w:hAnsiTheme="minorHAnsi" w:cstheme="minorHAnsi"/>
                <w:sz w:val="18"/>
                <w:szCs w:val="18"/>
                <w:lang w:val="en-GB"/>
              </w:rPr>
            </w:pPr>
          </w:p>
        </w:tc>
        <w:tc>
          <w:tcPr>
            <w:tcW w:w="1061" w:type="dxa"/>
          </w:tcPr>
          <w:p w14:paraId="75037DF2" w14:textId="77777777"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r>
      <w:tr w:rsidR="0093344C" w:rsidRPr="0093344C" w14:paraId="0CFFD4D1" w14:textId="77777777" w:rsidTr="00243878">
        <w:tc>
          <w:tcPr>
            <w:tcW w:w="726" w:type="dxa"/>
          </w:tcPr>
          <w:p w14:paraId="01CD4CF5" w14:textId="77777777" w:rsidR="0093344C" w:rsidRPr="0093344C" w:rsidRDefault="0093344C" w:rsidP="0093344C">
            <w:pPr>
              <w:contextualSpacing/>
              <w:rPr>
                <w:rFonts w:asciiTheme="minorHAnsi" w:hAnsiTheme="minorHAnsi" w:cstheme="minorHAnsi"/>
                <w:sz w:val="18"/>
                <w:szCs w:val="18"/>
                <w:lang w:val="en-GB"/>
              </w:rPr>
            </w:pPr>
          </w:p>
        </w:tc>
        <w:tc>
          <w:tcPr>
            <w:tcW w:w="1049" w:type="dxa"/>
          </w:tcPr>
          <w:p w14:paraId="3C0E07E7" w14:textId="322603FE" w:rsidR="0093344C" w:rsidRPr="0093344C" w:rsidRDefault="0093344C" w:rsidP="0093344C">
            <w:pPr>
              <w:contextualSpacing/>
              <w:rPr>
                <w:rFonts w:asciiTheme="minorHAnsi" w:hAnsiTheme="minorHAnsi" w:cstheme="minorHAnsi"/>
                <w:sz w:val="18"/>
                <w:szCs w:val="18"/>
                <w:lang w:val="en-GB"/>
              </w:rPr>
            </w:pPr>
            <w:proofErr w:type="gramStart"/>
            <w:r w:rsidRPr="0093344C">
              <w:rPr>
                <w:rFonts w:asciiTheme="minorHAnsi" w:hAnsiTheme="minorHAnsi" w:cstheme="minorHAnsi"/>
                <w:sz w:val="18"/>
                <w:szCs w:val="18"/>
                <w:lang w:val="en-GB"/>
              </w:rPr>
              <w:t>Dispensing..</w:t>
            </w:r>
            <w:proofErr w:type="gramEnd"/>
          </w:p>
        </w:tc>
        <w:tc>
          <w:tcPr>
            <w:tcW w:w="966" w:type="dxa"/>
          </w:tcPr>
          <w:p w14:paraId="01520BE8" w14:textId="7B2CE683"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1133" w:type="dxa"/>
          </w:tcPr>
          <w:p w14:paraId="439F6560" w14:textId="1D32D5D2" w:rsidR="0093344C" w:rsidRPr="0093344C" w:rsidRDefault="0093344C" w:rsidP="0093344C">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A01AA01</w:t>
            </w:r>
          </w:p>
        </w:tc>
        <w:tc>
          <w:tcPr>
            <w:tcW w:w="1126" w:type="dxa"/>
          </w:tcPr>
          <w:p w14:paraId="5500E027" w14:textId="77777777" w:rsidR="0093344C" w:rsidRPr="0093344C" w:rsidRDefault="0093344C" w:rsidP="0093344C">
            <w:pPr>
              <w:contextualSpacing/>
              <w:rPr>
                <w:rFonts w:asciiTheme="minorHAnsi" w:hAnsiTheme="minorHAnsi" w:cstheme="minorHAnsi"/>
                <w:sz w:val="18"/>
                <w:szCs w:val="18"/>
                <w:lang w:val="en-GB"/>
              </w:rPr>
            </w:pPr>
          </w:p>
        </w:tc>
        <w:tc>
          <w:tcPr>
            <w:tcW w:w="1126" w:type="dxa"/>
          </w:tcPr>
          <w:p w14:paraId="1DA41A07" w14:textId="77777777" w:rsidR="0093344C" w:rsidRPr="0093344C" w:rsidRDefault="0093344C" w:rsidP="0093344C">
            <w:pPr>
              <w:contextualSpacing/>
              <w:rPr>
                <w:rFonts w:asciiTheme="minorHAnsi" w:hAnsiTheme="minorHAnsi" w:cstheme="minorHAnsi"/>
                <w:sz w:val="18"/>
                <w:szCs w:val="18"/>
                <w:lang w:val="en-GB"/>
              </w:rPr>
            </w:pPr>
          </w:p>
        </w:tc>
        <w:tc>
          <w:tcPr>
            <w:tcW w:w="931" w:type="dxa"/>
          </w:tcPr>
          <w:p w14:paraId="3B873A90" w14:textId="77777777" w:rsidR="0093344C" w:rsidRPr="0093344C" w:rsidRDefault="0093344C" w:rsidP="0093344C">
            <w:pPr>
              <w:contextualSpacing/>
              <w:rPr>
                <w:rFonts w:asciiTheme="minorHAnsi" w:hAnsiTheme="minorHAnsi" w:cstheme="minorHAnsi"/>
                <w:sz w:val="18"/>
                <w:szCs w:val="18"/>
                <w:lang w:val="en-GB"/>
              </w:rPr>
            </w:pPr>
          </w:p>
        </w:tc>
        <w:tc>
          <w:tcPr>
            <w:tcW w:w="1232" w:type="dxa"/>
          </w:tcPr>
          <w:p w14:paraId="4DDE6CBF" w14:textId="77777777" w:rsidR="0093344C" w:rsidRPr="0093344C" w:rsidRDefault="0093344C" w:rsidP="0093344C">
            <w:pPr>
              <w:contextualSpacing/>
              <w:rPr>
                <w:rFonts w:asciiTheme="minorHAnsi" w:hAnsiTheme="minorHAnsi" w:cstheme="minorHAnsi"/>
                <w:sz w:val="18"/>
                <w:szCs w:val="18"/>
                <w:lang w:val="en-GB"/>
              </w:rPr>
            </w:pPr>
          </w:p>
        </w:tc>
        <w:tc>
          <w:tcPr>
            <w:tcW w:w="1061" w:type="dxa"/>
          </w:tcPr>
          <w:p w14:paraId="68FEAB55" w14:textId="77777777" w:rsidR="0093344C" w:rsidRPr="0093344C" w:rsidRDefault="0093344C" w:rsidP="0093344C">
            <w:pPr>
              <w:contextualSpacing/>
              <w:rPr>
                <w:rFonts w:asciiTheme="minorHAnsi" w:hAnsiTheme="minorHAnsi" w:cstheme="minorHAnsi"/>
                <w:sz w:val="18"/>
                <w:szCs w:val="18"/>
                <w:lang w:val="en-GB"/>
              </w:rPr>
            </w:pPr>
          </w:p>
        </w:tc>
      </w:tr>
      <w:tr w:rsidR="00243878" w:rsidRPr="0093344C" w14:paraId="647FC4DA" w14:textId="77777777" w:rsidTr="00243878">
        <w:tc>
          <w:tcPr>
            <w:tcW w:w="726" w:type="dxa"/>
          </w:tcPr>
          <w:p w14:paraId="4D940FD8"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4430BAF8"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1C818C58" w14:textId="7D9D1145" w:rsidR="00243878" w:rsidRPr="0093344C" w:rsidRDefault="00243878" w:rsidP="00243878">
            <w:pPr>
              <w:contextualSpacing/>
              <w:rPr>
                <w:rFonts w:asciiTheme="minorHAnsi" w:hAnsiTheme="minorHAnsi" w:cstheme="minorHAnsi"/>
                <w:sz w:val="18"/>
                <w:szCs w:val="18"/>
                <w:lang w:val="en-GB"/>
              </w:rPr>
            </w:pPr>
          </w:p>
        </w:tc>
        <w:tc>
          <w:tcPr>
            <w:tcW w:w="1133" w:type="dxa"/>
          </w:tcPr>
          <w:p w14:paraId="30F1D40D" w14:textId="56B6FC1B"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A01AA02</w:t>
            </w:r>
          </w:p>
        </w:tc>
        <w:tc>
          <w:tcPr>
            <w:tcW w:w="1126" w:type="dxa"/>
          </w:tcPr>
          <w:p w14:paraId="4860C685"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43ACC750"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56673096"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4FBFD33E"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D17C8D1"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4A8A0201" w14:textId="77777777" w:rsidTr="00243878">
        <w:tc>
          <w:tcPr>
            <w:tcW w:w="726" w:type="dxa"/>
          </w:tcPr>
          <w:p w14:paraId="14AFD19D"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38093586"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54572614" w14:textId="0DAC7091" w:rsidR="00243878" w:rsidRPr="0093344C" w:rsidRDefault="00243878" w:rsidP="00243878">
            <w:pPr>
              <w:contextualSpacing/>
              <w:rPr>
                <w:rFonts w:asciiTheme="minorHAnsi" w:hAnsiTheme="minorHAnsi" w:cstheme="minorHAnsi"/>
                <w:sz w:val="18"/>
                <w:szCs w:val="18"/>
                <w:lang w:val="en-GB"/>
              </w:rPr>
            </w:pPr>
          </w:p>
        </w:tc>
        <w:tc>
          <w:tcPr>
            <w:tcW w:w="1133" w:type="dxa"/>
          </w:tcPr>
          <w:p w14:paraId="2E5CA349" w14:textId="05C8FEFD"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A01AA03</w:t>
            </w:r>
          </w:p>
        </w:tc>
        <w:tc>
          <w:tcPr>
            <w:tcW w:w="1126" w:type="dxa"/>
          </w:tcPr>
          <w:p w14:paraId="32F0EF14"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01097A6"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7969CC9"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6809B0EB"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56D528C5"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6FD5197D" w14:textId="77777777" w:rsidTr="00243878">
        <w:tc>
          <w:tcPr>
            <w:tcW w:w="726" w:type="dxa"/>
          </w:tcPr>
          <w:p w14:paraId="2B7BC48B"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462FDCB7"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3533389D"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1133" w:type="dxa"/>
          </w:tcPr>
          <w:p w14:paraId="090FBA9A"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1126" w:type="dxa"/>
          </w:tcPr>
          <w:p w14:paraId="3B765813"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461D983C"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8660CA3"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DFFB70E"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561E9F60"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6345C7E9" w14:textId="77777777" w:rsidTr="00243878">
        <w:tc>
          <w:tcPr>
            <w:tcW w:w="726" w:type="dxa"/>
          </w:tcPr>
          <w:p w14:paraId="5D3FB4AA"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7002B918"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3383B7AB" w14:textId="420C587D"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A02</w:t>
            </w:r>
          </w:p>
        </w:tc>
        <w:tc>
          <w:tcPr>
            <w:tcW w:w="1133" w:type="dxa"/>
          </w:tcPr>
          <w:p w14:paraId="5F29EEF7"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6C15D62"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232868C5"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6048242F"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4AA0F804"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1C577C3C"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70F59D5D" w14:textId="77777777" w:rsidTr="00243878">
        <w:tc>
          <w:tcPr>
            <w:tcW w:w="726" w:type="dxa"/>
          </w:tcPr>
          <w:p w14:paraId="071325BE"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049B9350"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5F6F1AC2" w14:textId="714FF10E" w:rsidR="00243878" w:rsidRPr="0093344C" w:rsidRDefault="00243878" w:rsidP="00243878">
            <w:pPr>
              <w:contextualSpacing/>
              <w:rPr>
                <w:rFonts w:asciiTheme="minorHAnsi" w:hAnsiTheme="minorHAnsi" w:cstheme="minorHAnsi"/>
                <w:sz w:val="18"/>
                <w:szCs w:val="18"/>
                <w:lang w:val="en-GB"/>
              </w:rPr>
            </w:pPr>
          </w:p>
        </w:tc>
        <w:tc>
          <w:tcPr>
            <w:tcW w:w="1133" w:type="dxa"/>
          </w:tcPr>
          <w:p w14:paraId="4462753E"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038B387"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A4BFA03"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FC3393A"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F7754BC"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1FFABB71"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65580F2D" w14:textId="77777777" w:rsidTr="00243878">
        <w:tc>
          <w:tcPr>
            <w:tcW w:w="726" w:type="dxa"/>
          </w:tcPr>
          <w:p w14:paraId="19A2E549"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1942D599"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34090B46"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5A025B36"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27721E34"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5FFD86D5"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1C2A8055"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258A0663"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3B23BEB6"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72A9B024" w14:textId="77777777" w:rsidTr="00243878">
        <w:tc>
          <w:tcPr>
            <w:tcW w:w="726" w:type="dxa"/>
          </w:tcPr>
          <w:p w14:paraId="7E4B20FD"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233D7C7A"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08DD23D3" w14:textId="22DF9B20"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A03</w:t>
            </w:r>
          </w:p>
        </w:tc>
        <w:tc>
          <w:tcPr>
            <w:tcW w:w="1133" w:type="dxa"/>
          </w:tcPr>
          <w:p w14:paraId="26B3FE6A"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233FB27"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F36EE6A"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965643F"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41C3BBF3"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D0E24E2"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09992080" w14:textId="77777777" w:rsidTr="00243878">
        <w:tc>
          <w:tcPr>
            <w:tcW w:w="726" w:type="dxa"/>
          </w:tcPr>
          <w:p w14:paraId="72D73E33"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467A24BC"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56E02406"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6FD2F150"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0A8082ED"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F2B711F"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409FA6DA"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47D0C4F3"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2F206A42"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0D5285FF" w14:textId="77777777" w:rsidTr="00243878">
        <w:tc>
          <w:tcPr>
            <w:tcW w:w="726" w:type="dxa"/>
          </w:tcPr>
          <w:p w14:paraId="52807CA8"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263B0EAD"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966" w:type="dxa"/>
          </w:tcPr>
          <w:p w14:paraId="42AECDED"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1133" w:type="dxa"/>
          </w:tcPr>
          <w:p w14:paraId="471ED716"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052E469B"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5B575317"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401B8EB2"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C3E075F"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72ADB701"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16E716D3" w14:textId="77777777" w:rsidTr="00243878">
        <w:tc>
          <w:tcPr>
            <w:tcW w:w="726" w:type="dxa"/>
          </w:tcPr>
          <w:p w14:paraId="31EB3904"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27F71CD4"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4E19CAB4"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1133" w:type="dxa"/>
          </w:tcPr>
          <w:p w14:paraId="4E82457D"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6B0AE0A"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311A978"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079F59E8"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0748CFC2"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F56FAFB"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358AD1F7" w14:textId="77777777" w:rsidTr="00243878">
        <w:tc>
          <w:tcPr>
            <w:tcW w:w="726" w:type="dxa"/>
          </w:tcPr>
          <w:p w14:paraId="3A635380"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0F872DD8"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4FF670DD"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1133" w:type="dxa"/>
          </w:tcPr>
          <w:p w14:paraId="3C54AD5F"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78BDC3F"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B8D2258"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206B726C"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551154CD"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14EF25D3"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5186F5E2" w14:textId="77777777" w:rsidTr="00243878">
        <w:tc>
          <w:tcPr>
            <w:tcW w:w="726" w:type="dxa"/>
          </w:tcPr>
          <w:p w14:paraId="29A5C10E"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56EC0522"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378DDB65"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582676B3"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56A49608"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031C850E"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8291CE2"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5C461026"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6E670ED"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35011A36" w14:textId="77777777" w:rsidTr="00243878">
        <w:tc>
          <w:tcPr>
            <w:tcW w:w="726" w:type="dxa"/>
          </w:tcPr>
          <w:p w14:paraId="4193CB60"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5DEDE768"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0AD37034"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6C84322F"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2686373A"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0601732E"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00AC6DA7"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1F74D26"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37578E76"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25EF8472" w14:textId="77777777" w:rsidTr="00243878">
        <w:tc>
          <w:tcPr>
            <w:tcW w:w="726" w:type="dxa"/>
          </w:tcPr>
          <w:p w14:paraId="06575F30"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60EB788C"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447C70F8"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7506B953"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E00A030"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90E0ECE"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4B5AC59C"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45BC42A"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7F817EEF"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40BD8EA9" w14:textId="77777777" w:rsidTr="00243878">
        <w:tc>
          <w:tcPr>
            <w:tcW w:w="726" w:type="dxa"/>
          </w:tcPr>
          <w:p w14:paraId="70B8D95C"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7E77975A"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4CF65E7E"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2293D8EC"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CF5A4B6"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6BC9ED4"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5D25F425"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14141413"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6152CE34"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55A2E113" w14:textId="77777777" w:rsidTr="00243878">
        <w:tc>
          <w:tcPr>
            <w:tcW w:w="726" w:type="dxa"/>
          </w:tcPr>
          <w:p w14:paraId="4316C734"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5BE4FF9D"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7B2F0F2F"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57668684"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3436D51"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1CC57D77"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5F6B0B2E"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2898D275"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9CE97D1"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5D079B49" w14:textId="77777777" w:rsidTr="00243878">
        <w:tc>
          <w:tcPr>
            <w:tcW w:w="726" w:type="dxa"/>
          </w:tcPr>
          <w:p w14:paraId="64A17FED"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22B581C3"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283FE770"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369E861C"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A8BB284"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5C4C63B1"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7999734F"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0EE9A120"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33D7132E"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623B5688" w14:textId="77777777" w:rsidTr="00243878">
        <w:tc>
          <w:tcPr>
            <w:tcW w:w="726" w:type="dxa"/>
          </w:tcPr>
          <w:p w14:paraId="07DD159E"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4792F68F"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6C09B393" w14:textId="77777777" w:rsidR="00243878" w:rsidRPr="0093344C" w:rsidRDefault="00243878" w:rsidP="00243878">
            <w:pPr>
              <w:contextualSpacing/>
              <w:rPr>
                <w:rFonts w:asciiTheme="minorHAnsi" w:hAnsiTheme="minorHAnsi" w:cstheme="minorHAnsi"/>
                <w:sz w:val="18"/>
                <w:szCs w:val="18"/>
                <w:lang w:val="en-GB"/>
              </w:rPr>
            </w:pPr>
          </w:p>
        </w:tc>
        <w:tc>
          <w:tcPr>
            <w:tcW w:w="1133" w:type="dxa"/>
          </w:tcPr>
          <w:p w14:paraId="4B3AF042"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2F1FF682"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7840AD98"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64508E49"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016F8048"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2D990401"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0DF93BE6" w14:textId="77777777" w:rsidTr="00243878">
        <w:tc>
          <w:tcPr>
            <w:tcW w:w="726" w:type="dxa"/>
          </w:tcPr>
          <w:p w14:paraId="19737F48"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7EE69D1B" w14:textId="77777777"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All</w:t>
            </w:r>
          </w:p>
        </w:tc>
        <w:tc>
          <w:tcPr>
            <w:tcW w:w="966" w:type="dxa"/>
          </w:tcPr>
          <w:p w14:paraId="70261E99" w14:textId="2972DD02"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1133" w:type="dxa"/>
          </w:tcPr>
          <w:p w14:paraId="0170D549" w14:textId="1CC95784"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A01AA01</w:t>
            </w:r>
          </w:p>
        </w:tc>
        <w:tc>
          <w:tcPr>
            <w:tcW w:w="1126" w:type="dxa"/>
          </w:tcPr>
          <w:p w14:paraId="60B3152E"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51406060"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2DBE1FF0"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71DC0497"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20A8FCDC" w14:textId="77777777" w:rsidR="00243878" w:rsidRPr="0093344C" w:rsidRDefault="00243878" w:rsidP="00243878">
            <w:pPr>
              <w:contextualSpacing/>
              <w:rPr>
                <w:rFonts w:asciiTheme="minorHAnsi" w:hAnsiTheme="minorHAnsi" w:cstheme="minorHAnsi"/>
                <w:sz w:val="18"/>
                <w:szCs w:val="18"/>
                <w:lang w:val="en-GB"/>
              </w:rPr>
            </w:pPr>
          </w:p>
        </w:tc>
      </w:tr>
      <w:tr w:rsidR="00243878" w:rsidRPr="0093344C" w14:paraId="2609B20B" w14:textId="77777777" w:rsidTr="00243878">
        <w:tc>
          <w:tcPr>
            <w:tcW w:w="726" w:type="dxa"/>
          </w:tcPr>
          <w:p w14:paraId="2D7B8DF8" w14:textId="77777777" w:rsidR="00243878" w:rsidRPr="0093344C" w:rsidRDefault="00243878" w:rsidP="00243878">
            <w:pPr>
              <w:contextualSpacing/>
              <w:rPr>
                <w:rFonts w:asciiTheme="minorHAnsi" w:hAnsiTheme="minorHAnsi" w:cstheme="minorHAnsi"/>
                <w:sz w:val="18"/>
                <w:szCs w:val="18"/>
                <w:lang w:val="en-GB"/>
              </w:rPr>
            </w:pPr>
          </w:p>
        </w:tc>
        <w:tc>
          <w:tcPr>
            <w:tcW w:w="1049" w:type="dxa"/>
          </w:tcPr>
          <w:p w14:paraId="78022B65" w14:textId="77777777" w:rsidR="00243878" w:rsidRPr="0093344C" w:rsidRDefault="00243878" w:rsidP="00243878">
            <w:pPr>
              <w:contextualSpacing/>
              <w:rPr>
                <w:rFonts w:asciiTheme="minorHAnsi" w:hAnsiTheme="minorHAnsi" w:cstheme="minorHAnsi"/>
                <w:sz w:val="18"/>
                <w:szCs w:val="18"/>
                <w:lang w:val="en-GB"/>
              </w:rPr>
            </w:pPr>
          </w:p>
        </w:tc>
        <w:tc>
          <w:tcPr>
            <w:tcW w:w="966" w:type="dxa"/>
          </w:tcPr>
          <w:p w14:paraId="0647CCC3" w14:textId="1B89B4AE"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1133" w:type="dxa"/>
          </w:tcPr>
          <w:p w14:paraId="0B870D1D" w14:textId="755EB360" w:rsidR="00243878" w:rsidRPr="0093344C" w:rsidRDefault="00243878" w:rsidP="00243878">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A01AA02</w:t>
            </w:r>
          </w:p>
        </w:tc>
        <w:tc>
          <w:tcPr>
            <w:tcW w:w="1126" w:type="dxa"/>
          </w:tcPr>
          <w:p w14:paraId="570ED4D2" w14:textId="77777777" w:rsidR="00243878" w:rsidRPr="0093344C" w:rsidRDefault="00243878" w:rsidP="00243878">
            <w:pPr>
              <w:contextualSpacing/>
              <w:rPr>
                <w:rFonts w:asciiTheme="minorHAnsi" w:hAnsiTheme="minorHAnsi" w:cstheme="minorHAnsi"/>
                <w:sz w:val="18"/>
                <w:szCs w:val="18"/>
                <w:lang w:val="en-GB"/>
              </w:rPr>
            </w:pPr>
          </w:p>
        </w:tc>
        <w:tc>
          <w:tcPr>
            <w:tcW w:w="1126" w:type="dxa"/>
          </w:tcPr>
          <w:p w14:paraId="6F075A79" w14:textId="77777777" w:rsidR="00243878" w:rsidRPr="0093344C" w:rsidRDefault="00243878" w:rsidP="00243878">
            <w:pPr>
              <w:contextualSpacing/>
              <w:rPr>
                <w:rFonts w:asciiTheme="minorHAnsi" w:hAnsiTheme="minorHAnsi" w:cstheme="minorHAnsi"/>
                <w:sz w:val="18"/>
                <w:szCs w:val="18"/>
                <w:lang w:val="en-GB"/>
              </w:rPr>
            </w:pPr>
          </w:p>
        </w:tc>
        <w:tc>
          <w:tcPr>
            <w:tcW w:w="931" w:type="dxa"/>
          </w:tcPr>
          <w:p w14:paraId="0826BA2A" w14:textId="77777777" w:rsidR="00243878" w:rsidRPr="0093344C" w:rsidRDefault="00243878" w:rsidP="00243878">
            <w:pPr>
              <w:contextualSpacing/>
              <w:rPr>
                <w:rFonts w:asciiTheme="minorHAnsi" w:hAnsiTheme="minorHAnsi" w:cstheme="minorHAnsi"/>
                <w:sz w:val="18"/>
                <w:szCs w:val="18"/>
                <w:lang w:val="en-GB"/>
              </w:rPr>
            </w:pPr>
          </w:p>
        </w:tc>
        <w:tc>
          <w:tcPr>
            <w:tcW w:w="1232" w:type="dxa"/>
          </w:tcPr>
          <w:p w14:paraId="50C08771" w14:textId="77777777" w:rsidR="00243878" w:rsidRPr="0093344C" w:rsidRDefault="00243878" w:rsidP="00243878">
            <w:pPr>
              <w:contextualSpacing/>
              <w:rPr>
                <w:rFonts w:asciiTheme="minorHAnsi" w:hAnsiTheme="minorHAnsi" w:cstheme="minorHAnsi"/>
                <w:sz w:val="18"/>
                <w:szCs w:val="18"/>
                <w:lang w:val="en-GB"/>
              </w:rPr>
            </w:pPr>
          </w:p>
        </w:tc>
        <w:tc>
          <w:tcPr>
            <w:tcW w:w="1061" w:type="dxa"/>
          </w:tcPr>
          <w:p w14:paraId="0518DE02" w14:textId="77777777" w:rsidR="00243878" w:rsidRPr="0093344C" w:rsidRDefault="00243878" w:rsidP="00243878">
            <w:pPr>
              <w:contextualSpacing/>
              <w:rPr>
                <w:rFonts w:asciiTheme="minorHAnsi" w:hAnsiTheme="minorHAnsi" w:cstheme="minorHAnsi"/>
                <w:sz w:val="18"/>
                <w:szCs w:val="18"/>
                <w:lang w:val="en-GB"/>
              </w:rPr>
            </w:pPr>
          </w:p>
        </w:tc>
      </w:tr>
    </w:tbl>
    <w:p w14:paraId="5D001621" w14:textId="77777777" w:rsidR="00243878" w:rsidRDefault="00243878" w:rsidP="00243878">
      <w:pPr>
        <w:contextualSpacing/>
        <w:rPr>
          <w:sz w:val="22"/>
          <w:szCs w:val="22"/>
        </w:rPr>
      </w:pPr>
    </w:p>
    <w:p w14:paraId="675DCA6D" w14:textId="36AE111E" w:rsidR="00243878" w:rsidRDefault="00243878" w:rsidP="00243878">
      <w:pPr>
        <w:contextualSpacing/>
        <w:rPr>
          <w:sz w:val="22"/>
          <w:szCs w:val="22"/>
        </w:rPr>
      </w:pPr>
    </w:p>
    <w:p w14:paraId="77E17E1C" w14:textId="16BAF093" w:rsidR="007167A6" w:rsidRPr="002C1F90" w:rsidRDefault="007167A6" w:rsidP="007167A6">
      <w:pPr>
        <w:contextualSpacing/>
        <w:rPr>
          <w:i/>
          <w:color w:val="E36C0A" w:themeColor="accent6" w:themeShade="BF"/>
          <w:sz w:val="22"/>
          <w:szCs w:val="22"/>
        </w:rPr>
      </w:pPr>
      <w:r w:rsidRPr="002C1F90">
        <w:rPr>
          <w:i/>
          <w:color w:val="E36C0A" w:themeColor="accent6" w:themeShade="BF"/>
          <w:sz w:val="22"/>
          <w:szCs w:val="22"/>
        </w:rPr>
        <w:t>Question: number of prescription</w:t>
      </w:r>
      <w:r w:rsidR="0093344C">
        <w:rPr>
          <w:i/>
          <w:color w:val="E36C0A" w:themeColor="accent6" w:themeShade="BF"/>
          <w:sz w:val="22"/>
          <w:szCs w:val="22"/>
        </w:rPr>
        <w:t>/</w:t>
      </w:r>
      <w:proofErr w:type="spellStart"/>
      <w:r w:rsidR="0093344C">
        <w:rPr>
          <w:i/>
          <w:color w:val="E36C0A" w:themeColor="accent6" w:themeShade="BF"/>
          <w:sz w:val="22"/>
          <w:szCs w:val="22"/>
        </w:rPr>
        <w:t>dispensings</w:t>
      </w:r>
      <w:proofErr w:type="spellEnd"/>
      <w:r w:rsidRPr="002C1F90">
        <w:rPr>
          <w:i/>
          <w:color w:val="E36C0A" w:themeColor="accent6" w:themeShade="BF"/>
          <w:sz w:val="22"/>
          <w:szCs w:val="22"/>
        </w:rPr>
        <w:t xml:space="preserve"> and users in study population</w:t>
      </w:r>
    </w:p>
    <w:p w14:paraId="4ED36E96" w14:textId="20463D4C" w:rsidR="00862AFA" w:rsidRDefault="00862AFA" w:rsidP="00243878">
      <w:pPr>
        <w:contextualSpacing/>
        <w:rPr>
          <w:sz w:val="22"/>
          <w:szCs w:val="22"/>
        </w:rPr>
      </w:pPr>
    </w:p>
    <w:p w14:paraId="2D6CCEE3" w14:textId="20AFE01A" w:rsidR="00862AFA" w:rsidRDefault="00862AFA" w:rsidP="00862AFA">
      <w:pPr>
        <w:contextualSpacing/>
        <w:rPr>
          <w:i/>
          <w:sz w:val="22"/>
          <w:szCs w:val="22"/>
        </w:rPr>
      </w:pPr>
      <w:r w:rsidRPr="00671288">
        <w:rPr>
          <w:i/>
          <w:sz w:val="22"/>
          <w:szCs w:val="22"/>
        </w:rPr>
        <w:t>D4 output table 1</w:t>
      </w:r>
      <w:r>
        <w:rPr>
          <w:i/>
          <w:sz w:val="22"/>
          <w:szCs w:val="22"/>
        </w:rPr>
        <w:t xml:space="preserve">3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by ATC 3 &amp; 7 level in the study population by year of dispensing/prescribing and by </w:t>
      </w:r>
      <w:proofErr w:type="spellStart"/>
      <w:r>
        <w:rPr>
          <w:i/>
          <w:sz w:val="22"/>
          <w:szCs w:val="22"/>
        </w:rPr>
        <w:t>meaning_of_drug_record</w:t>
      </w:r>
      <w:proofErr w:type="spellEnd"/>
      <w:r>
        <w:rPr>
          <w:i/>
          <w:sz w:val="22"/>
          <w:szCs w:val="22"/>
        </w:rPr>
        <w:t xml:space="preserve"> </w:t>
      </w:r>
      <w:r w:rsidRPr="002C1F90">
        <w:rPr>
          <w:b/>
          <w:i/>
          <w:sz w:val="22"/>
          <w:szCs w:val="22"/>
        </w:rPr>
        <w:t>for females of childbearing age (12-55</w:t>
      </w:r>
      <w:r>
        <w:rPr>
          <w:i/>
          <w:sz w:val="22"/>
          <w:szCs w:val="22"/>
        </w:rPr>
        <w:t xml:space="preserve"> </w:t>
      </w:r>
      <w:proofErr w:type="spellStart"/>
      <w:r>
        <w:rPr>
          <w:i/>
          <w:sz w:val="22"/>
          <w:szCs w:val="22"/>
        </w:rPr>
        <w:t>age_start_fup</w:t>
      </w:r>
      <w:proofErr w:type="spellEnd"/>
      <w:r>
        <w:rPr>
          <w:i/>
          <w:sz w:val="22"/>
          <w:szCs w:val="22"/>
        </w:rPr>
        <w:t>)</w:t>
      </w:r>
    </w:p>
    <w:tbl>
      <w:tblPr>
        <w:tblStyle w:val="TableGrid"/>
        <w:tblW w:w="5000" w:type="pct"/>
        <w:tblLook w:val="04A0" w:firstRow="1" w:lastRow="0" w:firstColumn="1" w:lastColumn="0" w:noHBand="0" w:noVBand="1"/>
      </w:tblPr>
      <w:tblGrid>
        <w:gridCol w:w="814"/>
        <w:gridCol w:w="1176"/>
        <w:gridCol w:w="1176"/>
        <w:gridCol w:w="1083"/>
        <w:gridCol w:w="1270"/>
        <w:gridCol w:w="1262"/>
        <w:gridCol w:w="1382"/>
        <w:gridCol w:w="1187"/>
      </w:tblGrid>
      <w:tr w:rsidR="0093344C" w:rsidRPr="0093344C" w14:paraId="3DA05A25" w14:textId="77777777" w:rsidTr="0093344C">
        <w:tc>
          <w:tcPr>
            <w:tcW w:w="435" w:type="pct"/>
          </w:tcPr>
          <w:p w14:paraId="4249B7FA"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DAP</w:t>
            </w:r>
          </w:p>
        </w:tc>
        <w:tc>
          <w:tcPr>
            <w:tcW w:w="629" w:type="pct"/>
          </w:tcPr>
          <w:p w14:paraId="6CF704A9" w14:textId="72EE6A05" w:rsidR="0093344C" w:rsidRPr="0093344C" w:rsidRDefault="0093344C" w:rsidP="009A5460">
            <w:pPr>
              <w:contextualSpacing/>
              <w:rPr>
                <w:rFonts w:asciiTheme="minorHAnsi" w:hAnsiTheme="minorHAnsi" w:cstheme="minorHAnsi"/>
                <w:sz w:val="18"/>
                <w:szCs w:val="18"/>
                <w:lang w:val="en-GB"/>
              </w:rPr>
            </w:pPr>
            <w:r>
              <w:rPr>
                <w:rFonts w:asciiTheme="minorHAnsi" w:hAnsiTheme="minorHAnsi" w:cstheme="minorHAnsi"/>
                <w:sz w:val="18"/>
                <w:szCs w:val="18"/>
                <w:lang w:val="en-GB"/>
              </w:rPr>
              <w:t>year</w:t>
            </w:r>
          </w:p>
        </w:tc>
        <w:tc>
          <w:tcPr>
            <w:tcW w:w="629" w:type="pct"/>
          </w:tcPr>
          <w:p w14:paraId="2123BFAC" w14:textId="10356F2E"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Meaning drug record</w:t>
            </w:r>
          </w:p>
        </w:tc>
        <w:tc>
          <w:tcPr>
            <w:tcW w:w="579" w:type="pct"/>
          </w:tcPr>
          <w:p w14:paraId="737CF8C1"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 3 level</w:t>
            </w:r>
          </w:p>
        </w:tc>
        <w:tc>
          <w:tcPr>
            <w:tcW w:w="679" w:type="pct"/>
          </w:tcPr>
          <w:p w14:paraId="1C600B10"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ATC7 level</w:t>
            </w:r>
          </w:p>
        </w:tc>
        <w:tc>
          <w:tcPr>
            <w:tcW w:w="675" w:type="pct"/>
          </w:tcPr>
          <w:p w14:paraId="2B951D89"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of records</w:t>
            </w:r>
          </w:p>
          <w:p w14:paraId="129AD781"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during follow-up</w:t>
            </w:r>
          </w:p>
        </w:tc>
        <w:tc>
          <w:tcPr>
            <w:tcW w:w="739" w:type="pct"/>
          </w:tcPr>
          <w:p w14:paraId="74F34A17"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 xml:space="preserve">No. of </w:t>
            </w:r>
          </w:p>
          <w:p w14:paraId="346E50D0"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Female users during follow-up</w:t>
            </w:r>
          </w:p>
        </w:tc>
        <w:tc>
          <w:tcPr>
            <w:tcW w:w="635" w:type="pct"/>
          </w:tcPr>
          <w:p w14:paraId="071F0A2B"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Median</w:t>
            </w:r>
          </w:p>
          <w:p w14:paraId="4CD5B57D"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 Rx per female</w:t>
            </w:r>
          </w:p>
        </w:tc>
      </w:tr>
      <w:tr w:rsidR="0093344C" w:rsidRPr="0093344C" w14:paraId="41B39669" w14:textId="77777777" w:rsidTr="0093344C">
        <w:tc>
          <w:tcPr>
            <w:tcW w:w="435" w:type="pct"/>
          </w:tcPr>
          <w:p w14:paraId="4BAF2032"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0DAA488A"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8730771" w14:textId="5B7AB623" w:rsidR="0093344C" w:rsidRPr="0093344C" w:rsidRDefault="0093344C" w:rsidP="009A5460">
            <w:pPr>
              <w:contextualSpacing/>
              <w:rPr>
                <w:rFonts w:asciiTheme="minorHAnsi" w:hAnsiTheme="minorHAnsi" w:cstheme="minorHAnsi"/>
                <w:sz w:val="18"/>
                <w:szCs w:val="18"/>
                <w:lang w:val="en-GB"/>
              </w:rPr>
            </w:pPr>
          </w:p>
        </w:tc>
        <w:tc>
          <w:tcPr>
            <w:tcW w:w="579" w:type="pct"/>
          </w:tcPr>
          <w:p w14:paraId="0FF13566"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None</w:t>
            </w:r>
          </w:p>
        </w:tc>
        <w:tc>
          <w:tcPr>
            <w:tcW w:w="679" w:type="pct"/>
          </w:tcPr>
          <w:p w14:paraId="339A3823"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3E686564"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c>
          <w:tcPr>
            <w:tcW w:w="739" w:type="pct"/>
          </w:tcPr>
          <w:p w14:paraId="27C5B02A"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6603FAA6"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0</w:t>
            </w:r>
          </w:p>
        </w:tc>
      </w:tr>
      <w:tr w:rsidR="0093344C" w:rsidRPr="0093344C" w14:paraId="675A2755" w14:textId="77777777" w:rsidTr="0093344C">
        <w:tc>
          <w:tcPr>
            <w:tcW w:w="435" w:type="pct"/>
          </w:tcPr>
          <w:p w14:paraId="219E076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6B57E21" w14:textId="412B4AA6" w:rsidR="0093344C" w:rsidRPr="0093344C" w:rsidRDefault="0093344C" w:rsidP="009A5460">
            <w:pPr>
              <w:contextualSpacing/>
              <w:rPr>
                <w:rFonts w:asciiTheme="minorHAnsi" w:hAnsiTheme="minorHAnsi" w:cstheme="minorHAnsi"/>
                <w:sz w:val="18"/>
                <w:szCs w:val="18"/>
                <w:lang w:val="en-GB"/>
              </w:rPr>
            </w:pPr>
            <w:r>
              <w:rPr>
                <w:rFonts w:asciiTheme="minorHAnsi" w:hAnsiTheme="minorHAnsi" w:cstheme="minorHAnsi"/>
                <w:sz w:val="18"/>
                <w:szCs w:val="18"/>
                <w:lang w:val="en-GB"/>
              </w:rPr>
              <w:t>1995</w:t>
            </w:r>
          </w:p>
        </w:tc>
        <w:tc>
          <w:tcPr>
            <w:tcW w:w="629" w:type="pct"/>
          </w:tcPr>
          <w:p w14:paraId="468E91F2" w14:textId="34DB9CBF" w:rsidR="0093344C" w:rsidRPr="0093344C" w:rsidRDefault="0093344C" w:rsidP="009A5460">
            <w:pPr>
              <w:contextualSpacing/>
              <w:rPr>
                <w:rFonts w:asciiTheme="minorHAnsi" w:hAnsiTheme="minorHAnsi" w:cstheme="minorHAnsi"/>
                <w:sz w:val="18"/>
                <w:szCs w:val="18"/>
                <w:lang w:val="en-GB"/>
              </w:rPr>
            </w:pPr>
          </w:p>
        </w:tc>
        <w:tc>
          <w:tcPr>
            <w:tcW w:w="579" w:type="pct"/>
          </w:tcPr>
          <w:p w14:paraId="6681CC1A"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679" w:type="pct"/>
          </w:tcPr>
          <w:p w14:paraId="1C7FDD76"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A01AA01</w:t>
            </w:r>
          </w:p>
        </w:tc>
        <w:tc>
          <w:tcPr>
            <w:tcW w:w="675" w:type="pct"/>
          </w:tcPr>
          <w:p w14:paraId="705FAD70"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7BCED9BC"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4983FBA8"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6ED450C2" w14:textId="77777777" w:rsidTr="0093344C">
        <w:tc>
          <w:tcPr>
            <w:tcW w:w="435" w:type="pct"/>
          </w:tcPr>
          <w:p w14:paraId="08A3D6C7"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3C7E32F"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0733D2E" w14:textId="4BB46D0A" w:rsidR="0093344C" w:rsidRPr="0093344C" w:rsidRDefault="0093344C" w:rsidP="009A5460">
            <w:pPr>
              <w:contextualSpacing/>
              <w:rPr>
                <w:rFonts w:asciiTheme="minorHAnsi" w:hAnsiTheme="minorHAnsi" w:cstheme="minorHAnsi"/>
                <w:sz w:val="18"/>
                <w:szCs w:val="18"/>
                <w:lang w:val="en-GB"/>
              </w:rPr>
            </w:pPr>
          </w:p>
        </w:tc>
        <w:tc>
          <w:tcPr>
            <w:tcW w:w="579" w:type="pct"/>
          </w:tcPr>
          <w:p w14:paraId="2FFEB99F"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5A23CD2C"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A01AA02</w:t>
            </w:r>
          </w:p>
        </w:tc>
        <w:tc>
          <w:tcPr>
            <w:tcW w:w="675" w:type="pct"/>
          </w:tcPr>
          <w:p w14:paraId="2A82E49B"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505BA90A"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6770D626"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0628BC12" w14:textId="77777777" w:rsidTr="0093344C">
        <w:tc>
          <w:tcPr>
            <w:tcW w:w="435" w:type="pct"/>
          </w:tcPr>
          <w:p w14:paraId="622B2453"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30FFE12F"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C1D7C1D" w14:textId="06637804" w:rsidR="0093344C" w:rsidRPr="0093344C" w:rsidRDefault="0093344C" w:rsidP="009A5460">
            <w:pPr>
              <w:contextualSpacing/>
              <w:rPr>
                <w:rFonts w:asciiTheme="minorHAnsi" w:hAnsiTheme="minorHAnsi" w:cstheme="minorHAnsi"/>
                <w:sz w:val="18"/>
                <w:szCs w:val="18"/>
                <w:lang w:val="en-GB"/>
              </w:rPr>
            </w:pPr>
          </w:p>
        </w:tc>
        <w:tc>
          <w:tcPr>
            <w:tcW w:w="579" w:type="pct"/>
          </w:tcPr>
          <w:p w14:paraId="022F36F6"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685C2759"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A01AA03</w:t>
            </w:r>
          </w:p>
        </w:tc>
        <w:tc>
          <w:tcPr>
            <w:tcW w:w="675" w:type="pct"/>
          </w:tcPr>
          <w:p w14:paraId="325E7314"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190C50A7"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087EDE74"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50734EAD" w14:textId="77777777" w:rsidTr="0093344C">
        <w:tc>
          <w:tcPr>
            <w:tcW w:w="435" w:type="pct"/>
          </w:tcPr>
          <w:p w14:paraId="63C3AD4B"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494533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4DBFD45" w14:textId="636E9699" w:rsidR="0093344C" w:rsidRPr="0093344C" w:rsidRDefault="0093344C" w:rsidP="009A5460">
            <w:pPr>
              <w:contextualSpacing/>
              <w:rPr>
                <w:rFonts w:asciiTheme="minorHAnsi" w:hAnsiTheme="minorHAnsi" w:cstheme="minorHAnsi"/>
                <w:sz w:val="18"/>
                <w:szCs w:val="18"/>
                <w:lang w:val="en-GB"/>
              </w:rPr>
            </w:pPr>
          </w:p>
        </w:tc>
        <w:tc>
          <w:tcPr>
            <w:tcW w:w="579" w:type="pct"/>
          </w:tcPr>
          <w:p w14:paraId="669036E7"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679" w:type="pct"/>
          </w:tcPr>
          <w:p w14:paraId="459718E7"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675" w:type="pct"/>
          </w:tcPr>
          <w:p w14:paraId="50A33FB7"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1A117595"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2AD88BAE"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294AF617" w14:textId="77777777" w:rsidTr="0093344C">
        <w:tc>
          <w:tcPr>
            <w:tcW w:w="435" w:type="pct"/>
          </w:tcPr>
          <w:p w14:paraId="729E331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FAFE68E"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3A1AD6F1" w14:textId="6948FA1C" w:rsidR="0093344C" w:rsidRPr="0093344C" w:rsidRDefault="0093344C" w:rsidP="009A5460">
            <w:pPr>
              <w:contextualSpacing/>
              <w:rPr>
                <w:rFonts w:asciiTheme="minorHAnsi" w:hAnsiTheme="minorHAnsi" w:cstheme="minorHAnsi"/>
                <w:sz w:val="18"/>
                <w:szCs w:val="18"/>
                <w:lang w:val="en-GB"/>
              </w:rPr>
            </w:pPr>
          </w:p>
        </w:tc>
        <w:tc>
          <w:tcPr>
            <w:tcW w:w="579" w:type="pct"/>
          </w:tcPr>
          <w:p w14:paraId="32B4B072"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A02</w:t>
            </w:r>
          </w:p>
        </w:tc>
        <w:tc>
          <w:tcPr>
            <w:tcW w:w="679" w:type="pct"/>
          </w:tcPr>
          <w:p w14:paraId="58E1D789"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6B167F9A"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077DD281"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0101489A"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24153764" w14:textId="77777777" w:rsidTr="0093344C">
        <w:tc>
          <w:tcPr>
            <w:tcW w:w="435" w:type="pct"/>
          </w:tcPr>
          <w:p w14:paraId="3BCFA86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C6A3BC3"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87C2071" w14:textId="0A2C9C06" w:rsidR="0093344C" w:rsidRPr="0093344C" w:rsidRDefault="0093344C" w:rsidP="009A5460">
            <w:pPr>
              <w:contextualSpacing/>
              <w:rPr>
                <w:rFonts w:asciiTheme="minorHAnsi" w:hAnsiTheme="minorHAnsi" w:cstheme="minorHAnsi"/>
                <w:sz w:val="18"/>
                <w:szCs w:val="18"/>
                <w:lang w:val="en-GB"/>
              </w:rPr>
            </w:pPr>
          </w:p>
        </w:tc>
        <w:tc>
          <w:tcPr>
            <w:tcW w:w="579" w:type="pct"/>
          </w:tcPr>
          <w:p w14:paraId="3CF566DE"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2D7827FE"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75A310D7"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11C7517C"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268DAC3C"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725D9B8F" w14:textId="77777777" w:rsidTr="0093344C">
        <w:tc>
          <w:tcPr>
            <w:tcW w:w="435" w:type="pct"/>
          </w:tcPr>
          <w:p w14:paraId="5CFAB6A4"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EBBAC5D"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93D9E14" w14:textId="4283A0C6" w:rsidR="0093344C" w:rsidRPr="0093344C" w:rsidRDefault="0093344C" w:rsidP="009A5460">
            <w:pPr>
              <w:contextualSpacing/>
              <w:rPr>
                <w:rFonts w:asciiTheme="minorHAnsi" w:hAnsiTheme="minorHAnsi" w:cstheme="minorHAnsi"/>
                <w:sz w:val="18"/>
                <w:szCs w:val="18"/>
                <w:lang w:val="en-GB"/>
              </w:rPr>
            </w:pPr>
          </w:p>
        </w:tc>
        <w:tc>
          <w:tcPr>
            <w:tcW w:w="579" w:type="pct"/>
          </w:tcPr>
          <w:p w14:paraId="6BE61957"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756701A8"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0BB78F55"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02C18674"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554FD2FA"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79EFAFE1" w14:textId="77777777" w:rsidTr="0093344C">
        <w:tc>
          <w:tcPr>
            <w:tcW w:w="435" w:type="pct"/>
          </w:tcPr>
          <w:p w14:paraId="0C25AC85"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FBB8BEE"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C582FA1" w14:textId="10D03CDC" w:rsidR="0093344C" w:rsidRPr="0093344C" w:rsidRDefault="0093344C" w:rsidP="009A5460">
            <w:pPr>
              <w:contextualSpacing/>
              <w:rPr>
                <w:rFonts w:asciiTheme="minorHAnsi" w:hAnsiTheme="minorHAnsi" w:cstheme="minorHAnsi"/>
                <w:sz w:val="18"/>
                <w:szCs w:val="18"/>
                <w:lang w:val="en-GB"/>
              </w:rPr>
            </w:pPr>
          </w:p>
        </w:tc>
        <w:tc>
          <w:tcPr>
            <w:tcW w:w="579" w:type="pct"/>
          </w:tcPr>
          <w:p w14:paraId="7E27E7A3"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A03</w:t>
            </w:r>
          </w:p>
        </w:tc>
        <w:tc>
          <w:tcPr>
            <w:tcW w:w="679" w:type="pct"/>
          </w:tcPr>
          <w:p w14:paraId="5BEE423D"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5E6FF8E6"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37B0D609"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160FDF21"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00C8570E" w14:textId="77777777" w:rsidTr="0093344C">
        <w:tc>
          <w:tcPr>
            <w:tcW w:w="435" w:type="pct"/>
          </w:tcPr>
          <w:p w14:paraId="7B3B4219"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1A2F000"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B63A08F" w14:textId="78F3F24A" w:rsidR="0093344C" w:rsidRPr="0093344C" w:rsidRDefault="0093344C" w:rsidP="009A5460">
            <w:pPr>
              <w:contextualSpacing/>
              <w:rPr>
                <w:rFonts w:asciiTheme="minorHAnsi" w:hAnsiTheme="minorHAnsi" w:cstheme="minorHAnsi"/>
                <w:sz w:val="18"/>
                <w:szCs w:val="18"/>
                <w:lang w:val="en-GB"/>
              </w:rPr>
            </w:pPr>
          </w:p>
        </w:tc>
        <w:tc>
          <w:tcPr>
            <w:tcW w:w="579" w:type="pct"/>
          </w:tcPr>
          <w:p w14:paraId="281361F2"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0AA14C25"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68F2E900"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7DAF004E"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3DABBEED"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5BCD7C3D" w14:textId="77777777" w:rsidTr="0093344C">
        <w:tc>
          <w:tcPr>
            <w:tcW w:w="435" w:type="pct"/>
          </w:tcPr>
          <w:p w14:paraId="20C0561B"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3D5435F2"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0DB40F1F" w14:textId="68190814" w:rsidR="0093344C" w:rsidRPr="0093344C" w:rsidRDefault="0093344C" w:rsidP="009A5460">
            <w:pPr>
              <w:contextualSpacing/>
              <w:rPr>
                <w:rFonts w:asciiTheme="minorHAnsi" w:hAnsiTheme="minorHAnsi" w:cstheme="minorHAnsi"/>
                <w:sz w:val="18"/>
                <w:szCs w:val="18"/>
                <w:lang w:val="en-GB"/>
              </w:rPr>
            </w:pPr>
          </w:p>
        </w:tc>
        <w:tc>
          <w:tcPr>
            <w:tcW w:w="579" w:type="pct"/>
          </w:tcPr>
          <w:p w14:paraId="4FB4D7EA"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w:t>
            </w:r>
          </w:p>
        </w:tc>
        <w:tc>
          <w:tcPr>
            <w:tcW w:w="679" w:type="pct"/>
          </w:tcPr>
          <w:p w14:paraId="67CBFE50"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17E8448B"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1B60FF61"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7331E28F"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643275FA" w14:textId="77777777" w:rsidTr="0093344C">
        <w:tc>
          <w:tcPr>
            <w:tcW w:w="435" w:type="pct"/>
          </w:tcPr>
          <w:p w14:paraId="7524066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5A48BBC"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021679E2" w14:textId="62A66CB0" w:rsidR="0093344C" w:rsidRPr="0093344C" w:rsidRDefault="0093344C" w:rsidP="009A5460">
            <w:pPr>
              <w:contextualSpacing/>
              <w:rPr>
                <w:rFonts w:asciiTheme="minorHAnsi" w:hAnsiTheme="minorHAnsi" w:cstheme="minorHAnsi"/>
                <w:sz w:val="18"/>
                <w:szCs w:val="18"/>
                <w:lang w:val="en-GB"/>
              </w:rPr>
            </w:pPr>
          </w:p>
        </w:tc>
        <w:tc>
          <w:tcPr>
            <w:tcW w:w="579" w:type="pct"/>
          </w:tcPr>
          <w:p w14:paraId="334E8C46"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B</w:t>
            </w:r>
          </w:p>
        </w:tc>
        <w:tc>
          <w:tcPr>
            <w:tcW w:w="679" w:type="pct"/>
          </w:tcPr>
          <w:p w14:paraId="6768239C"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212B01C6"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075B472A"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53C5BEB8"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138FD8F8" w14:textId="77777777" w:rsidTr="0093344C">
        <w:tc>
          <w:tcPr>
            <w:tcW w:w="435" w:type="pct"/>
          </w:tcPr>
          <w:p w14:paraId="7EE4EF8D"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7F92316"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FC6FE77" w14:textId="34915F13" w:rsidR="0093344C" w:rsidRPr="0093344C" w:rsidRDefault="0093344C" w:rsidP="009A5460">
            <w:pPr>
              <w:contextualSpacing/>
              <w:rPr>
                <w:rFonts w:asciiTheme="minorHAnsi" w:hAnsiTheme="minorHAnsi" w:cstheme="minorHAnsi"/>
                <w:sz w:val="18"/>
                <w:szCs w:val="18"/>
                <w:lang w:val="en-GB"/>
              </w:rPr>
            </w:pPr>
          </w:p>
        </w:tc>
        <w:tc>
          <w:tcPr>
            <w:tcW w:w="579" w:type="pct"/>
          </w:tcPr>
          <w:p w14:paraId="001CFA05"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w:t>
            </w:r>
          </w:p>
        </w:tc>
        <w:tc>
          <w:tcPr>
            <w:tcW w:w="679" w:type="pct"/>
          </w:tcPr>
          <w:p w14:paraId="72B03CAC"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6E148ECA"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2DD60344"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06480260"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5F711502" w14:textId="77777777" w:rsidTr="0093344C">
        <w:tc>
          <w:tcPr>
            <w:tcW w:w="435" w:type="pct"/>
          </w:tcPr>
          <w:p w14:paraId="10836F7F"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1720647"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D5926F7" w14:textId="3BC3CBE6" w:rsidR="0093344C" w:rsidRPr="0093344C" w:rsidRDefault="0093344C" w:rsidP="009A5460">
            <w:pPr>
              <w:contextualSpacing/>
              <w:rPr>
                <w:rFonts w:asciiTheme="minorHAnsi" w:hAnsiTheme="minorHAnsi" w:cstheme="minorHAnsi"/>
                <w:sz w:val="18"/>
                <w:szCs w:val="18"/>
                <w:lang w:val="en-GB"/>
              </w:rPr>
            </w:pPr>
          </w:p>
        </w:tc>
        <w:tc>
          <w:tcPr>
            <w:tcW w:w="579" w:type="pct"/>
          </w:tcPr>
          <w:p w14:paraId="0038A4AE"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18125D9D"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139DFE92"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738BC854"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54912624"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10B7E3A1" w14:textId="77777777" w:rsidTr="0093344C">
        <w:tc>
          <w:tcPr>
            <w:tcW w:w="435" w:type="pct"/>
          </w:tcPr>
          <w:p w14:paraId="103FD714"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BB725F0"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7C2ADC93" w14:textId="6E67B5D2" w:rsidR="0093344C" w:rsidRPr="0093344C" w:rsidRDefault="0093344C" w:rsidP="009A5460">
            <w:pPr>
              <w:contextualSpacing/>
              <w:rPr>
                <w:rFonts w:asciiTheme="minorHAnsi" w:hAnsiTheme="minorHAnsi" w:cstheme="minorHAnsi"/>
                <w:sz w:val="18"/>
                <w:szCs w:val="18"/>
                <w:lang w:val="en-GB"/>
              </w:rPr>
            </w:pPr>
          </w:p>
        </w:tc>
        <w:tc>
          <w:tcPr>
            <w:tcW w:w="579" w:type="pct"/>
          </w:tcPr>
          <w:p w14:paraId="135CEA18"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6E8D4367"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3C5FB876"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6D7AF229"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20A90F2D"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5066A235" w14:textId="77777777" w:rsidTr="0093344C">
        <w:tc>
          <w:tcPr>
            <w:tcW w:w="435" w:type="pct"/>
          </w:tcPr>
          <w:p w14:paraId="79A44664"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B608115"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2E2D5F4B" w14:textId="5C372A59" w:rsidR="0093344C" w:rsidRPr="0093344C" w:rsidRDefault="0093344C" w:rsidP="009A5460">
            <w:pPr>
              <w:contextualSpacing/>
              <w:rPr>
                <w:rFonts w:asciiTheme="minorHAnsi" w:hAnsiTheme="minorHAnsi" w:cstheme="minorHAnsi"/>
                <w:sz w:val="18"/>
                <w:szCs w:val="18"/>
                <w:lang w:val="en-GB"/>
              </w:rPr>
            </w:pPr>
          </w:p>
        </w:tc>
        <w:tc>
          <w:tcPr>
            <w:tcW w:w="579" w:type="pct"/>
          </w:tcPr>
          <w:p w14:paraId="1DAD888E"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255C6DEE"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65F1FBBB"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77B69B43"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336F5041"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6886BEFC" w14:textId="77777777" w:rsidTr="0093344C">
        <w:tc>
          <w:tcPr>
            <w:tcW w:w="435" w:type="pct"/>
          </w:tcPr>
          <w:p w14:paraId="0C69A7DE"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7C68FDA9"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C59B69B" w14:textId="5044D9EB" w:rsidR="0093344C" w:rsidRPr="0093344C" w:rsidRDefault="0093344C" w:rsidP="009A5460">
            <w:pPr>
              <w:contextualSpacing/>
              <w:rPr>
                <w:rFonts w:asciiTheme="minorHAnsi" w:hAnsiTheme="minorHAnsi" w:cstheme="minorHAnsi"/>
                <w:sz w:val="18"/>
                <w:szCs w:val="18"/>
                <w:lang w:val="en-GB"/>
              </w:rPr>
            </w:pPr>
          </w:p>
        </w:tc>
        <w:tc>
          <w:tcPr>
            <w:tcW w:w="579" w:type="pct"/>
          </w:tcPr>
          <w:p w14:paraId="28BF32AD"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4A07CC92"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283FDFF2"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35D11E88"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328D0F0A"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0A0DBE92" w14:textId="77777777" w:rsidTr="0093344C">
        <w:tc>
          <w:tcPr>
            <w:tcW w:w="435" w:type="pct"/>
          </w:tcPr>
          <w:p w14:paraId="1459A6E9"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1A88A321"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E64F88F" w14:textId="62D82ECF" w:rsidR="0093344C" w:rsidRPr="0093344C" w:rsidRDefault="0093344C" w:rsidP="009A5460">
            <w:pPr>
              <w:contextualSpacing/>
              <w:rPr>
                <w:rFonts w:asciiTheme="minorHAnsi" w:hAnsiTheme="minorHAnsi" w:cstheme="minorHAnsi"/>
                <w:sz w:val="18"/>
                <w:szCs w:val="18"/>
                <w:lang w:val="en-GB"/>
              </w:rPr>
            </w:pPr>
          </w:p>
        </w:tc>
        <w:tc>
          <w:tcPr>
            <w:tcW w:w="579" w:type="pct"/>
          </w:tcPr>
          <w:p w14:paraId="12A05D78"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2D2E7E11"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6BA711DD"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0319C0CA"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0E05A814"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4F8E70F0" w14:textId="77777777" w:rsidTr="0093344C">
        <w:tc>
          <w:tcPr>
            <w:tcW w:w="435" w:type="pct"/>
          </w:tcPr>
          <w:p w14:paraId="4C548D1A"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145B72B"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2B602C6" w14:textId="06E6D9FF" w:rsidR="0093344C" w:rsidRPr="0093344C" w:rsidRDefault="0093344C" w:rsidP="009A5460">
            <w:pPr>
              <w:contextualSpacing/>
              <w:rPr>
                <w:rFonts w:asciiTheme="minorHAnsi" w:hAnsiTheme="minorHAnsi" w:cstheme="minorHAnsi"/>
                <w:sz w:val="18"/>
                <w:szCs w:val="18"/>
                <w:lang w:val="en-GB"/>
              </w:rPr>
            </w:pPr>
          </w:p>
        </w:tc>
        <w:tc>
          <w:tcPr>
            <w:tcW w:w="579" w:type="pct"/>
          </w:tcPr>
          <w:p w14:paraId="7B954815"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28FB4BE3"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4B9AF97D"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25E5FD34"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032F7B00"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19113680" w14:textId="77777777" w:rsidTr="0093344C">
        <w:tc>
          <w:tcPr>
            <w:tcW w:w="435" w:type="pct"/>
          </w:tcPr>
          <w:p w14:paraId="268F7B09"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322B2B3C"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696FDC90" w14:textId="4A90DAEA" w:rsidR="0093344C" w:rsidRPr="0093344C" w:rsidRDefault="0093344C" w:rsidP="009A5460">
            <w:pPr>
              <w:contextualSpacing/>
              <w:rPr>
                <w:rFonts w:asciiTheme="minorHAnsi" w:hAnsiTheme="minorHAnsi" w:cstheme="minorHAnsi"/>
                <w:sz w:val="18"/>
                <w:szCs w:val="18"/>
                <w:lang w:val="en-GB"/>
              </w:rPr>
            </w:pPr>
          </w:p>
        </w:tc>
        <w:tc>
          <w:tcPr>
            <w:tcW w:w="579" w:type="pct"/>
          </w:tcPr>
          <w:p w14:paraId="036D676B" w14:textId="77777777" w:rsidR="0093344C" w:rsidRPr="0093344C" w:rsidRDefault="0093344C" w:rsidP="009A5460">
            <w:pPr>
              <w:contextualSpacing/>
              <w:rPr>
                <w:rFonts w:asciiTheme="minorHAnsi" w:hAnsiTheme="minorHAnsi" w:cstheme="minorHAnsi"/>
                <w:sz w:val="18"/>
                <w:szCs w:val="18"/>
                <w:lang w:val="en-GB"/>
              </w:rPr>
            </w:pPr>
          </w:p>
        </w:tc>
        <w:tc>
          <w:tcPr>
            <w:tcW w:w="679" w:type="pct"/>
          </w:tcPr>
          <w:p w14:paraId="172524F4" w14:textId="77777777" w:rsidR="0093344C" w:rsidRPr="0093344C" w:rsidRDefault="0093344C" w:rsidP="009A5460">
            <w:pPr>
              <w:contextualSpacing/>
              <w:rPr>
                <w:rFonts w:asciiTheme="minorHAnsi" w:hAnsiTheme="minorHAnsi" w:cstheme="minorHAnsi"/>
                <w:sz w:val="18"/>
                <w:szCs w:val="18"/>
                <w:lang w:val="en-GB"/>
              </w:rPr>
            </w:pPr>
          </w:p>
        </w:tc>
        <w:tc>
          <w:tcPr>
            <w:tcW w:w="675" w:type="pct"/>
          </w:tcPr>
          <w:p w14:paraId="07075725"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1403518E"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5E5C6165"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7D5E4D1A" w14:textId="77777777" w:rsidTr="0093344C">
        <w:tc>
          <w:tcPr>
            <w:tcW w:w="435" w:type="pct"/>
          </w:tcPr>
          <w:p w14:paraId="44647D5A"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05B0D344"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5E29D004" w14:textId="3D2669AC"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All</w:t>
            </w:r>
          </w:p>
        </w:tc>
        <w:tc>
          <w:tcPr>
            <w:tcW w:w="579" w:type="pct"/>
          </w:tcPr>
          <w:p w14:paraId="051E1FFE"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679" w:type="pct"/>
          </w:tcPr>
          <w:p w14:paraId="6FBE1462"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A01AA01</w:t>
            </w:r>
          </w:p>
        </w:tc>
        <w:tc>
          <w:tcPr>
            <w:tcW w:w="675" w:type="pct"/>
          </w:tcPr>
          <w:p w14:paraId="6A20EDE2"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3D882E9B"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2C70C5BA" w14:textId="77777777" w:rsidR="0093344C" w:rsidRPr="0093344C" w:rsidRDefault="0093344C" w:rsidP="009A5460">
            <w:pPr>
              <w:contextualSpacing/>
              <w:rPr>
                <w:rFonts w:asciiTheme="minorHAnsi" w:hAnsiTheme="minorHAnsi" w:cstheme="minorHAnsi"/>
                <w:sz w:val="18"/>
                <w:szCs w:val="18"/>
                <w:lang w:val="en-GB"/>
              </w:rPr>
            </w:pPr>
          </w:p>
        </w:tc>
      </w:tr>
      <w:tr w:rsidR="0093344C" w:rsidRPr="0093344C" w14:paraId="30654B08" w14:textId="77777777" w:rsidTr="0093344C">
        <w:tc>
          <w:tcPr>
            <w:tcW w:w="435" w:type="pct"/>
          </w:tcPr>
          <w:p w14:paraId="25C0EB2A"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4663B1B5" w14:textId="77777777" w:rsidR="0093344C" w:rsidRPr="0093344C" w:rsidRDefault="0093344C" w:rsidP="009A5460">
            <w:pPr>
              <w:contextualSpacing/>
              <w:rPr>
                <w:rFonts w:asciiTheme="minorHAnsi" w:hAnsiTheme="minorHAnsi" w:cstheme="minorHAnsi"/>
                <w:sz w:val="18"/>
                <w:szCs w:val="18"/>
                <w:lang w:val="en-GB"/>
              </w:rPr>
            </w:pPr>
          </w:p>
        </w:tc>
        <w:tc>
          <w:tcPr>
            <w:tcW w:w="629" w:type="pct"/>
          </w:tcPr>
          <w:p w14:paraId="750A6287" w14:textId="6BA57AC4" w:rsidR="0093344C" w:rsidRPr="0093344C" w:rsidRDefault="0093344C" w:rsidP="009A5460">
            <w:pPr>
              <w:contextualSpacing/>
              <w:rPr>
                <w:rFonts w:asciiTheme="minorHAnsi" w:hAnsiTheme="minorHAnsi" w:cstheme="minorHAnsi"/>
                <w:sz w:val="18"/>
                <w:szCs w:val="18"/>
                <w:lang w:val="en-GB"/>
              </w:rPr>
            </w:pPr>
          </w:p>
        </w:tc>
        <w:tc>
          <w:tcPr>
            <w:tcW w:w="579" w:type="pct"/>
          </w:tcPr>
          <w:p w14:paraId="2A72BEB2"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w:t>
            </w:r>
          </w:p>
        </w:tc>
        <w:tc>
          <w:tcPr>
            <w:tcW w:w="679" w:type="pct"/>
          </w:tcPr>
          <w:p w14:paraId="0F0A6AA4" w14:textId="77777777" w:rsidR="0093344C" w:rsidRPr="0093344C" w:rsidRDefault="0093344C" w:rsidP="009A5460">
            <w:pPr>
              <w:contextualSpacing/>
              <w:rPr>
                <w:rFonts w:asciiTheme="minorHAnsi" w:hAnsiTheme="minorHAnsi" w:cstheme="minorHAnsi"/>
                <w:sz w:val="18"/>
                <w:szCs w:val="18"/>
                <w:lang w:val="en-GB"/>
              </w:rPr>
            </w:pPr>
            <w:r w:rsidRPr="0093344C">
              <w:rPr>
                <w:rFonts w:asciiTheme="minorHAnsi" w:hAnsiTheme="minorHAnsi" w:cstheme="minorHAnsi"/>
                <w:sz w:val="18"/>
                <w:szCs w:val="18"/>
                <w:lang w:val="en-GB"/>
              </w:rPr>
              <w:t>A01AA02</w:t>
            </w:r>
          </w:p>
        </w:tc>
        <w:tc>
          <w:tcPr>
            <w:tcW w:w="675" w:type="pct"/>
          </w:tcPr>
          <w:p w14:paraId="1DA9BCFE" w14:textId="77777777" w:rsidR="0093344C" w:rsidRPr="0093344C" w:rsidRDefault="0093344C" w:rsidP="009A5460">
            <w:pPr>
              <w:contextualSpacing/>
              <w:rPr>
                <w:rFonts w:asciiTheme="minorHAnsi" w:hAnsiTheme="minorHAnsi" w:cstheme="minorHAnsi"/>
                <w:sz w:val="18"/>
                <w:szCs w:val="18"/>
                <w:lang w:val="en-GB"/>
              </w:rPr>
            </w:pPr>
          </w:p>
        </w:tc>
        <w:tc>
          <w:tcPr>
            <w:tcW w:w="739" w:type="pct"/>
          </w:tcPr>
          <w:p w14:paraId="5B1CA83A" w14:textId="77777777" w:rsidR="0093344C" w:rsidRPr="0093344C" w:rsidRDefault="0093344C" w:rsidP="009A5460">
            <w:pPr>
              <w:contextualSpacing/>
              <w:rPr>
                <w:rFonts w:asciiTheme="minorHAnsi" w:hAnsiTheme="minorHAnsi" w:cstheme="minorHAnsi"/>
                <w:sz w:val="18"/>
                <w:szCs w:val="18"/>
                <w:lang w:val="en-GB"/>
              </w:rPr>
            </w:pPr>
          </w:p>
        </w:tc>
        <w:tc>
          <w:tcPr>
            <w:tcW w:w="635" w:type="pct"/>
          </w:tcPr>
          <w:p w14:paraId="756EA2B7" w14:textId="77777777" w:rsidR="0093344C" w:rsidRPr="0093344C" w:rsidRDefault="0093344C" w:rsidP="009A5460">
            <w:pPr>
              <w:contextualSpacing/>
              <w:rPr>
                <w:rFonts w:asciiTheme="minorHAnsi" w:hAnsiTheme="minorHAnsi" w:cstheme="minorHAnsi"/>
                <w:sz w:val="18"/>
                <w:szCs w:val="18"/>
                <w:lang w:val="en-GB"/>
              </w:rPr>
            </w:pPr>
          </w:p>
        </w:tc>
      </w:tr>
    </w:tbl>
    <w:p w14:paraId="38FC31D2" w14:textId="77777777" w:rsidR="00862AFA" w:rsidRDefault="00862AFA" w:rsidP="00862AFA">
      <w:pPr>
        <w:contextualSpacing/>
        <w:rPr>
          <w:sz w:val="22"/>
          <w:szCs w:val="22"/>
        </w:rPr>
      </w:pPr>
    </w:p>
    <w:p w14:paraId="3E101CCE" w14:textId="77777777" w:rsidR="00862AFA" w:rsidRDefault="00862AFA" w:rsidP="00862AFA">
      <w:pPr>
        <w:contextualSpacing/>
        <w:rPr>
          <w:sz w:val="22"/>
          <w:szCs w:val="22"/>
        </w:rPr>
      </w:pPr>
    </w:p>
    <w:p w14:paraId="41AA470E" w14:textId="7C891E31" w:rsidR="00862AFA" w:rsidRDefault="00862AFA">
      <w:pPr>
        <w:spacing w:after="200" w:line="276" w:lineRule="auto"/>
        <w:rPr>
          <w:sz w:val="22"/>
          <w:szCs w:val="22"/>
        </w:rPr>
      </w:pPr>
      <w:r>
        <w:rPr>
          <w:sz w:val="22"/>
          <w:szCs w:val="22"/>
        </w:rPr>
        <w:br w:type="page"/>
      </w:r>
    </w:p>
    <w:p w14:paraId="33584353" w14:textId="77777777" w:rsidR="00862AFA" w:rsidRDefault="00862AFA" w:rsidP="00243878">
      <w:pPr>
        <w:contextualSpacing/>
        <w:rPr>
          <w:sz w:val="22"/>
          <w:szCs w:val="22"/>
        </w:rPr>
      </w:pPr>
    </w:p>
    <w:p w14:paraId="142B9AA8" w14:textId="36F58321" w:rsidR="00243878" w:rsidRDefault="00862AFA" w:rsidP="00862AFA">
      <w:pPr>
        <w:pStyle w:val="Heading5"/>
      </w:pPr>
      <w:bookmarkStart w:id="262" w:name="_Toc69912941"/>
      <w:r>
        <w:t>Step 9: Completeness of medicines information</w:t>
      </w:r>
      <w:bookmarkEnd w:id="262"/>
    </w:p>
    <w:p w14:paraId="02654C30" w14:textId="03287262" w:rsidR="00A87653" w:rsidRDefault="00A87653" w:rsidP="00F42F00">
      <w:pPr>
        <w:contextualSpacing/>
        <w:rPr>
          <w:sz w:val="22"/>
          <w:szCs w:val="22"/>
        </w:rPr>
      </w:pPr>
    </w:p>
    <w:p w14:paraId="41B8BBC5" w14:textId="14CD82F9" w:rsidR="00A87653" w:rsidRPr="00B06331" w:rsidRDefault="00862AFA" w:rsidP="00F42F00">
      <w:pPr>
        <w:contextualSpacing/>
        <w:rPr>
          <w:b/>
          <w:sz w:val="22"/>
          <w:szCs w:val="22"/>
        </w:rPr>
      </w:pPr>
      <w:r w:rsidRPr="00B06331">
        <w:rPr>
          <w:b/>
          <w:sz w:val="22"/>
          <w:szCs w:val="22"/>
        </w:rPr>
        <w:t>Input</w:t>
      </w:r>
      <w:r w:rsidR="00700CF5" w:rsidRPr="00B06331">
        <w:rPr>
          <w:b/>
          <w:sz w:val="22"/>
          <w:szCs w:val="22"/>
        </w:rPr>
        <w:t xml:space="preserve"> table</w:t>
      </w:r>
    </w:p>
    <w:p w14:paraId="18359CAC" w14:textId="1C025895" w:rsidR="00862AFA" w:rsidRDefault="00700CF5" w:rsidP="00F42F00">
      <w:pPr>
        <w:contextualSpacing/>
        <w:rPr>
          <w:i/>
          <w:sz w:val="22"/>
          <w:szCs w:val="22"/>
        </w:rPr>
      </w:pPr>
      <w:proofErr w:type="spellStart"/>
      <w:r>
        <w:rPr>
          <w:i/>
          <w:sz w:val="22"/>
          <w:szCs w:val="22"/>
        </w:rPr>
        <w:t>M</w:t>
      </w:r>
      <w:r w:rsidR="00862AFA" w:rsidRPr="007B732D">
        <w:rPr>
          <w:i/>
          <w:sz w:val="22"/>
          <w:szCs w:val="22"/>
        </w:rPr>
        <w:t>edicines_study</w:t>
      </w:r>
      <w:proofErr w:type="spellEnd"/>
    </w:p>
    <w:p w14:paraId="210D05E7" w14:textId="5E74B935" w:rsidR="001D621E" w:rsidRDefault="001D621E" w:rsidP="00F42F00">
      <w:pPr>
        <w:contextualSpacing/>
        <w:rPr>
          <w:i/>
          <w:sz w:val="22"/>
          <w:szCs w:val="22"/>
        </w:rPr>
      </w:pPr>
      <w:proofErr w:type="spellStart"/>
      <w:r>
        <w:rPr>
          <w:i/>
          <w:sz w:val="22"/>
          <w:szCs w:val="22"/>
        </w:rPr>
        <w:t>Vaccines_study</w:t>
      </w:r>
      <w:proofErr w:type="spellEnd"/>
    </w:p>
    <w:p w14:paraId="545DD074" w14:textId="604AD665" w:rsidR="00862AFA" w:rsidRDefault="00862AFA" w:rsidP="00F42F00">
      <w:pPr>
        <w:contextualSpacing/>
        <w:rPr>
          <w:sz w:val="22"/>
          <w:szCs w:val="22"/>
        </w:rPr>
      </w:pPr>
    </w:p>
    <w:p w14:paraId="08E24B8C" w14:textId="4B6C02C7" w:rsidR="007167A6" w:rsidRPr="00B06331" w:rsidRDefault="007167A6" w:rsidP="007167A6">
      <w:pPr>
        <w:contextualSpacing/>
        <w:rPr>
          <w:i/>
          <w:color w:val="E36C0A" w:themeColor="accent6" w:themeShade="BF"/>
          <w:sz w:val="22"/>
          <w:szCs w:val="22"/>
        </w:rPr>
      </w:pPr>
      <w:r w:rsidRPr="00B06331">
        <w:rPr>
          <w:i/>
          <w:color w:val="E36C0A" w:themeColor="accent6" w:themeShade="BF"/>
          <w:sz w:val="22"/>
          <w:szCs w:val="22"/>
        </w:rPr>
        <w:t>Question: What is the completeness of medicines records</w:t>
      </w:r>
      <w:r w:rsidR="001D621E">
        <w:rPr>
          <w:i/>
          <w:color w:val="E36C0A" w:themeColor="accent6" w:themeShade="BF"/>
          <w:sz w:val="22"/>
          <w:szCs w:val="22"/>
        </w:rPr>
        <w:t xml:space="preserve"> for calculation of duration, prescribed and indication</w:t>
      </w:r>
    </w:p>
    <w:p w14:paraId="320FC0D3" w14:textId="21653A38" w:rsidR="00862AFA" w:rsidRDefault="00862AFA" w:rsidP="00F42F00">
      <w:pPr>
        <w:contextualSpacing/>
        <w:rPr>
          <w:sz w:val="22"/>
          <w:szCs w:val="22"/>
        </w:rPr>
      </w:pPr>
    </w:p>
    <w:p w14:paraId="54FEFAB9" w14:textId="7D2CBF14" w:rsidR="00862AFA" w:rsidRDefault="00862AFA" w:rsidP="00862AFA">
      <w:pPr>
        <w:contextualSpacing/>
        <w:rPr>
          <w:i/>
          <w:sz w:val="22"/>
          <w:szCs w:val="22"/>
        </w:rPr>
      </w:pPr>
      <w:r w:rsidRPr="00671288">
        <w:rPr>
          <w:i/>
          <w:sz w:val="22"/>
          <w:szCs w:val="22"/>
        </w:rPr>
        <w:t>D4 output table 1</w:t>
      </w:r>
      <w:r>
        <w:rPr>
          <w:i/>
          <w:sz w:val="22"/>
          <w:szCs w:val="22"/>
        </w:rPr>
        <w:t xml:space="preserve">4 </w:t>
      </w:r>
      <w:r w:rsidRPr="00671288">
        <w:rPr>
          <w:i/>
          <w:sz w:val="22"/>
          <w:szCs w:val="22"/>
        </w:rPr>
        <w:t>Number of prescriptions/</w:t>
      </w:r>
      <w:proofErr w:type="spellStart"/>
      <w:r w:rsidRPr="00671288">
        <w:rPr>
          <w:i/>
          <w:sz w:val="22"/>
          <w:szCs w:val="22"/>
        </w:rPr>
        <w:t>dispensings</w:t>
      </w:r>
      <w:proofErr w:type="spellEnd"/>
      <w:r>
        <w:rPr>
          <w:i/>
          <w:sz w:val="22"/>
          <w:szCs w:val="22"/>
        </w:rPr>
        <w:t xml:space="preserve"> with incomplete data</w:t>
      </w:r>
    </w:p>
    <w:p w14:paraId="0261CC81" w14:textId="77777777" w:rsidR="00862AFA" w:rsidRDefault="00862AFA" w:rsidP="00862AFA">
      <w:pPr>
        <w:contextualSpacing/>
        <w:rPr>
          <w:i/>
          <w:sz w:val="22"/>
          <w:szCs w:val="22"/>
        </w:rPr>
      </w:pPr>
    </w:p>
    <w:tbl>
      <w:tblPr>
        <w:tblStyle w:val="TableGrid"/>
        <w:tblW w:w="5000" w:type="pct"/>
        <w:tblLayout w:type="fixed"/>
        <w:tblLook w:val="04A0" w:firstRow="1" w:lastRow="0" w:firstColumn="1" w:lastColumn="0" w:noHBand="0" w:noVBand="1"/>
      </w:tblPr>
      <w:tblGrid>
        <w:gridCol w:w="466"/>
        <w:gridCol w:w="690"/>
        <w:gridCol w:w="690"/>
        <w:gridCol w:w="948"/>
        <w:gridCol w:w="948"/>
        <w:gridCol w:w="1064"/>
        <w:gridCol w:w="355"/>
        <w:gridCol w:w="812"/>
        <w:gridCol w:w="331"/>
        <w:gridCol w:w="1096"/>
        <w:gridCol w:w="312"/>
        <w:gridCol w:w="1346"/>
        <w:gridCol w:w="292"/>
      </w:tblGrid>
      <w:tr w:rsidR="001D621E" w:rsidRPr="001D621E" w14:paraId="66E95E7E" w14:textId="62ED363C" w:rsidTr="001D621E">
        <w:tc>
          <w:tcPr>
            <w:tcW w:w="249" w:type="pct"/>
          </w:tcPr>
          <w:p w14:paraId="7CEF3019" w14:textId="77777777"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DAP</w:t>
            </w:r>
          </w:p>
        </w:tc>
        <w:tc>
          <w:tcPr>
            <w:tcW w:w="369" w:type="pct"/>
          </w:tcPr>
          <w:p w14:paraId="568219FD" w14:textId="21F60560" w:rsidR="001D621E" w:rsidRPr="001D621E" w:rsidRDefault="001D621E" w:rsidP="009A5460">
            <w:pPr>
              <w:contextualSpacing/>
              <w:rPr>
                <w:rFonts w:asciiTheme="minorHAnsi" w:hAnsiTheme="minorHAnsi" w:cstheme="minorHAnsi"/>
                <w:sz w:val="18"/>
                <w:szCs w:val="18"/>
                <w:lang w:val="en-GB"/>
              </w:rPr>
            </w:pPr>
            <w:r>
              <w:rPr>
                <w:rFonts w:asciiTheme="minorHAnsi" w:hAnsiTheme="minorHAnsi" w:cstheme="minorHAnsi"/>
                <w:sz w:val="18"/>
                <w:szCs w:val="18"/>
                <w:lang w:val="en-GB"/>
              </w:rPr>
              <w:t>Year</w:t>
            </w:r>
          </w:p>
        </w:tc>
        <w:tc>
          <w:tcPr>
            <w:tcW w:w="369" w:type="pct"/>
          </w:tcPr>
          <w:p w14:paraId="7F153AF9" w14:textId="1BA9A741"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Meaning drug record</w:t>
            </w:r>
          </w:p>
        </w:tc>
        <w:tc>
          <w:tcPr>
            <w:tcW w:w="507" w:type="pct"/>
          </w:tcPr>
          <w:p w14:paraId="6CE1DF20" w14:textId="58A9F1B4" w:rsidR="001D621E" w:rsidRPr="001D621E" w:rsidRDefault="001D621E" w:rsidP="009A5460">
            <w:pPr>
              <w:contextualSpacing/>
              <w:rPr>
                <w:rFonts w:asciiTheme="minorHAnsi" w:hAnsiTheme="minorHAnsi" w:cstheme="minorHAnsi"/>
                <w:sz w:val="18"/>
                <w:szCs w:val="18"/>
                <w:lang w:val="en-GB"/>
              </w:rPr>
            </w:pPr>
            <w:r>
              <w:rPr>
                <w:rFonts w:asciiTheme="minorHAnsi" w:hAnsiTheme="minorHAnsi" w:cstheme="minorHAnsi"/>
                <w:sz w:val="18"/>
                <w:szCs w:val="18"/>
                <w:lang w:val="en-GB"/>
              </w:rPr>
              <w:t>ATC 3 level</w:t>
            </w:r>
          </w:p>
        </w:tc>
        <w:tc>
          <w:tcPr>
            <w:tcW w:w="507" w:type="pct"/>
          </w:tcPr>
          <w:p w14:paraId="6C845804" w14:textId="57943C80"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 xml:space="preserve">No. of records in </w:t>
            </w:r>
            <w:proofErr w:type="spellStart"/>
            <w:r w:rsidRPr="001D621E">
              <w:rPr>
                <w:rFonts w:asciiTheme="minorHAnsi" w:hAnsiTheme="minorHAnsi" w:cstheme="minorHAnsi"/>
                <w:sz w:val="18"/>
                <w:szCs w:val="18"/>
                <w:lang w:val="en-GB"/>
              </w:rPr>
              <w:t>Study_population</w:t>
            </w:r>
            <w:proofErr w:type="spellEnd"/>
          </w:p>
        </w:tc>
        <w:tc>
          <w:tcPr>
            <w:tcW w:w="759" w:type="pct"/>
            <w:gridSpan w:val="2"/>
          </w:tcPr>
          <w:p w14:paraId="1C3220C8" w14:textId="7F177BDE"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 medicines records without Indication (</w:t>
            </w:r>
            <w:proofErr w:type="spellStart"/>
            <w:r w:rsidRPr="001D621E">
              <w:rPr>
                <w:rFonts w:asciiTheme="minorHAnsi" w:hAnsiTheme="minorHAnsi" w:cstheme="minorHAnsi"/>
                <w:sz w:val="18"/>
                <w:szCs w:val="18"/>
                <w:lang w:val="en-GB"/>
              </w:rPr>
              <w:t>code_indication</w:t>
            </w:r>
            <w:proofErr w:type="spellEnd"/>
            <w:r w:rsidRPr="001D621E">
              <w:rPr>
                <w:rFonts w:asciiTheme="minorHAnsi" w:hAnsiTheme="minorHAnsi" w:cstheme="minorHAnsi"/>
                <w:sz w:val="18"/>
                <w:szCs w:val="18"/>
                <w:lang w:val="en-GB"/>
              </w:rPr>
              <w:t xml:space="preserve"> empty and not empty vocabulary)</w:t>
            </w:r>
          </w:p>
        </w:tc>
        <w:tc>
          <w:tcPr>
            <w:tcW w:w="611" w:type="pct"/>
            <w:gridSpan w:val="2"/>
          </w:tcPr>
          <w:p w14:paraId="7CA32A42" w14:textId="6577B941"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 medicines records without prescriber type (</w:t>
            </w:r>
            <w:proofErr w:type="spellStart"/>
            <w:r w:rsidRPr="001D621E">
              <w:rPr>
                <w:rFonts w:asciiTheme="minorHAnsi" w:hAnsiTheme="minorHAnsi" w:cstheme="minorHAnsi"/>
                <w:sz w:val="18"/>
                <w:szCs w:val="18"/>
                <w:lang w:val="en-GB"/>
              </w:rPr>
              <w:t>prescriber_type</w:t>
            </w:r>
            <w:proofErr w:type="spellEnd"/>
            <w:r w:rsidRPr="001D621E">
              <w:rPr>
                <w:rFonts w:asciiTheme="minorHAnsi" w:hAnsiTheme="minorHAnsi" w:cstheme="minorHAnsi"/>
                <w:sz w:val="18"/>
                <w:szCs w:val="18"/>
                <w:lang w:val="en-GB"/>
              </w:rPr>
              <w:t xml:space="preserve"> empty and not empty voc.)</w:t>
            </w:r>
          </w:p>
        </w:tc>
        <w:tc>
          <w:tcPr>
            <w:tcW w:w="753" w:type="pct"/>
            <w:gridSpan w:val="2"/>
          </w:tcPr>
          <w:p w14:paraId="05E68DD9" w14:textId="7EE49F00"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 medicines records without quantity prescribed/dispensed (</w:t>
            </w:r>
            <w:proofErr w:type="spellStart"/>
            <w:r w:rsidRPr="001D621E">
              <w:rPr>
                <w:rFonts w:asciiTheme="minorHAnsi" w:hAnsiTheme="minorHAnsi" w:cstheme="minorHAnsi"/>
                <w:sz w:val="18"/>
                <w:szCs w:val="18"/>
                <w:lang w:val="en-GB"/>
              </w:rPr>
              <w:t>disp_amount_drug</w:t>
            </w:r>
            <w:proofErr w:type="spellEnd"/>
            <w:r w:rsidRPr="001D621E">
              <w:rPr>
                <w:rFonts w:asciiTheme="minorHAnsi" w:hAnsiTheme="minorHAnsi" w:cstheme="minorHAnsi"/>
                <w:sz w:val="18"/>
                <w:szCs w:val="18"/>
                <w:lang w:val="en-GB"/>
              </w:rPr>
              <w:t xml:space="preserve"> empty)</w:t>
            </w:r>
          </w:p>
        </w:tc>
        <w:tc>
          <w:tcPr>
            <w:tcW w:w="876" w:type="pct"/>
            <w:gridSpan w:val="2"/>
          </w:tcPr>
          <w:p w14:paraId="41469542" w14:textId="058E656E"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 medicines records without unit quantity prescribed/dispensed (</w:t>
            </w:r>
            <w:proofErr w:type="spellStart"/>
            <w:r w:rsidRPr="001D621E">
              <w:rPr>
                <w:rFonts w:asciiTheme="minorHAnsi" w:hAnsiTheme="minorHAnsi" w:cstheme="minorHAnsi"/>
                <w:sz w:val="18"/>
                <w:szCs w:val="18"/>
                <w:lang w:val="en-GB"/>
              </w:rPr>
              <w:t>disp_amount_drug_unit</w:t>
            </w:r>
            <w:proofErr w:type="spellEnd"/>
            <w:r w:rsidRPr="001D621E">
              <w:rPr>
                <w:rFonts w:asciiTheme="minorHAnsi" w:hAnsiTheme="minorHAnsi" w:cstheme="minorHAnsi"/>
                <w:sz w:val="18"/>
                <w:szCs w:val="18"/>
                <w:lang w:val="en-GB"/>
              </w:rPr>
              <w:t xml:space="preserve"> empty)</w:t>
            </w:r>
          </w:p>
        </w:tc>
      </w:tr>
      <w:tr w:rsidR="001D621E" w:rsidRPr="001D621E" w14:paraId="257B11E3" w14:textId="4BD8C950" w:rsidTr="001D621E">
        <w:tc>
          <w:tcPr>
            <w:tcW w:w="249" w:type="pct"/>
          </w:tcPr>
          <w:p w14:paraId="21DB0069" w14:textId="09E100C6" w:rsidR="001D621E" w:rsidRPr="001D621E" w:rsidRDefault="001D621E" w:rsidP="009A5460">
            <w:pPr>
              <w:contextualSpacing/>
              <w:rPr>
                <w:rFonts w:asciiTheme="minorHAnsi" w:hAnsiTheme="minorHAnsi" w:cstheme="minorHAnsi"/>
                <w:sz w:val="18"/>
                <w:szCs w:val="18"/>
                <w:lang w:val="en-GB"/>
              </w:rPr>
            </w:pPr>
          </w:p>
        </w:tc>
        <w:tc>
          <w:tcPr>
            <w:tcW w:w="369" w:type="pct"/>
          </w:tcPr>
          <w:p w14:paraId="292F00FF" w14:textId="151CB88F" w:rsidR="001D621E" w:rsidRPr="001D621E" w:rsidRDefault="001D621E" w:rsidP="009A5460">
            <w:pPr>
              <w:contextualSpacing/>
              <w:rPr>
                <w:rFonts w:asciiTheme="minorHAnsi" w:hAnsiTheme="minorHAnsi" w:cstheme="minorHAnsi"/>
                <w:sz w:val="18"/>
                <w:szCs w:val="18"/>
                <w:lang w:val="en-GB"/>
              </w:rPr>
            </w:pPr>
          </w:p>
        </w:tc>
        <w:tc>
          <w:tcPr>
            <w:tcW w:w="369" w:type="pct"/>
          </w:tcPr>
          <w:p w14:paraId="69AB808D" w14:textId="0734F161" w:rsidR="001D621E" w:rsidRPr="001D621E" w:rsidRDefault="001D621E" w:rsidP="009A5460">
            <w:pPr>
              <w:contextualSpacing/>
              <w:rPr>
                <w:rFonts w:asciiTheme="minorHAnsi" w:hAnsiTheme="minorHAnsi" w:cstheme="minorHAnsi"/>
                <w:sz w:val="18"/>
                <w:szCs w:val="18"/>
                <w:lang w:val="en-GB"/>
              </w:rPr>
            </w:pPr>
          </w:p>
        </w:tc>
        <w:tc>
          <w:tcPr>
            <w:tcW w:w="507" w:type="pct"/>
          </w:tcPr>
          <w:p w14:paraId="346D1097" w14:textId="3D6FDB18" w:rsidR="001D621E" w:rsidRPr="001D621E" w:rsidRDefault="001D621E" w:rsidP="009A5460">
            <w:pPr>
              <w:contextualSpacing/>
              <w:rPr>
                <w:rFonts w:asciiTheme="minorHAnsi" w:hAnsiTheme="minorHAnsi" w:cstheme="minorHAnsi"/>
                <w:sz w:val="18"/>
                <w:szCs w:val="18"/>
                <w:lang w:val="en-GB"/>
              </w:rPr>
            </w:pPr>
          </w:p>
        </w:tc>
        <w:tc>
          <w:tcPr>
            <w:tcW w:w="507" w:type="pct"/>
          </w:tcPr>
          <w:p w14:paraId="736F9B34" w14:textId="3039CCA8" w:rsidR="001D621E" w:rsidRPr="001D621E" w:rsidRDefault="001D621E" w:rsidP="009A5460">
            <w:pPr>
              <w:contextualSpacing/>
              <w:rPr>
                <w:rFonts w:asciiTheme="minorHAnsi" w:hAnsiTheme="minorHAnsi" w:cstheme="minorHAnsi"/>
                <w:sz w:val="18"/>
                <w:szCs w:val="18"/>
                <w:lang w:val="en-GB"/>
              </w:rPr>
            </w:pPr>
          </w:p>
        </w:tc>
        <w:tc>
          <w:tcPr>
            <w:tcW w:w="569" w:type="pct"/>
          </w:tcPr>
          <w:p w14:paraId="1BA20F02" w14:textId="6427EF56"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w:t>
            </w:r>
          </w:p>
        </w:tc>
        <w:tc>
          <w:tcPr>
            <w:tcW w:w="190" w:type="pct"/>
          </w:tcPr>
          <w:p w14:paraId="58095880" w14:textId="6B159F97"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434" w:type="pct"/>
          </w:tcPr>
          <w:p w14:paraId="33266F9B" w14:textId="2E302DDB"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w:t>
            </w:r>
          </w:p>
        </w:tc>
        <w:tc>
          <w:tcPr>
            <w:tcW w:w="177" w:type="pct"/>
          </w:tcPr>
          <w:p w14:paraId="01E7329D" w14:textId="72EBB04F"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586" w:type="pct"/>
          </w:tcPr>
          <w:p w14:paraId="649469C5" w14:textId="177A4A07"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w:t>
            </w:r>
          </w:p>
        </w:tc>
        <w:tc>
          <w:tcPr>
            <w:tcW w:w="167" w:type="pct"/>
          </w:tcPr>
          <w:p w14:paraId="3DE21F21" w14:textId="308CCE5A"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720" w:type="pct"/>
          </w:tcPr>
          <w:p w14:paraId="2CAA89F4" w14:textId="78DC7E31"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0</w:t>
            </w:r>
          </w:p>
        </w:tc>
        <w:tc>
          <w:tcPr>
            <w:tcW w:w="156" w:type="pct"/>
          </w:tcPr>
          <w:p w14:paraId="56AFCEB7" w14:textId="2DCC05D6" w:rsidR="001D621E" w:rsidRPr="001D621E" w:rsidRDefault="001D621E" w:rsidP="009A5460">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r>
      <w:tr w:rsidR="001D621E" w:rsidRPr="001D621E" w14:paraId="50CC5C73" w14:textId="319A155A" w:rsidTr="001D621E">
        <w:tc>
          <w:tcPr>
            <w:tcW w:w="249" w:type="pct"/>
          </w:tcPr>
          <w:p w14:paraId="7D69E670" w14:textId="260A87BF" w:rsidR="001D621E" w:rsidRPr="001D621E" w:rsidRDefault="001D621E" w:rsidP="001D621E">
            <w:pPr>
              <w:contextualSpacing/>
              <w:rPr>
                <w:rFonts w:asciiTheme="minorHAnsi" w:hAnsiTheme="minorHAnsi" w:cstheme="minorHAnsi"/>
                <w:sz w:val="18"/>
                <w:szCs w:val="18"/>
                <w:lang w:val="en-GB"/>
              </w:rPr>
            </w:pPr>
            <w:r>
              <w:rPr>
                <w:rFonts w:asciiTheme="minorHAnsi" w:hAnsiTheme="minorHAnsi" w:cstheme="minorHAnsi"/>
                <w:sz w:val="18"/>
                <w:szCs w:val="18"/>
                <w:lang w:val="en-GB"/>
              </w:rPr>
              <w:t>ARS</w:t>
            </w:r>
          </w:p>
        </w:tc>
        <w:tc>
          <w:tcPr>
            <w:tcW w:w="369" w:type="pct"/>
          </w:tcPr>
          <w:p w14:paraId="16A2F025" w14:textId="7D068306" w:rsidR="001D621E" w:rsidRPr="001D621E" w:rsidRDefault="001D621E" w:rsidP="001D621E">
            <w:pPr>
              <w:contextualSpacing/>
              <w:rPr>
                <w:rFonts w:asciiTheme="minorHAnsi" w:hAnsiTheme="minorHAnsi" w:cstheme="minorHAnsi"/>
                <w:sz w:val="18"/>
                <w:szCs w:val="18"/>
                <w:lang w:val="en-GB"/>
              </w:rPr>
            </w:pPr>
            <w:r>
              <w:rPr>
                <w:rFonts w:asciiTheme="minorHAnsi" w:hAnsiTheme="minorHAnsi" w:cstheme="minorHAnsi"/>
                <w:sz w:val="18"/>
                <w:szCs w:val="18"/>
                <w:lang w:val="en-GB"/>
              </w:rPr>
              <w:t>1995</w:t>
            </w:r>
          </w:p>
        </w:tc>
        <w:tc>
          <w:tcPr>
            <w:tcW w:w="369" w:type="pct"/>
          </w:tcPr>
          <w:p w14:paraId="62BA40A2" w14:textId="7DDD78CF" w:rsidR="001D621E" w:rsidRPr="001D621E" w:rsidRDefault="001D621E" w:rsidP="001D621E">
            <w:pPr>
              <w:contextualSpacing/>
              <w:rPr>
                <w:rFonts w:asciiTheme="minorHAnsi" w:hAnsiTheme="minorHAnsi" w:cstheme="minorHAnsi"/>
                <w:sz w:val="18"/>
                <w:szCs w:val="18"/>
                <w:lang w:val="en-GB"/>
              </w:rPr>
            </w:pPr>
            <w:r>
              <w:rPr>
                <w:rFonts w:asciiTheme="minorHAnsi" w:hAnsiTheme="minorHAnsi" w:cstheme="minorHAnsi"/>
                <w:sz w:val="18"/>
                <w:szCs w:val="18"/>
                <w:lang w:val="en-GB"/>
              </w:rPr>
              <w:t>dispensing</w:t>
            </w:r>
          </w:p>
        </w:tc>
        <w:tc>
          <w:tcPr>
            <w:tcW w:w="507" w:type="pct"/>
          </w:tcPr>
          <w:p w14:paraId="5687A3A4" w14:textId="34709250" w:rsidR="001D621E" w:rsidRPr="001D621E" w:rsidRDefault="001D621E" w:rsidP="001D621E">
            <w:pPr>
              <w:contextualSpacing/>
              <w:rPr>
                <w:rFonts w:asciiTheme="minorHAnsi" w:hAnsiTheme="minorHAnsi" w:cstheme="minorHAnsi"/>
                <w:sz w:val="18"/>
                <w:szCs w:val="18"/>
                <w:lang w:val="en-GB"/>
              </w:rPr>
            </w:pPr>
            <w:r>
              <w:rPr>
                <w:rFonts w:asciiTheme="minorHAnsi" w:hAnsiTheme="minorHAnsi" w:cstheme="minorHAnsi"/>
                <w:sz w:val="18"/>
                <w:szCs w:val="18"/>
                <w:lang w:val="en-GB"/>
              </w:rPr>
              <w:t>A01</w:t>
            </w:r>
          </w:p>
        </w:tc>
        <w:tc>
          <w:tcPr>
            <w:tcW w:w="507" w:type="pct"/>
          </w:tcPr>
          <w:p w14:paraId="1E4E8110" w14:textId="5722363D" w:rsidR="001D621E" w:rsidRPr="001D621E" w:rsidRDefault="001D621E" w:rsidP="001D621E">
            <w:pPr>
              <w:contextualSpacing/>
              <w:rPr>
                <w:rFonts w:asciiTheme="minorHAnsi" w:hAnsiTheme="minorHAnsi" w:cstheme="minorHAnsi"/>
                <w:sz w:val="18"/>
                <w:szCs w:val="18"/>
                <w:lang w:val="en-GB"/>
              </w:rPr>
            </w:pPr>
          </w:p>
        </w:tc>
        <w:tc>
          <w:tcPr>
            <w:tcW w:w="569" w:type="pct"/>
          </w:tcPr>
          <w:p w14:paraId="44BA001B" w14:textId="76E93B72" w:rsidR="001D621E" w:rsidRPr="001D621E" w:rsidRDefault="001D621E" w:rsidP="001D621E">
            <w:pPr>
              <w:contextualSpacing/>
              <w:rPr>
                <w:rFonts w:asciiTheme="minorHAnsi" w:hAnsiTheme="minorHAnsi" w:cstheme="minorHAnsi"/>
                <w:sz w:val="18"/>
                <w:szCs w:val="18"/>
                <w:lang w:val="en-GB"/>
              </w:rPr>
            </w:pPr>
          </w:p>
        </w:tc>
        <w:tc>
          <w:tcPr>
            <w:tcW w:w="190" w:type="pct"/>
          </w:tcPr>
          <w:p w14:paraId="653D8FA3"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2EA2D59D" w14:textId="79950714" w:rsidR="001D621E" w:rsidRPr="001D621E" w:rsidRDefault="001D621E" w:rsidP="001D621E">
            <w:pPr>
              <w:contextualSpacing/>
              <w:rPr>
                <w:rFonts w:asciiTheme="minorHAnsi" w:hAnsiTheme="minorHAnsi" w:cstheme="minorHAnsi"/>
                <w:sz w:val="18"/>
                <w:szCs w:val="18"/>
                <w:lang w:val="en-GB"/>
              </w:rPr>
            </w:pPr>
          </w:p>
        </w:tc>
        <w:tc>
          <w:tcPr>
            <w:tcW w:w="177" w:type="pct"/>
          </w:tcPr>
          <w:p w14:paraId="5652905F"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37E9BEA7" w14:textId="1D8D71C7" w:rsidR="001D621E" w:rsidRPr="001D621E" w:rsidRDefault="001D621E" w:rsidP="001D621E">
            <w:pPr>
              <w:contextualSpacing/>
              <w:rPr>
                <w:rFonts w:asciiTheme="minorHAnsi" w:hAnsiTheme="minorHAnsi" w:cstheme="minorHAnsi"/>
                <w:sz w:val="18"/>
                <w:szCs w:val="18"/>
                <w:lang w:val="en-GB"/>
              </w:rPr>
            </w:pPr>
          </w:p>
        </w:tc>
        <w:tc>
          <w:tcPr>
            <w:tcW w:w="167" w:type="pct"/>
          </w:tcPr>
          <w:p w14:paraId="3A69CCC3"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1D43E59C" w14:textId="26D0FC3F" w:rsidR="001D621E" w:rsidRPr="001D621E" w:rsidRDefault="001D621E" w:rsidP="001D621E">
            <w:pPr>
              <w:contextualSpacing/>
              <w:rPr>
                <w:rFonts w:asciiTheme="minorHAnsi" w:hAnsiTheme="minorHAnsi" w:cstheme="minorHAnsi"/>
                <w:sz w:val="18"/>
                <w:szCs w:val="18"/>
                <w:lang w:val="en-GB"/>
              </w:rPr>
            </w:pPr>
          </w:p>
        </w:tc>
        <w:tc>
          <w:tcPr>
            <w:tcW w:w="156" w:type="pct"/>
          </w:tcPr>
          <w:p w14:paraId="7F31F37C"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55EB7C72" w14:textId="3A56DB6D" w:rsidTr="001D621E">
        <w:tc>
          <w:tcPr>
            <w:tcW w:w="249" w:type="pct"/>
          </w:tcPr>
          <w:p w14:paraId="4B038C41"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4B08722B"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622889B4" w14:textId="03E388EC" w:rsidR="001D621E" w:rsidRPr="001D621E" w:rsidRDefault="001D621E" w:rsidP="001D621E">
            <w:pPr>
              <w:contextualSpacing/>
              <w:rPr>
                <w:rFonts w:asciiTheme="minorHAnsi" w:hAnsiTheme="minorHAnsi" w:cstheme="minorHAnsi"/>
                <w:sz w:val="18"/>
                <w:szCs w:val="18"/>
                <w:lang w:val="en-GB"/>
              </w:rPr>
            </w:pPr>
          </w:p>
        </w:tc>
        <w:tc>
          <w:tcPr>
            <w:tcW w:w="507" w:type="pct"/>
          </w:tcPr>
          <w:p w14:paraId="388839B9"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4837B467" w14:textId="2C9DB07B" w:rsidR="001D621E" w:rsidRPr="001D621E" w:rsidRDefault="001D621E" w:rsidP="001D621E">
            <w:pPr>
              <w:contextualSpacing/>
              <w:rPr>
                <w:rFonts w:asciiTheme="minorHAnsi" w:hAnsiTheme="minorHAnsi" w:cstheme="minorHAnsi"/>
                <w:sz w:val="18"/>
                <w:szCs w:val="18"/>
                <w:lang w:val="en-GB"/>
              </w:rPr>
            </w:pPr>
          </w:p>
        </w:tc>
        <w:tc>
          <w:tcPr>
            <w:tcW w:w="569" w:type="pct"/>
          </w:tcPr>
          <w:p w14:paraId="1C10B07B" w14:textId="6C9A7F72" w:rsidR="001D621E" w:rsidRPr="001D621E" w:rsidRDefault="001D621E" w:rsidP="001D621E">
            <w:pPr>
              <w:contextualSpacing/>
              <w:rPr>
                <w:rFonts w:asciiTheme="minorHAnsi" w:hAnsiTheme="minorHAnsi" w:cstheme="minorHAnsi"/>
                <w:sz w:val="18"/>
                <w:szCs w:val="18"/>
                <w:lang w:val="en-GB"/>
              </w:rPr>
            </w:pPr>
          </w:p>
        </w:tc>
        <w:tc>
          <w:tcPr>
            <w:tcW w:w="190" w:type="pct"/>
          </w:tcPr>
          <w:p w14:paraId="22E3678D"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474F2916" w14:textId="05BC4659" w:rsidR="001D621E" w:rsidRPr="001D621E" w:rsidRDefault="001D621E" w:rsidP="001D621E">
            <w:pPr>
              <w:contextualSpacing/>
              <w:rPr>
                <w:rFonts w:asciiTheme="minorHAnsi" w:hAnsiTheme="minorHAnsi" w:cstheme="minorHAnsi"/>
                <w:sz w:val="18"/>
                <w:szCs w:val="18"/>
                <w:lang w:val="en-GB"/>
              </w:rPr>
            </w:pPr>
          </w:p>
        </w:tc>
        <w:tc>
          <w:tcPr>
            <w:tcW w:w="177" w:type="pct"/>
          </w:tcPr>
          <w:p w14:paraId="27A57659"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42E818FE" w14:textId="38797C61" w:rsidR="001D621E" w:rsidRPr="001D621E" w:rsidRDefault="001D621E" w:rsidP="001D621E">
            <w:pPr>
              <w:contextualSpacing/>
              <w:rPr>
                <w:rFonts w:asciiTheme="minorHAnsi" w:hAnsiTheme="minorHAnsi" w:cstheme="minorHAnsi"/>
                <w:sz w:val="18"/>
                <w:szCs w:val="18"/>
                <w:lang w:val="en-GB"/>
              </w:rPr>
            </w:pPr>
          </w:p>
        </w:tc>
        <w:tc>
          <w:tcPr>
            <w:tcW w:w="167" w:type="pct"/>
          </w:tcPr>
          <w:p w14:paraId="62A67374"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5D13A69B" w14:textId="07E12072" w:rsidR="001D621E" w:rsidRPr="001D621E" w:rsidRDefault="001D621E" w:rsidP="001D621E">
            <w:pPr>
              <w:contextualSpacing/>
              <w:rPr>
                <w:rFonts w:asciiTheme="minorHAnsi" w:hAnsiTheme="minorHAnsi" w:cstheme="minorHAnsi"/>
                <w:sz w:val="18"/>
                <w:szCs w:val="18"/>
                <w:lang w:val="en-GB"/>
              </w:rPr>
            </w:pPr>
          </w:p>
        </w:tc>
        <w:tc>
          <w:tcPr>
            <w:tcW w:w="156" w:type="pct"/>
          </w:tcPr>
          <w:p w14:paraId="312CB658"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20BF0B41" w14:textId="1B5C2E54" w:rsidTr="001D621E">
        <w:tc>
          <w:tcPr>
            <w:tcW w:w="249" w:type="pct"/>
          </w:tcPr>
          <w:p w14:paraId="46121015"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067B48E"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DFFDA55" w14:textId="1E10AA73" w:rsidR="001D621E" w:rsidRPr="001D621E" w:rsidRDefault="001D621E" w:rsidP="001D621E">
            <w:pPr>
              <w:contextualSpacing/>
              <w:rPr>
                <w:rFonts w:asciiTheme="minorHAnsi" w:hAnsiTheme="minorHAnsi" w:cstheme="minorHAnsi"/>
                <w:sz w:val="18"/>
                <w:szCs w:val="18"/>
                <w:lang w:val="en-GB"/>
              </w:rPr>
            </w:pPr>
          </w:p>
        </w:tc>
        <w:tc>
          <w:tcPr>
            <w:tcW w:w="507" w:type="pct"/>
          </w:tcPr>
          <w:p w14:paraId="78E47A55"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1B67CD84" w14:textId="5D1B3C48" w:rsidR="001D621E" w:rsidRPr="001D621E" w:rsidRDefault="001D621E" w:rsidP="001D621E">
            <w:pPr>
              <w:contextualSpacing/>
              <w:rPr>
                <w:rFonts w:asciiTheme="minorHAnsi" w:hAnsiTheme="minorHAnsi" w:cstheme="minorHAnsi"/>
                <w:sz w:val="18"/>
                <w:szCs w:val="18"/>
                <w:lang w:val="en-GB"/>
              </w:rPr>
            </w:pPr>
          </w:p>
        </w:tc>
        <w:tc>
          <w:tcPr>
            <w:tcW w:w="569" w:type="pct"/>
          </w:tcPr>
          <w:p w14:paraId="7844043C" w14:textId="7E181C24" w:rsidR="001D621E" w:rsidRPr="001D621E" w:rsidRDefault="001D621E" w:rsidP="001D621E">
            <w:pPr>
              <w:contextualSpacing/>
              <w:rPr>
                <w:rFonts w:asciiTheme="minorHAnsi" w:hAnsiTheme="minorHAnsi" w:cstheme="minorHAnsi"/>
                <w:sz w:val="18"/>
                <w:szCs w:val="18"/>
                <w:lang w:val="en-GB"/>
              </w:rPr>
            </w:pPr>
          </w:p>
        </w:tc>
        <w:tc>
          <w:tcPr>
            <w:tcW w:w="190" w:type="pct"/>
          </w:tcPr>
          <w:p w14:paraId="1EA2AF21"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64637658" w14:textId="09084DF0" w:rsidR="001D621E" w:rsidRPr="001D621E" w:rsidRDefault="001D621E" w:rsidP="001D621E">
            <w:pPr>
              <w:contextualSpacing/>
              <w:rPr>
                <w:rFonts w:asciiTheme="minorHAnsi" w:hAnsiTheme="minorHAnsi" w:cstheme="minorHAnsi"/>
                <w:sz w:val="18"/>
                <w:szCs w:val="18"/>
                <w:lang w:val="en-GB"/>
              </w:rPr>
            </w:pPr>
          </w:p>
        </w:tc>
        <w:tc>
          <w:tcPr>
            <w:tcW w:w="177" w:type="pct"/>
          </w:tcPr>
          <w:p w14:paraId="2654A6F9"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56BFF43F" w14:textId="11B9F765" w:rsidR="001D621E" w:rsidRPr="001D621E" w:rsidRDefault="001D621E" w:rsidP="001D621E">
            <w:pPr>
              <w:contextualSpacing/>
              <w:rPr>
                <w:rFonts w:asciiTheme="minorHAnsi" w:hAnsiTheme="minorHAnsi" w:cstheme="minorHAnsi"/>
                <w:sz w:val="18"/>
                <w:szCs w:val="18"/>
                <w:lang w:val="en-GB"/>
              </w:rPr>
            </w:pPr>
          </w:p>
        </w:tc>
        <w:tc>
          <w:tcPr>
            <w:tcW w:w="167" w:type="pct"/>
          </w:tcPr>
          <w:p w14:paraId="18D18E7A"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1D09EC68" w14:textId="26A81244" w:rsidR="001D621E" w:rsidRPr="001D621E" w:rsidRDefault="001D621E" w:rsidP="001D621E">
            <w:pPr>
              <w:contextualSpacing/>
              <w:rPr>
                <w:rFonts w:asciiTheme="minorHAnsi" w:hAnsiTheme="minorHAnsi" w:cstheme="minorHAnsi"/>
                <w:sz w:val="18"/>
                <w:szCs w:val="18"/>
                <w:lang w:val="en-GB"/>
              </w:rPr>
            </w:pPr>
          </w:p>
        </w:tc>
        <w:tc>
          <w:tcPr>
            <w:tcW w:w="156" w:type="pct"/>
          </w:tcPr>
          <w:p w14:paraId="3A6A169F"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219972A2" w14:textId="12F29DE4" w:rsidTr="001D621E">
        <w:tc>
          <w:tcPr>
            <w:tcW w:w="249" w:type="pct"/>
          </w:tcPr>
          <w:p w14:paraId="5C1F7C4D"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DB4E91A"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EF07EF3" w14:textId="25865699" w:rsidR="001D621E" w:rsidRPr="001D621E" w:rsidRDefault="001D621E" w:rsidP="001D621E">
            <w:pPr>
              <w:contextualSpacing/>
              <w:rPr>
                <w:rFonts w:asciiTheme="minorHAnsi" w:hAnsiTheme="minorHAnsi" w:cstheme="minorHAnsi"/>
                <w:sz w:val="18"/>
                <w:szCs w:val="18"/>
                <w:lang w:val="en-GB"/>
              </w:rPr>
            </w:pPr>
          </w:p>
        </w:tc>
        <w:tc>
          <w:tcPr>
            <w:tcW w:w="507" w:type="pct"/>
          </w:tcPr>
          <w:p w14:paraId="6415D400"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2B42F61D" w14:textId="70360975" w:rsidR="001D621E" w:rsidRPr="001D621E" w:rsidRDefault="001D621E" w:rsidP="001D621E">
            <w:pPr>
              <w:contextualSpacing/>
              <w:rPr>
                <w:rFonts w:asciiTheme="minorHAnsi" w:hAnsiTheme="minorHAnsi" w:cstheme="minorHAnsi"/>
                <w:sz w:val="18"/>
                <w:szCs w:val="18"/>
                <w:lang w:val="en-GB"/>
              </w:rPr>
            </w:pPr>
          </w:p>
        </w:tc>
        <w:tc>
          <w:tcPr>
            <w:tcW w:w="569" w:type="pct"/>
          </w:tcPr>
          <w:p w14:paraId="42E8751A" w14:textId="7DFC8849" w:rsidR="001D621E" w:rsidRPr="001D621E" w:rsidRDefault="001D621E" w:rsidP="001D621E">
            <w:pPr>
              <w:contextualSpacing/>
              <w:rPr>
                <w:rFonts w:asciiTheme="minorHAnsi" w:hAnsiTheme="minorHAnsi" w:cstheme="minorHAnsi"/>
                <w:sz w:val="18"/>
                <w:szCs w:val="18"/>
                <w:lang w:val="en-GB"/>
              </w:rPr>
            </w:pPr>
          </w:p>
        </w:tc>
        <w:tc>
          <w:tcPr>
            <w:tcW w:w="190" w:type="pct"/>
          </w:tcPr>
          <w:p w14:paraId="4C46D89F"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6AE1339F" w14:textId="62254EA4" w:rsidR="001D621E" w:rsidRPr="001D621E" w:rsidRDefault="001D621E" w:rsidP="001D621E">
            <w:pPr>
              <w:contextualSpacing/>
              <w:rPr>
                <w:rFonts w:asciiTheme="minorHAnsi" w:hAnsiTheme="minorHAnsi" w:cstheme="minorHAnsi"/>
                <w:sz w:val="18"/>
                <w:szCs w:val="18"/>
                <w:lang w:val="en-GB"/>
              </w:rPr>
            </w:pPr>
          </w:p>
        </w:tc>
        <w:tc>
          <w:tcPr>
            <w:tcW w:w="177" w:type="pct"/>
          </w:tcPr>
          <w:p w14:paraId="5D86A4D1"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5C86380C" w14:textId="18966AA9" w:rsidR="001D621E" w:rsidRPr="001D621E" w:rsidRDefault="001D621E" w:rsidP="001D621E">
            <w:pPr>
              <w:contextualSpacing/>
              <w:rPr>
                <w:rFonts w:asciiTheme="minorHAnsi" w:hAnsiTheme="minorHAnsi" w:cstheme="minorHAnsi"/>
                <w:sz w:val="18"/>
                <w:szCs w:val="18"/>
                <w:lang w:val="en-GB"/>
              </w:rPr>
            </w:pPr>
          </w:p>
        </w:tc>
        <w:tc>
          <w:tcPr>
            <w:tcW w:w="167" w:type="pct"/>
          </w:tcPr>
          <w:p w14:paraId="337A4BDE"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242103BF" w14:textId="3A5394A5" w:rsidR="001D621E" w:rsidRPr="001D621E" w:rsidRDefault="001D621E" w:rsidP="001D621E">
            <w:pPr>
              <w:contextualSpacing/>
              <w:rPr>
                <w:rFonts w:asciiTheme="minorHAnsi" w:hAnsiTheme="minorHAnsi" w:cstheme="minorHAnsi"/>
                <w:sz w:val="18"/>
                <w:szCs w:val="18"/>
                <w:lang w:val="en-GB"/>
              </w:rPr>
            </w:pPr>
          </w:p>
        </w:tc>
        <w:tc>
          <w:tcPr>
            <w:tcW w:w="156" w:type="pct"/>
          </w:tcPr>
          <w:p w14:paraId="009FFC4A"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3422D6D6" w14:textId="149E48CD" w:rsidTr="001D621E">
        <w:tc>
          <w:tcPr>
            <w:tcW w:w="249" w:type="pct"/>
          </w:tcPr>
          <w:p w14:paraId="16CF65D4"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3BA172C"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D82399A" w14:textId="105F512E" w:rsidR="001D621E" w:rsidRPr="001D621E" w:rsidRDefault="001D621E" w:rsidP="001D621E">
            <w:pPr>
              <w:contextualSpacing/>
              <w:rPr>
                <w:rFonts w:asciiTheme="minorHAnsi" w:hAnsiTheme="minorHAnsi" w:cstheme="minorHAnsi"/>
                <w:sz w:val="18"/>
                <w:szCs w:val="18"/>
                <w:lang w:val="en-GB"/>
              </w:rPr>
            </w:pPr>
          </w:p>
        </w:tc>
        <w:tc>
          <w:tcPr>
            <w:tcW w:w="507" w:type="pct"/>
          </w:tcPr>
          <w:p w14:paraId="35FA4FAD"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77E89CA3" w14:textId="3472DFA3" w:rsidR="001D621E" w:rsidRPr="001D621E" w:rsidRDefault="001D621E" w:rsidP="001D621E">
            <w:pPr>
              <w:contextualSpacing/>
              <w:rPr>
                <w:rFonts w:asciiTheme="minorHAnsi" w:hAnsiTheme="minorHAnsi" w:cstheme="minorHAnsi"/>
                <w:sz w:val="18"/>
                <w:szCs w:val="18"/>
                <w:lang w:val="en-GB"/>
              </w:rPr>
            </w:pPr>
          </w:p>
        </w:tc>
        <w:tc>
          <w:tcPr>
            <w:tcW w:w="569" w:type="pct"/>
          </w:tcPr>
          <w:p w14:paraId="31CE154C"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435609F1"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4A13D6A8" w14:textId="54F12CF1" w:rsidR="001D621E" w:rsidRPr="001D621E" w:rsidRDefault="001D621E" w:rsidP="001D621E">
            <w:pPr>
              <w:contextualSpacing/>
              <w:rPr>
                <w:rFonts w:asciiTheme="minorHAnsi" w:hAnsiTheme="minorHAnsi" w:cstheme="minorHAnsi"/>
                <w:sz w:val="18"/>
                <w:szCs w:val="18"/>
                <w:lang w:val="en-GB"/>
              </w:rPr>
            </w:pPr>
          </w:p>
        </w:tc>
        <w:tc>
          <w:tcPr>
            <w:tcW w:w="177" w:type="pct"/>
          </w:tcPr>
          <w:p w14:paraId="3D7BF02E"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761EC0E5" w14:textId="116DD473" w:rsidR="001D621E" w:rsidRPr="001D621E" w:rsidRDefault="001D621E" w:rsidP="001D621E">
            <w:pPr>
              <w:contextualSpacing/>
              <w:rPr>
                <w:rFonts w:asciiTheme="minorHAnsi" w:hAnsiTheme="minorHAnsi" w:cstheme="minorHAnsi"/>
                <w:sz w:val="18"/>
                <w:szCs w:val="18"/>
                <w:lang w:val="en-GB"/>
              </w:rPr>
            </w:pPr>
          </w:p>
        </w:tc>
        <w:tc>
          <w:tcPr>
            <w:tcW w:w="167" w:type="pct"/>
          </w:tcPr>
          <w:p w14:paraId="7C2E5C49"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14DB178A" w14:textId="75BD59E3" w:rsidR="001D621E" w:rsidRPr="001D621E" w:rsidRDefault="001D621E" w:rsidP="001D621E">
            <w:pPr>
              <w:contextualSpacing/>
              <w:rPr>
                <w:rFonts w:asciiTheme="minorHAnsi" w:hAnsiTheme="minorHAnsi" w:cstheme="minorHAnsi"/>
                <w:sz w:val="18"/>
                <w:szCs w:val="18"/>
                <w:lang w:val="en-GB"/>
              </w:rPr>
            </w:pPr>
          </w:p>
        </w:tc>
        <w:tc>
          <w:tcPr>
            <w:tcW w:w="156" w:type="pct"/>
          </w:tcPr>
          <w:p w14:paraId="175B9081"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5989BE75" w14:textId="2EC37467" w:rsidTr="001D621E">
        <w:tc>
          <w:tcPr>
            <w:tcW w:w="249" w:type="pct"/>
          </w:tcPr>
          <w:p w14:paraId="37989115"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798A5551"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73029516" w14:textId="0517B513" w:rsidR="001D621E" w:rsidRPr="001D621E" w:rsidRDefault="001D621E" w:rsidP="001D621E">
            <w:pPr>
              <w:contextualSpacing/>
              <w:rPr>
                <w:rFonts w:asciiTheme="minorHAnsi" w:hAnsiTheme="minorHAnsi" w:cstheme="minorHAnsi"/>
                <w:sz w:val="18"/>
                <w:szCs w:val="18"/>
                <w:lang w:val="en-GB"/>
              </w:rPr>
            </w:pPr>
          </w:p>
        </w:tc>
        <w:tc>
          <w:tcPr>
            <w:tcW w:w="507" w:type="pct"/>
          </w:tcPr>
          <w:p w14:paraId="55180DAA"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451E719E" w14:textId="5ECF630F" w:rsidR="001D621E" w:rsidRPr="001D621E" w:rsidRDefault="001D621E" w:rsidP="001D621E">
            <w:pPr>
              <w:contextualSpacing/>
              <w:rPr>
                <w:rFonts w:asciiTheme="minorHAnsi" w:hAnsiTheme="minorHAnsi" w:cstheme="minorHAnsi"/>
                <w:sz w:val="18"/>
                <w:szCs w:val="18"/>
                <w:lang w:val="en-GB"/>
              </w:rPr>
            </w:pPr>
          </w:p>
        </w:tc>
        <w:tc>
          <w:tcPr>
            <w:tcW w:w="569" w:type="pct"/>
          </w:tcPr>
          <w:p w14:paraId="3BF9815B"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5D67FB7A"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6DE45A6B" w14:textId="56C84E12" w:rsidR="001D621E" w:rsidRPr="001D621E" w:rsidRDefault="001D621E" w:rsidP="001D621E">
            <w:pPr>
              <w:contextualSpacing/>
              <w:rPr>
                <w:rFonts w:asciiTheme="minorHAnsi" w:hAnsiTheme="minorHAnsi" w:cstheme="minorHAnsi"/>
                <w:sz w:val="18"/>
                <w:szCs w:val="18"/>
                <w:lang w:val="en-GB"/>
              </w:rPr>
            </w:pPr>
          </w:p>
        </w:tc>
        <w:tc>
          <w:tcPr>
            <w:tcW w:w="177" w:type="pct"/>
          </w:tcPr>
          <w:p w14:paraId="37F59265"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6C6DBD52" w14:textId="56B9FB96" w:rsidR="001D621E" w:rsidRPr="001D621E" w:rsidRDefault="001D621E" w:rsidP="001D621E">
            <w:pPr>
              <w:contextualSpacing/>
              <w:rPr>
                <w:rFonts w:asciiTheme="minorHAnsi" w:hAnsiTheme="minorHAnsi" w:cstheme="minorHAnsi"/>
                <w:sz w:val="18"/>
                <w:szCs w:val="18"/>
                <w:lang w:val="en-GB"/>
              </w:rPr>
            </w:pPr>
          </w:p>
        </w:tc>
        <w:tc>
          <w:tcPr>
            <w:tcW w:w="167" w:type="pct"/>
          </w:tcPr>
          <w:p w14:paraId="5FA76D20"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4904D5C5" w14:textId="1997626B" w:rsidR="001D621E" w:rsidRPr="001D621E" w:rsidRDefault="001D621E" w:rsidP="001D621E">
            <w:pPr>
              <w:contextualSpacing/>
              <w:rPr>
                <w:rFonts w:asciiTheme="minorHAnsi" w:hAnsiTheme="minorHAnsi" w:cstheme="minorHAnsi"/>
                <w:sz w:val="18"/>
                <w:szCs w:val="18"/>
                <w:lang w:val="en-GB"/>
              </w:rPr>
            </w:pPr>
          </w:p>
        </w:tc>
        <w:tc>
          <w:tcPr>
            <w:tcW w:w="156" w:type="pct"/>
          </w:tcPr>
          <w:p w14:paraId="1B5552D9"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ABD2F15" w14:textId="33580C3D" w:rsidTr="001D621E">
        <w:tc>
          <w:tcPr>
            <w:tcW w:w="249" w:type="pct"/>
          </w:tcPr>
          <w:p w14:paraId="145C6AD2"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812C372"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87AA560" w14:textId="4AF80634" w:rsidR="001D621E" w:rsidRPr="001D621E" w:rsidRDefault="001D621E" w:rsidP="001D621E">
            <w:pPr>
              <w:contextualSpacing/>
              <w:rPr>
                <w:rFonts w:asciiTheme="minorHAnsi" w:hAnsiTheme="minorHAnsi" w:cstheme="minorHAnsi"/>
                <w:sz w:val="18"/>
                <w:szCs w:val="18"/>
                <w:lang w:val="en-GB"/>
              </w:rPr>
            </w:pPr>
          </w:p>
        </w:tc>
        <w:tc>
          <w:tcPr>
            <w:tcW w:w="507" w:type="pct"/>
          </w:tcPr>
          <w:p w14:paraId="6F557ECD"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5427185C" w14:textId="16D11D15" w:rsidR="001D621E" w:rsidRPr="001D621E" w:rsidRDefault="001D621E" w:rsidP="001D621E">
            <w:pPr>
              <w:contextualSpacing/>
              <w:rPr>
                <w:rFonts w:asciiTheme="minorHAnsi" w:hAnsiTheme="minorHAnsi" w:cstheme="minorHAnsi"/>
                <w:sz w:val="18"/>
                <w:szCs w:val="18"/>
                <w:lang w:val="en-GB"/>
              </w:rPr>
            </w:pPr>
          </w:p>
        </w:tc>
        <w:tc>
          <w:tcPr>
            <w:tcW w:w="569" w:type="pct"/>
          </w:tcPr>
          <w:p w14:paraId="7ADE5C02"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780A7967"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3F7CA9B8" w14:textId="79276995" w:rsidR="001D621E" w:rsidRPr="001D621E" w:rsidRDefault="001D621E" w:rsidP="001D621E">
            <w:pPr>
              <w:contextualSpacing/>
              <w:rPr>
                <w:rFonts w:asciiTheme="minorHAnsi" w:hAnsiTheme="minorHAnsi" w:cstheme="minorHAnsi"/>
                <w:sz w:val="18"/>
                <w:szCs w:val="18"/>
                <w:lang w:val="en-GB"/>
              </w:rPr>
            </w:pPr>
          </w:p>
        </w:tc>
        <w:tc>
          <w:tcPr>
            <w:tcW w:w="177" w:type="pct"/>
          </w:tcPr>
          <w:p w14:paraId="42428FA3"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2C87CE63" w14:textId="62FDEB8E" w:rsidR="001D621E" w:rsidRPr="001D621E" w:rsidRDefault="001D621E" w:rsidP="001D621E">
            <w:pPr>
              <w:contextualSpacing/>
              <w:rPr>
                <w:rFonts w:asciiTheme="minorHAnsi" w:hAnsiTheme="minorHAnsi" w:cstheme="minorHAnsi"/>
                <w:sz w:val="18"/>
                <w:szCs w:val="18"/>
                <w:lang w:val="en-GB"/>
              </w:rPr>
            </w:pPr>
          </w:p>
        </w:tc>
        <w:tc>
          <w:tcPr>
            <w:tcW w:w="167" w:type="pct"/>
          </w:tcPr>
          <w:p w14:paraId="17FBCC84"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71057DEF" w14:textId="35123EB1" w:rsidR="001D621E" w:rsidRPr="001D621E" w:rsidRDefault="001D621E" w:rsidP="001D621E">
            <w:pPr>
              <w:contextualSpacing/>
              <w:rPr>
                <w:rFonts w:asciiTheme="minorHAnsi" w:hAnsiTheme="minorHAnsi" w:cstheme="minorHAnsi"/>
                <w:sz w:val="18"/>
                <w:szCs w:val="18"/>
                <w:lang w:val="en-GB"/>
              </w:rPr>
            </w:pPr>
          </w:p>
        </w:tc>
        <w:tc>
          <w:tcPr>
            <w:tcW w:w="156" w:type="pct"/>
          </w:tcPr>
          <w:p w14:paraId="53DA413C"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2E9D694B" w14:textId="77057E69" w:rsidTr="001D621E">
        <w:tc>
          <w:tcPr>
            <w:tcW w:w="249" w:type="pct"/>
          </w:tcPr>
          <w:p w14:paraId="46C4432C"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298AF01"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7251C347" w14:textId="72E0BBFC" w:rsidR="001D621E" w:rsidRPr="001D621E" w:rsidRDefault="001D621E" w:rsidP="001D621E">
            <w:pPr>
              <w:contextualSpacing/>
              <w:rPr>
                <w:rFonts w:asciiTheme="minorHAnsi" w:hAnsiTheme="minorHAnsi" w:cstheme="minorHAnsi"/>
                <w:sz w:val="18"/>
                <w:szCs w:val="18"/>
                <w:lang w:val="en-GB"/>
              </w:rPr>
            </w:pPr>
          </w:p>
        </w:tc>
        <w:tc>
          <w:tcPr>
            <w:tcW w:w="507" w:type="pct"/>
          </w:tcPr>
          <w:p w14:paraId="7DC9EF45"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45BD61E5" w14:textId="3DEE65F3" w:rsidR="001D621E" w:rsidRPr="001D621E" w:rsidRDefault="001D621E" w:rsidP="001D621E">
            <w:pPr>
              <w:contextualSpacing/>
              <w:rPr>
                <w:rFonts w:asciiTheme="minorHAnsi" w:hAnsiTheme="minorHAnsi" w:cstheme="minorHAnsi"/>
                <w:sz w:val="18"/>
                <w:szCs w:val="18"/>
                <w:lang w:val="en-GB"/>
              </w:rPr>
            </w:pPr>
          </w:p>
        </w:tc>
        <w:tc>
          <w:tcPr>
            <w:tcW w:w="569" w:type="pct"/>
          </w:tcPr>
          <w:p w14:paraId="0D6165A3"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6F52FB93"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6C84D0B7" w14:textId="44E0636C" w:rsidR="001D621E" w:rsidRPr="001D621E" w:rsidRDefault="001D621E" w:rsidP="001D621E">
            <w:pPr>
              <w:contextualSpacing/>
              <w:rPr>
                <w:rFonts w:asciiTheme="minorHAnsi" w:hAnsiTheme="minorHAnsi" w:cstheme="minorHAnsi"/>
                <w:sz w:val="18"/>
                <w:szCs w:val="18"/>
                <w:lang w:val="en-GB"/>
              </w:rPr>
            </w:pPr>
          </w:p>
        </w:tc>
        <w:tc>
          <w:tcPr>
            <w:tcW w:w="177" w:type="pct"/>
          </w:tcPr>
          <w:p w14:paraId="5904D342"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3E47E6A7" w14:textId="0E8D2D05" w:rsidR="001D621E" w:rsidRPr="001D621E" w:rsidRDefault="001D621E" w:rsidP="001D621E">
            <w:pPr>
              <w:contextualSpacing/>
              <w:rPr>
                <w:rFonts w:asciiTheme="minorHAnsi" w:hAnsiTheme="minorHAnsi" w:cstheme="minorHAnsi"/>
                <w:sz w:val="18"/>
                <w:szCs w:val="18"/>
                <w:lang w:val="en-GB"/>
              </w:rPr>
            </w:pPr>
          </w:p>
        </w:tc>
        <w:tc>
          <w:tcPr>
            <w:tcW w:w="167" w:type="pct"/>
          </w:tcPr>
          <w:p w14:paraId="3A4F5C89"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67687D57" w14:textId="31E1B0FB" w:rsidR="001D621E" w:rsidRPr="001D621E" w:rsidRDefault="001D621E" w:rsidP="001D621E">
            <w:pPr>
              <w:contextualSpacing/>
              <w:rPr>
                <w:rFonts w:asciiTheme="minorHAnsi" w:hAnsiTheme="minorHAnsi" w:cstheme="minorHAnsi"/>
                <w:sz w:val="18"/>
                <w:szCs w:val="18"/>
                <w:lang w:val="en-GB"/>
              </w:rPr>
            </w:pPr>
          </w:p>
        </w:tc>
        <w:tc>
          <w:tcPr>
            <w:tcW w:w="156" w:type="pct"/>
          </w:tcPr>
          <w:p w14:paraId="28CF81F9"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CCFA048" w14:textId="3BBA02CD" w:rsidTr="001D621E">
        <w:tc>
          <w:tcPr>
            <w:tcW w:w="249" w:type="pct"/>
          </w:tcPr>
          <w:p w14:paraId="67DD314B"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5F32D6F6"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BB8FC4A" w14:textId="267E87F7" w:rsidR="001D621E" w:rsidRPr="001D621E" w:rsidRDefault="001D621E" w:rsidP="001D621E">
            <w:pPr>
              <w:contextualSpacing/>
              <w:rPr>
                <w:rFonts w:asciiTheme="minorHAnsi" w:hAnsiTheme="minorHAnsi" w:cstheme="minorHAnsi"/>
                <w:sz w:val="18"/>
                <w:szCs w:val="18"/>
                <w:lang w:val="en-GB"/>
              </w:rPr>
            </w:pPr>
          </w:p>
        </w:tc>
        <w:tc>
          <w:tcPr>
            <w:tcW w:w="507" w:type="pct"/>
          </w:tcPr>
          <w:p w14:paraId="114AE3F6"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72B367E4" w14:textId="46ED1BA8" w:rsidR="001D621E" w:rsidRPr="001D621E" w:rsidRDefault="001D621E" w:rsidP="001D621E">
            <w:pPr>
              <w:contextualSpacing/>
              <w:rPr>
                <w:rFonts w:asciiTheme="minorHAnsi" w:hAnsiTheme="minorHAnsi" w:cstheme="minorHAnsi"/>
                <w:sz w:val="18"/>
                <w:szCs w:val="18"/>
                <w:lang w:val="en-GB"/>
              </w:rPr>
            </w:pPr>
          </w:p>
        </w:tc>
        <w:tc>
          <w:tcPr>
            <w:tcW w:w="569" w:type="pct"/>
          </w:tcPr>
          <w:p w14:paraId="67A57AD4"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19B9D181"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52661186" w14:textId="5D8A3255" w:rsidR="001D621E" w:rsidRPr="001D621E" w:rsidRDefault="001D621E" w:rsidP="001D621E">
            <w:pPr>
              <w:contextualSpacing/>
              <w:rPr>
                <w:rFonts w:asciiTheme="minorHAnsi" w:hAnsiTheme="minorHAnsi" w:cstheme="minorHAnsi"/>
                <w:sz w:val="18"/>
                <w:szCs w:val="18"/>
                <w:lang w:val="en-GB"/>
              </w:rPr>
            </w:pPr>
          </w:p>
        </w:tc>
        <w:tc>
          <w:tcPr>
            <w:tcW w:w="177" w:type="pct"/>
          </w:tcPr>
          <w:p w14:paraId="37F5CA98"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30BB1AD8" w14:textId="29297EE4" w:rsidR="001D621E" w:rsidRPr="001D621E" w:rsidRDefault="001D621E" w:rsidP="001D621E">
            <w:pPr>
              <w:contextualSpacing/>
              <w:rPr>
                <w:rFonts w:asciiTheme="minorHAnsi" w:hAnsiTheme="minorHAnsi" w:cstheme="minorHAnsi"/>
                <w:sz w:val="18"/>
                <w:szCs w:val="18"/>
                <w:lang w:val="en-GB"/>
              </w:rPr>
            </w:pPr>
          </w:p>
        </w:tc>
        <w:tc>
          <w:tcPr>
            <w:tcW w:w="167" w:type="pct"/>
          </w:tcPr>
          <w:p w14:paraId="6A33F5E4"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1501B028" w14:textId="119DB4F6" w:rsidR="001D621E" w:rsidRPr="001D621E" w:rsidRDefault="001D621E" w:rsidP="001D621E">
            <w:pPr>
              <w:contextualSpacing/>
              <w:rPr>
                <w:rFonts w:asciiTheme="minorHAnsi" w:hAnsiTheme="minorHAnsi" w:cstheme="minorHAnsi"/>
                <w:sz w:val="18"/>
                <w:szCs w:val="18"/>
                <w:lang w:val="en-GB"/>
              </w:rPr>
            </w:pPr>
          </w:p>
        </w:tc>
        <w:tc>
          <w:tcPr>
            <w:tcW w:w="156" w:type="pct"/>
          </w:tcPr>
          <w:p w14:paraId="6A0A480A"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8BF727C" w14:textId="277A921C" w:rsidTr="001D621E">
        <w:tc>
          <w:tcPr>
            <w:tcW w:w="249" w:type="pct"/>
          </w:tcPr>
          <w:p w14:paraId="4444DB5F"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4ECBBD33"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0A0B709" w14:textId="3C6D791A" w:rsidR="001D621E" w:rsidRPr="001D621E" w:rsidRDefault="001D621E" w:rsidP="001D621E">
            <w:pPr>
              <w:contextualSpacing/>
              <w:rPr>
                <w:rFonts w:asciiTheme="minorHAnsi" w:hAnsiTheme="minorHAnsi" w:cstheme="minorHAnsi"/>
                <w:sz w:val="18"/>
                <w:szCs w:val="18"/>
                <w:lang w:val="en-GB"/>
              </w:rPr>
            </w:pPr>
          </w:p>
        </w:tc>
        <w:tc>
          <w:tcPr>
            <w:tcW w:w="507" w:type="pct"/>
          </w:tcPr>
          <w:p w14:paraId="1192DF69"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509AA0D8" w14:textId="01180560" w:rsidR="001D621E" w:rsidRPr="001D621E" w:rsidRDefault="001D621E" w:rsidP="001D621E">
            <w:pPr>
              <w:contextualSpacing/>
              <w:rPr>
                <w:rFonts w:asciiTheme="minorHAnsi" w:hAnsiTheme="minorHAnsi" w:cstheme="minorHAnsi"/>
                <w:sz w:val="18"/>
                <w:szCs w:val="18"/>
                <w:lang w:val="en-GB"/>
              </w:rPr>
            </w:pPr>
          </w:p>
        </w:tc>
        <w:tc>
          <w:tcPr>
            <w:tcW w:w="569" w:type="pct"/>
          </w:tcPr>
          <w:p w14:paraId="571970BC"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0AD95CDB"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0606B637" w14:textId="08A7078D" w:rsidR="001D621E" w:rsidRPr="001D621E" w:rsidRDefault="001D621E" w:rsidP="001D621E">
            <w:pPr>
              <w:contextualSpacing/>
              <w:rPr>
                <w:rFonts w:asciiTheme="minorHAnsi" w:hAnsiTheme="minorHAnsi" w:cstheme="minorHAnsi"/>
                <w:sz w:val="18"/>
                <w:szCs w:val="18"/>
                <w:lang w:val="en-GB"/>
              </w:rPr>
            </w:pPr>
          </w:p>
        </w:tc>
        <w:tc>
          <w:tcPr>
            <w:tcW w:w="177" w:type="pct"/>
          </w:tcPr>
          <w:p w14:paraId="5ABF823E"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4A890E42" w14:textId="6B69F3EC" w:rsidR="001D621E" w:rsidRPr="001D621E" w:rsidRDefault="001D621E" w:rsidP="001D621E">
            <w:pPr>
              <w:contextualSpacing/>
              <w:rPr>
                <w:rFonts w:asciiTheme="minorHAnsi" w:hAnsiTheme="minorHAnsi" w:cstheme="minorHAnsi"/>
                <w:sz w:val="18"/>
                <w:szCs w:val="18"/>
                <w:lang w:val="en-GB"/>
              </w:rPr>
            </w:pPr>
          </w:p>
        </w:tc>
        <w:tc>
          <w:tcPr>
            <w:tcW w:w="167" w:type="pct"/>
          </w:tcPr>
          <w:p w14:paraId="01650CF1"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06F4CF40" w14:textId="666D1254" w:rsidR="001D621E" w:rsidRPr="001D621E" w:rsidRDefault="001D621E" w:rsidP="001D621E">
            <w:pPr>
              <w:contextualSpacing/>
              <w:rPr>
                <w:rFonts w:asciiTheme="minorHAnsi" w:hAnsiTheme="minorHAnsi" w:cstheme="minorHAnsi"/>
                <w:sz w:val="18"/>
                <w:szCs w:val="18"/>
                <w:lang w:val="en-GB"/>
              </w:rPr>
            </w:pPr>
          </w:p>
        </w:tc>
        <w:tc>
          <w:tcPr>
            <w:tcW w:w="156" w:type="pct"/>
          </w:tcPr>
          <w:p w14:paraId="2443F3EC"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65C920E0" w14:textId="5DF15D9A" w:rsidTr="001D621E">
        <w:tc>
          <w:tcPr>
            <w:tcW w:w="249" w:type="pct"/>
          </w:tcPr>
          <w:p w14:paraId="6397EDA4"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4A11382E"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56848A50" w14:textId="792636CC" w:rsidR="001D621E" w:rsidRPr="001D621E" w:rsidRDefault="001D621E" w:rsidP="001D621E">
            <w:pPr>
              <w:contextualSpacing/>
              <w:rPr>
                <w:rFonts w:asciiTheme="minorHAnsi" w:hAnsiTheme="minorHAnsi" w:cstheme="minorHAnsi"/>
                <w:sz w:val="18"/>
                <w:szCs w:val="18"/>
                <w:lang w:val="en-GB"/>
              </w:rPr>
            </w:pPr>
          </w:p>
        </w:tc>
        <w:tc>
          <w:tcPr>
            <w:tcW w:w="507" w:type="pct"/>
          </w:tcPr>
          <w:p w14:paraId="4BF7D7A1"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35BB01D2" w14:textId="4A918714" w:rsidR="001D621E" w:rsidRPr="001D621E" w:rsidRDefault="001D621E" w:rsidP="001D621E">
            <w:pPr>
              <w:contextualSpacing/>
              <w:rPr>
                <w:rFonts w:asciiTheme="minorHAnsi" w:hAnsiTheme="minorHAnsi" w:cstheme="minorHAnsi"/>
                <w:sz w:val="18"/>
                <w:szCs w:val="18"/>
                <w:lang w:val="en-GB"/>
              </w:rPr>
            </w:pPr>
          </w:p>
        </w:tc>
        <w:tc>
          <w:tcPr>
            <w:tcW w:w="569" w:type="pct"/>
          </w:tcPr>
          <w:p w14:paraId="62419833"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5D411F92"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0978BE3D" w14:textId="4FCBEC9D" w:rsidR="001D621E" w:rsidRPr="001D621E" w:rsidRDefault="001D621E" w:rsidP="001D621E">
            <w:pPr>
              <w:contextualSpacing/>
              <w:rPr>
                <w:rFonts w:asciiTheme="minorHAnsi" w:hAnsiTheme="minorHAnsi" w:cstheme="minorHAnsi"/>
                <w:sz w:val="18"/>
                <w:szCs w:val="18"/>
                <w:lang w:val="en-GB"/>
              </w:rPr>
            </w:pPr>
          </w:p>
        </w:tc>
        <w:tc>
          <w:tcPr>
            <w:tcW w:w="177" w:type="pct"/>
          </w:tcPr>
          <w:p w14:paraId="60C8B9EF"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7826D83D" w14:textId="7FF478BC" w:rsidR="001D621E" w:rsidRPr="001D621E" w:rsidRDefault="001D621E" w:rsidP="001D621E">
            <w:pPr>
              <w:contextualSpacing/>
              <w:rPr>
                <w:rFonts w:asciiTheme="minorHAnsi" w:hAnsiTheme="minorHAnsi" w:cstheme="minorHAnsi"/>
                <w:sz w:val="18"/>
                <w:szCs w:val="18"/>
                <w:lang w:val="en-GB"/>
              </w:rPr>
            </w:pPr>
          </w:p>
        </w:tc>
        <w:tc>
          <w:tcPr>
            <w:tcW w:w="167" w:type="pct"/>
          </w:tcPr>
          <w:p w14:paraId="600DE235"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05429134" w14:textId="1CAE26A9" w:rsidR="001D621E" w:rsidRPr="001D621E" w:rsidRDefault="001D621E" w:rsidP="001D621E">
            <w:pPr>
              <w:contextualSpacing/>
              <w:rPr>
                <w:rFonts w:asciiTheme="minorHAnsi" w:hAnsiTheme="minorHAnsi" w:cstheme="minorHAnsi"/>
                <w:sz w:val="18"/>
                <w:szCs w:val="18"/>
                <w:lang w:val="en-GB"/>
              </w:rPr>
            </w:pPr>
          </w:p>
        </w:tc>
        <w:tc>
          <w:tcPr>
            <w:tcW w:w="156" w:type="pct"/>
          </w:tcPr>
          <w:p w14:paraId="0FA0D7FB"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07B372A6" w14:textId="288A7567" w:rsidTr="001D621E">
        <w:tc>
          <w:tcPr>
            <w:tcW w:w="249" w:type="pct"/>
          </w:tcPr>
          <w:p w14:paraId="6FFF18EC"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48FFA36"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86C16FD" w14:textId="11A51129" w:rsidR="001D621E" w:rsidRPr="001D621E" w:rsidRDefault="001D621E" w:rsidP="001D621E">
            <w:pPr>
              <w:contextualSpacing/>
              <w:rPr>
                <w:rFonts w:asciiTheme="minorHAnsi" w:hAnsiTheme="minorHAnsi" w:cstheme="minorHAnsi"/>
                <w:sz w:val="18"/>
                <w:szCs w:val="18"/>
                <w:lang w:val="en-GB"/>
              </w:rPr>
            </w:pPr>
          </w:p>
        </w:tc>
        <w:tc>
          <w:tcPr>
            <w:tcW w:w="507" w:type="pct"/>
          </w:tcPr>
          <w:p w14:paraId="7D392636"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55BAA81F" w14:textId="7E18170C" w:rsidR="001D621E" w:rsidRPr="001D621E" w:rsidRDefault="001D621E" w:rsidP="001D621E">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569" w:type="pct"/>
          </w:tcPr>
          <w:p w14:paraId="74D0A0A6"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0D4C7CD1"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02AFF605" w14:textId="26650A65" w:rsidR="001D621E" w:rsidRPr="001D621E" w:rsidRDefault="001D621E" w:rsidP="001D621E">
            <w:pPr>
              <w:contextualSpacing/>
              <w:rPr>
                <w:rFonts w:asciiTheme="minorHAnsi" w:hAnsiTheme="minorHAnsi" w:cstheme="minorHAnsi"/>
                <w:sz w:val="18"/>
                <w:szCs w:val="18"/>
                <w:lang w:val="en-GB"/>
              </w:rPr>
            </w:pPr>
          </w:p>
        </w:tc>
        <w:tc>
          <w:tcPr>
            <w:tcW w:w="177" w:type="pct"/>
          </w:tcPr>
          <w:p w14:paraId="6B46C288"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337DDF14" w14:textId="0F91E68F" w:rsidR="001D621E" w:rsidRPr="001D621E" w:rsidRDefault="001D621E" w:rsidP="001D621E">
            <w:pPr>
              <w:contextualSpacing/>
              <w:rPr>
                <w:rFonts w:asciiTheme="minorHAnsi" w:hAnsiTheme="minorHAnsi" w:cstheme="minorHAnsi"/>
                <w:sz w:val="18"/>
                <w:szCs w:val="18"/>
                <w:lang w:val="en-GB"/>
              </w:rPr>
            </w:pPr>
          </w:p>
        </w:tc>
        <w:tc>
          <w:tcPr>
            <w:tcW w:w="167" w:type="pct"/>
          </w:tcPr>
          <w:p w14:paraId="52E92F9D"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7EE3E41F" w14:textId="0FABF52B" w:rsidR="001D621E" w:rsidRPr="001D621E" w:rsidRDefault="001D621E" w:rsidP="001D621E">
            <w:pPr>
              <w:contextualSpacing/>
              <w:rPr>
                <w:rFonts w:asciiTheme="minorHAnsi" w:hAnsiTheme="minorHAnsi" w:cstheme="minorHAnsi"/>
                <w:sz w:val="18"/>
                <w:szCs w:val="18"/>
                <w:lang w:val="en-GB"/>
              </w:rPr>
            </w:pPr>
          </w:p>
        </w:tc>
        <w:tc>
          <w:tcPr>
            <w:tcW w:w="156" w:type="pct"/>
          </w:tcPr>
          <w:p w14:paraId="62C6B341"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2EBFE0BD" w14:textId="7BD79F59" w:rsidTr="001D621E">
        <w:tc>
          <w:tcPr>
            <w:tcW w:w="249" w:type="pct"/>
          </w:tcPr>
          <w:p w14:paraId="0A4207AD"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6CC545C1"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22D2242" w14:textId="227E9275" w:rsidR="001D621E" w:rsidRPr="001D621E" w:rsidRDefault="001D621E" w:rsidP="001D621E">
            <w:pPr>
              <w:contextualSpacing/>
              <w:rPr>
                <w:rFonts w:asciiTheme="minorHAnsi" w:hAnsiTheme="minorHAnsi" w:cstheme="minorHAnsi"/>
                <w:sz w:val="18"/>
                <w:szCs w:val="18"/>
                <w:lang w:val="en-GB"/>
              </w:rPr>
            </w:pPr>
          </w:p>
        </w:tc>
        <w:tc>
          <w:tcPr>
            <w:tcW w:w="507" w:type="pct"/>
          </w:tcPr>
          <w:p w14:paraId="6D695AD9"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38881079" w14:textId="147BD364" w:rsidR="001D621E" w:rsidRPr="001D621E" w:rsidRDefault="001D621E" w:rsidP="001D621E">
            <w:pPr>
              <w:contextualSpacing/>
              <w:rPr>
                <w:rFonts w:asciiTheme="minorHAnsi" w:hAnsiTheme="minorHAnsi" w:cstheme="minorHAnsi"/>
                <w:sz w:val="18"/>
                <w:szCs w:val="18"/>
                <w:lang w:val="en-GB"/>
              </w:rPr>
            </w:pPr>
          </w:p>
        </w:tc>
        <w:tc>
          <w:tcPr>
            <w:tcW w:w="569" w:type="pct"/>
          </w:tcPr>
          <w:p w14:paraId="56ECCB45"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6FB94ADB"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553F03AF" w14:textId="4A5D1346" w:rsidR="001D621E" w:rsidRPr="001D621E" w:rsidRDefault="001D621E" w:rsidP="001D621E">
            <w:pPr>
              <w:contextualSpacing/>
              <w:rPr>
                <w:rFonts w:asciiTheme="minorHAnsi" w:hAnsiTheme="minorHAnsi" w:cstheme="minorHAnsi"/>
                <w:sz w:val="18"/>
                <w:szCs w:val="18"/>
                <w:lang w:val="en-GB"/>
              </w:rPr>
            </w:pPr>
          </w:p>
        </w:tc>
        <w:tc>
          <w:tcPr>
            <w:tcW w:w="177" w:type="pct"/>
          </w:tcPr>
          <w:p w14:paraId="1B4E3CA7"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6D7D46CF" w14:textId="14A1B94B" w:rsidR="001D621E" w:rsidRPr="001D621E" w:rsidRDefault="001D621E" w:rsidP="001D621E">
            <w:pPr>
              <w:contextualSpacing/>
              <w:rPr>
                <w:rFonts w:asciiTheme="minorHAnsi" w:hAnsiTheme="minorHAnsi" w:cstheme="minorHAnsi"/>
                <w:sz w:val="18"/>
                <w:szCs w:val="18"/>
                <w:lang w:val="en-GB"/>
              </w:rPr>
            </w:pPr>
          </w:p>
        </w:tc>
        <w:tc>
          <w:tcPr>
            <w:tcW w:w="167" w:type="pct"/>
          </w:tcPr>
          <w:p w14:paraId="2E99739E"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7A126529" w14:textId="56D46E54" w:rsidR="001D621E" w:rsidRPr="001D621E" w:rsidRDefault="001D621E" w:rsidP="001D621E">
            <w:pPr>
              <w:contextualSpacing/>
              <w:rPr>
                <w:rFonts w:asciiTheme="minorHAnsi" w:hAnsiTheme="minorHAnsi" w:cstheme="minorHAnsi"/>
                <w:sz w:val="18"/>
                <w:szCs w:val="18"/>
                <w:lang w:val="en-GB"/>
              </w:rPr>
            </w:pPr>
          </w:p>
        </w:tc>
        <w:tc>
          <w:tcPr>
            <w:tcW w:w="156" w:type="pct"/>
          </w:tcPr>
          <w:p w14:paraId="1A091843"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59DA65C" w14:textId="69F490CA" w:rsidTr="001D621E">
        <w:tc>
          <w:tcPr>
            <w:tcW w:w="249" w:type="pct"/>
          </w:tcPr>
          <w:p w14:paraId="121D7C78"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3D4905A"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103CB7DA" w14:textId="6711E03E" w:rsidR="001D621E" w:rsidRPr="001D621E" w:rsidRDefault="001D621E" w:rsidP="001D621E">
            <w:pPr>
              <w:contextualSpacing/>
              <w:rPr>
                <w:rFonts w:asciiTheme="minorHAnsi" w:hAnsiTheme="minorHAnsi" w:cstheme="minorHAnsi"/>
                <w:sz w:val="18"/>
                <w:szCs w:val="18"/>
                <w:lang w:val="en-GB"/>
              </w:rPr>
            </w:pPr>
          </w:p>
        </w:tc>
        <w:tc>
          <w:tcPr>
            <w:tcW w:w="507" w:type="pct"/>
          </w:tcPr>
          <w:p w14:paraId="0F2C20B7"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0465D8C7" w14:textId="7DCF2785" w:rsidR="001D621E" w:rsidRPr="001D621E" w:rsidRDefault="001D621E" w:rsidP="001D621E">
            <w:pPr>
              <w:contextualSpacing/>
              <w:rPr>
                <w:rFonts w:asciiTheme="minorHAnsi" w:hAnsiTheme="minorHAnsi" w:cstheme="minorHAnsi"/>
                <w:sz w:val="18"/>
                <w:szCs w:val="18"/>
                <w:lang w:val="en-GB"/>
              </w:rPr>
            </w:pPr>
          </w:p>
        </w:tc>
        <w:tc>
          <w:tcPr>
            <w:tcW w:w="569" w:type="pct"/>
          </w:tcPr>
          <w:p w14:paraId="5239EEB5"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7DEFDFD4"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13877A3C" w14:textId="32799903" w:rsidR="001D621E" w:rsidRPr="001D621E" w:rsidRDefault="001D621E" w:rsidP="001D621E">
            <w:pPr>
              <w:contextualSpacing/>
              <w:rPr>
                <w:rFonts w:asciiTheme="minorHAnsi" w:hAnsiTheme="minorHAnsi" w:cstheme="minorHAnsi"/>
                <w:sz w:val="18"/>
                <w:szCs w:val="18"/>
                <w:lang w:val="en-GB"/>
              </w:rPr>
            </w:pPr>
          </w:p>
        </w:tc>
        <w:tc>
          <w:tcPr>
            <w:tcW w:w="177" w:type="pct"/>
          </w:tcPr>
          <w:p w14:paraId="0A3B52AD"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4F691987" w14:textId="2379944F" w:rsidR="001D621E" w:rsidRPr="001D621E" w:rsidRDefault="001D621E" w:rsidP="001D621E">
            <w:pPr>
              <w:contextualSpacing/>
              <w:rPr>
                <w:rFonts w:asciiTheme="minorHAnsi" w:hAnsiTheme="minorHAnsi" w:cstheme="minorHAnsi"/>
                <w:sz w:val="18"/>
                <w:szCs w:val="18"/>
                <w:lang w:val="en-GB"/>
              </w:rPr>
            </w:pPr>
          </w:p>
        </w:tc>
        <w:tc>
          <w:tcPr>
            <w:tcW w:w="167" w:type="pct"/>
          </w:tcPr>
          <w:p w14:paraId="106B4FF9"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0E051FB2" w14:textId="4FF54BD7" w:rsidR="001D621E" w:rsidRPr="001D621E" w:rsidRDefault="001D621E" w:rsidP="001D621E">
            <w:pPr>
              <w:contextualSpacing/>
              <w:rPr>
                <w:rFonts w:asciiTheme="minorHAnsi" w:hAnsiTheme="minorHAnsi" w:cstheme="minorHAnsi"/>
                <w:sz w:val="18"/>
                <w:szCs w:val="18"/>
                <w:lang w:val="en-GB"/>
              </w:rPr>
            </w:pPr>
          </w:p>
        </w:tc>
        <w:tc>
          <w:tcPr>
            <w:tcW w:w="156" w:type="pct"/>
          </w:tcPr>
          <w:p w14:paraId="6663760A"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0D2AFAA" w14:textId="10B4439D" w:rsidTr="001D621E">
        <w:tc>
          <w:tcPr>
            <w:tcW w:w="249" w:type="pct"/>
          </w:tcPr>
          <w:p w14:paraId="3C040831"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6BCE5166"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1BB0184" w14:textId="7CB2A0C3" w:rsidR="001D621E" w:rsidRPr="001D621E" w:rsidRDefault="001D621E" w:rsidP="001D621E">
            <w:pPr>
              <w:contextualSpacing/>
              <w:rPr>
                <w:rFonts w:asciiTheme="minorHAnsi" w:hAnsiTheme="minorHAnsi" w:cstheme="minorHAnsi"/>
                <w:sz w:val="18"/>
                <w:szCs w:val="18"/>
                <w:lang w:val="en-GB"/>
              </w:rPr>
            </w:pPr>
          </w:p>
        </w:tc>
        <w:tc>
          <w:tcPr>
            <w:tcW w:w="507" w:type="pct"/>
          </w:tcPr>
          <w:p w14:paraId="4BF15CAC"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7E35E3E4" w14:textId="2AEFC8A6" w:rsidR="001D621E" w:rsidRPr="001D621E" w:rsidRDefault="001D621E" w:rsidP="001D621E">
            <w:pPr>
              <w:contextualSpacing/>
              <w:rPr>
                <w:rFonts w:asciiTheme="minorHAnsi" w:hAnsiTheme="minorHAnsi" w:cstheme="minorHAnsi"/>
                <w:sz w:val="18"/>
                <w:szCs w:val="18"/>
                <w:lang w:val="en-GB"/>
              </w:rPr>
            </w:pPr>
          </w:p>
        </w:tc>
        <w:tc>
          <w:tcPr>
            <w:tcW w:w="569" w:type="pct"/>
          </w:tcPr>
          <w:p w14:paraId="747491D8"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77D811F3"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370C1184" w14:textId="766ABCC0" w:rsidR="001D621E" w:rsidRPr="001D621E" w:rsidRDefault="001D621E" w:rsidP="001D621E">
            <w:pPr>
              <w:contextualSpacing/>
              <w:rPr>
                <w:rFonts w:asciiTheme="minorHAnsi" w:hAnsiTheme="minorHAnsi" w:cstheme="minorHAnsi"/>
                <w:sz w:val="18"/>
                <w:szCs w:val="18"/>
                <w:lang w:val="en-GB"/>
              </w:rPr>
            </w:pPr>
          </w:p>
        </w:tc>
        <w:tc>
          <w:tcPr>
            <w:tcW w:w="177" w:type="pct"/>
          </w:tcPr>
          <w:p w14:paraId="342FF8A6"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6508CD24" w14:textId="20DF5E43" w:rsidR="001D621E" w:rsidRPr="001D621E" w:rsidRDefault="001D621E" w:rsidP="001D621E">
            <w:pPr>
              <w:contextualSpacing/>
              <w:rPr>
                <w:rFonts w:asciiTheme="minorHAnsi" w:hAnsiTheme="minorHAnsi" w:cstheme="minorHAnsi"/>
                <w:sz w:val="18"/>
                <w:szCs w:val="18"/>
                <w:lang w:val="en-GB"/>
              </w:rPr>
            </w:pPr>
          </w:p>
        </w:tc>
        <w:tc>
          <w:tcPr>
            <w:tcW w:w="167" w:type="pct"/>
          </w:tcPr>
          <w:p w14:paraId="79D4644D"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1DB2D644" w14:textId="7FE7C743" w:rsidR="001D621E" w:rsidRPr="001D621E" w:rsidRDefault="001D621E" w:rsidP="001D621E">
            <w:pPr>
              <w:contextualSpacing/>
              <w:rPr>
                <w:rFonts w:asciiTheme="minorHAnsi" w:hAnsiTheme="minorHAnsi" w:cstheme="minorHAnsi"/>
                <w:sz w:val="18"/>
                <w:szCs w:val="18"/>
                <w:lang w:val="en-GB"/>
              </w:rPr>
            </w:pPr>
          </w:p>
        </w:tc>
        <w:tc>
          <w:tcPr>
            <w:tcW w:w="156" w:type="pct"/>
          </w:tcPr>
          <w:p w14:paraId="6E9299AD"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26D2A746" w14:textId="091E722B" w:rsidTr="001D621E">
        <w:tc>
          <w:tcPr>
            <w:tcW w:w="249" w:type="pct"/>
          </w:tcPr>
          <w:p w14:paraId="5DA9F91A"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8BF449D"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5CC64D75" w14:textId="651599EF" w:rsidR="001D621E" w:rsidRPr="001D621E" w:rsidRDefault="001D621E" w:rsidP="001D621E">
            <w:pPr>
              <w:contextualSpacing/>
              <w:rPr>
                <w:rFonts w:asciiTheme="minorHAnsi" w:hAnsiTheme="minorHAnsi" w:cstheme="minorHAnsi"/>
                <w:sz w:val="18"/>
                <w:szCs w:val="18"/>
                <w:lang w:val="en-GB"/>
              </w:rPr>
            </w:pPr>
          </w:p>
        </w:tc>
        <w:tc>
          <w:tcPr>
            <w:tcW w:w="507" w:type="pct"/>
          </w:tcPr>
          <w:p w14:paraId="2C56BAE8"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3E967ABD" w14:textId="057D208F" w:rsidR="001D621E" w:rsidRPr="001D621E" w:rsidRDefault="001D621E" w:rsidP="001D621E">
            <w:pPr>
              <w:contextualSpacing/>
              <w:rPr>
                <w:rFonts w:asciiTheme="minorHAnsi" w:hAnsiTheme="minorHAnsi" w:cstheme="minorHAnsi"/>
                <w:sz w:val="18"/>
                <w:szCs w:val="18"/>
                <w:lang w:val="en-GB"/>
              </w:rPr>
            </w:pPr>
          </w:p>
        </w:tc>
        <w:tc>
          <w:tcPr>
            <w:tcW w:w="569" w:type="pct"/>
          </w:tcPr>
          <w:p w14:paraId="2DEF7A74"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1CCAA966"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57398D28" w14:textId="37358F63" w:rsidR="001D621E" w:rsidRPr="001D621E" w:rsidRDefault="001D621E" w:rsidP="001D621E">
            <w:pPr>
              <w:contextualSpacing/>
              <w:rPr>
                <w:rFonts w:asciiTheme="minorHAnsi" w:hAnsiTheme="minorHAnsi" w:cstheme="minorHAnsi"/>
                <w:sz w:val="18"/>
                <w:szCs w:val="18"/>
                <w:lang w:val="en-GB"/>
              </w:rPr>
            </w:pPr>
          </w:p>
        </w:tc>
        <w:tc>
          <w:tcPr>
            <w:tcW w:w="177" w:type="pct"/>
          </w:tcPr>
          <w:p w14:paraId="7905B693"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55E90947" w14:textId="2F62B6A5" w:rsidR="001D621E" w:rsidRPr="001D621E" w:rsidRDefault="001D621E" w:rsidP="001D621E">
            <w:pPr>
              <w:contextualSpacing/>
              <w:rPr>
                <w:rFonts w:asciiTheme="minorHAnsi" w:hAnsiTheme="minorHAnsi" w:cstheme="minorHAnsi"/>
                <w:sz w:val="18"/>
                <w:szCs w:val="18"/>
                <w:lang w:val="en-GB"/>
              </w:rPr>
            </w:pPr>
          </w:p>
        </w:tc>
        <w:tc>
          <w:tcPr>
            <w:tcW w:w="167" w:type="pct"/>
          </w:tcPr>
          <w:p w14:paraId="2697D28C"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6815C926" w14:textId="6418CDB0" w:rsidR="001D621E" w:rsidRPr="001D621E" w:rsidRDefault="001D621E" w:rsidP="001D621E">
            <w:pPr>
              <w:contextualSpacing/>
              <w:rPr>
                <w:rFonts w:asciiTheme="minorHAnsi" w:hAnsiTheme="minorHAnsi" w:cstheme="minorHAnsi"/>
                <w:sz w:val="18"/>
                <w:szCs w:val="18"/>
                <w:lang w:val="en-GB"/>
              </w:rPr>
            </w:pPr>
          </w:p>
        </w:tc>
        <w:tc>
          <w:tcPr>
            <w:tcW w:w="156" w:type="pct"/>
          </w:tcPr>
          <w:p w14:paraId="700E99E2"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48CB4D03" w14:textId="7B327121" w:rsidTr="001D621E">
        <w:tc>
          <w:tcPr>
            <w:tcW w:w="249" w:type="pct"/>
          </w:tcPr>
          <w:p w14:paraId="7A67F48E"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5FB5823"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11DDA69" w14:textId="2CB7E5E5" w:rsidR="001D621E" w:rsidRPr="001D621E" w:rsidRDefault="001D621E" w:rsidP="001D621E">
            <w:pPr>
              <w:contextualSpacing/>
              <w:rPr>
                <w:rFonts w:asciiTheme="minorHAnsi" w:hAnsiTheme="minorHAnsi" w:cstheme="minorHAnsi"/>
                <w:sz w:val="18"/>
                <w:szCs w:val="18"/>
                <w:lang w:val="en-GB"/>
              </w:rPr>
            </w:pPr>
          </w:p>
        </w:tc>
        <w:tc>
          <w:tcPr>
            <w:tcW w:w="507" w:type="pct"/>
          </w:tcPr>
          <w:p w14:paraId="2A24E7F8"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71509421" w14:textId="164D2F86" w:rsidR="001D621E" w:rsidRPr="001D621E" w:rsidRDefault="001D621E" w:rsidP="001D621E">
            <w:pPr>
              <w:contextualSpacing/>
              <w:rPr>
                <w:rFonts w:asciiTheme="minorHAnsi" w:hAnsiTheme="minorHAnsi" w:cstheme="minorHAnsi"/>
                <w:sz w:val="18"/>
                <w:szCs w:val="18"/>
                <w:lang w:val="en-GB"/>
              </w:rPr>
            </w:pPr>
          </w:p>
        </w:tc>
        <w:tc>
          <w:tcPr>
            <w:tcW w:w="569" w:type="pct"/>
          </w:tcPr>
          <w:p w14:paraId="3B4FB9B7"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7106DCFE"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7C946CEE" w14:textId="25D17F21" w:rsidR="001D621E" w:rsidRPr="001D621E" w:rsidRDefault="001D621E" w:rsidP="001D621E">
            <w:pPr>
              <w:contextualSpacing/>
              <w:rPr>
                <w:rFonts w:asciiTheme="minorHAnsi" w:hAnsiTheme="minorHAnsi" w:cstheme="minorHAnsi"/>
                <w:sz w:val="18"/>
                <w:szCs w:val="18"/>
                <w:lang w:val="en-GB"/>
              </w:rPr>
            </w:pPr>
          </w:p>
        </w:tc>
        <w:tc>
          <w:tcPr>
            <w:tcW w:w="177" w:type="pct"/>
          </w:tcPr>
          <w:p w14:paraId="2D60440F"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6523E34A" w14:textId="6B3A0F0D" w:rsidR="001D621E" w:rsidRPr="001D621E" w:rsidRDefault="001D621E" w:rsidP="001D621E">
            <w:pPr>
              <w:contextualSpacing/>
              <w:rPr>
                <w:rFonts w:asciiTheme="minorHAnsi" w:hAnsiTheme="minorHAnsi" w:cstheme="minorHAnsi"/>
                <w:sz w:val="18"/>
                <w:szCs w:val="18"/>
                <w:lang w:val="en-GB"/>
              </w:rPr>
            </w:pPr>
          </w:p>
        </w:tc>
        <w:tc>
          <w:tcPr>
            <w:tcW w:w="167" w:type="pct"/>
          </w:tcPr>
          <w:p w14:paraId="0C0537C4"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2CD37F67" w14:textId="29751722" w:rsidR="001D621E" w:rsidRPr="001D621E" w:rsidRDefault="001D621E" w:rsidP="001D621E">
            <w:pPr>
              <w:contextualSpacing/>
              <w:rPr>
                <w:rFonts w:asciiTheme="minorHAnsi" w:hAnsiTheme="minorHAnsi" w:cstheme="minorHAnsi"/>
                <w:sz w:val="18"/>
                <w:szCs w:val="18"/>
                <w:lang w:val="en-GB"/>
              </w:rPr>
            </w:pPr>
          </w:p>
        </w:tc>
        <w:tc>
          <w:tcPr>
            <w:tcW w:w="156" w:type="pct"/>
          </w:tcPr>
          <w:p w14:paraId="592AECE8"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3937A221" w14:textId="5ECF6C1A" w:rsidTr="001D621E">
        <w:tc>
          <w:tcPr>
            <w:tcW w:w="249" w:type="pct"/>
          </w:tcPr>
          <w:p w14:paraId="3A564794"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6CC34D8"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1B04CA4A" w14:textId="3670F74E" w:rsidR="001D621E" w:rsidRPr="001D621E" w:rsidRDefault="001D621E" w:rsidP="001D621E">
            <w:pPr>
              <w:contextualSpacing/>
              <w:rPr>
                <w:rFonts w:asciiTheme="minorHAnsi" w:hAnsiTheme="minorHAnsi" w:cstheme="minorHAnsi"/>
                <w:sz w:val="18"/>
                <w:szCs w:val="18"/>
                <w:lang w:val="en-GB"/>
              </w:rPr>
            </w:pPr>
          </w:p>
        </w:tc>
        <w:tc>
          <w:tcPr>
            <w:tcW w:w="507" w:type="pct"/>
          </w:tcPr>
          <w:p w14:paraId="1671E296"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21D14456" w14:textId="64E3E916" w:rsidR="001D621E" w:rsidRPr="001D621E" w:rsidRDefault="001D621E" w:rsidP="001D621E">
            <w:pPr>
              <w:contextualSpacing/>
              <w:rPr>
                <w:rFonts w:asciiTheme="minorHAnsi" w:hAnsiTheme="minorHAnsi" w:cstheme="minorHAnsi"/>
                <w:sz w:val="18"/>
                <w:szCs w:val="18"/>
                <w:lang w:val="en-GB"/>
              </w:rPr>
            </w:pPr>
          </w:p>
        </w:tc>
        <w:tc>
          <w:tcPr>
            <w:tcW w:w="569" w:type="pct"/>
          </w:tcPr>
          <w:p w14:paraId="74376DB5"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014E235A"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0D78AA20" w14:textId="2F58EB78" w:rsidR="001D621E" w:rsidRPr="001D621E" w:rsidRDefault="001D621E" w:rsidP="001D621E">
            <w:pPr>
              <w:contextualSpacing/>
              <w:rPr>
                <w:rFonts w:asciiTheme="minorHAnsi" w:hAnsiTheme="minorHAnsi" w:cstheme="minorHAnsi"/>
                <w:sz w:val="18"/>
                <w:szCs w:val="18"/>
                <w:lang w:val="en-GB"/>
              </w:rPr>
            </w:pPr>
          </w:p>
        </w:tc>
        <w:tc>
          <w:tcPr>
            <w:tcW w:w="177" w:type="pct"/>
          </w:tcPr>
          <w:p w14:paraId="1A477640"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69233A5B" w14:textId="611FC14C" w:rsidR="001D621E" w:rsidRPr="001D621E" w:rsidRDefault="001D621E" w:rsidP="001D621E">
            <w:pPr>
              <w:contextualSpacing/>
              <w:rPr>
                <w:rFonts w:asciiTheme="minorHAnsi" w:hAnsiTheme="minorHAnsi" w:cstheme="minorHAnsi"/>
                <w:sz w:val="18"/>
                <w:szCs w:val="18"/>
                <w:lang w:val="en-GB"/>
              </w:rPr>
            </w:pPr>
          </w:p>
        </w:tc>
        <w:tc>
          <w:tcPr>
            <w:tcW w:w="167" w:type="pct"/>
          </w:tcPr>
          <w:p w14:paraId="09E0089F"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07829FC3" w14:textId="3F390776" w:rsidR="001D621E" w:rsidRPr="001D621E" w:rsidRDefault="001D621E" w:rsidP="001D621E">
            <w:pPr>
              <w:contextualSpacing/>
              <w:rPr>
                <w:rFonts w:asciiTheme="minorHAnsi" w:hAnsiTheme="minorHAnsi" w:cstheme="minorHAnsi"/>
                <w:sz w:val="18"/>
                <w:szCs w:val="18"/>
                <w:lang w:val="en-GB"/>
              </w:rPr>
            </w:pPr>
          </w:p>
        </w:tc>
        <w:tc>
          <w:tcPr>
            <w:tcW w:w="156" w:type="pct"/>
          </w:tcPr>
          <w:p w14:paraId="567309E5"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6B93B226" w14:textId="164F77FA" w:rsidTr="001D621E">
        <w:tc>
          <w:tcPr>
            <w:tcW w:w="249" w:type="pct"/>
          </w:tcPr>
          <w:p w14:paraId="26539EDC"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30E5EA0B"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710233B6" w14:textId="0313FD37" w:rsidR="001D621E" w:rsidRPr="001D621E" w:rsidRDefault="001D621E" w:rsidP="001D621E">
            <w:pPr>
              <w:contextualSpacing/>
              <w:rPr>
                <w:rFonts w:asciiTheme="minorHAnsi" w:hAnsiTheme="minorHAnsi" w:cstheme="minorHAnsi"/>
                <w:sz w:val="18"/>
                <w:szCs w:val="18"/>
                <w:lang w:val="en-GB"/>
              </w:rPr>
            </w:pPr>
          </w:p>
        </w:tc>
        <w:tc>
          <w:tcPr>
            <w:tcW w:w="507" w:type="pct"/>
          </w:tcPr>
          <w:p w14:paraId="03082E75"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7C86CC7E" w14:textId="2A0E560E" w:rsidR="001D621E" w:rsidRPr="001D621E" w:rsidRDefault="001D621E" w:rsidP="001D621E">
            <w:pPr>
              <w:contextualSpacing/>
              <w:rPr>
                <w:rFonts w:asciiTheme="minorHAnsi" w:hAnsiTheme="minorHAnsi" w:cstheme="minorHAnsi"/>
                <w:sz w:val="18"/>
                <w:szCs w:val="18"/>
                <w:lang w:val="en-GB"/>
              </w:rPr>
            </w:pPr>
          </w:p>
        </w:tc>
        <w:tc>
          <w:tcPr>
            <w:tcW w:w="569" w:type="pct"/>
          </w:tcPr>
          <w:p w14:paraId="5A5FF5E2" w14:textId="77777777" w:rsidR="001D621E" w:rsidRPr="001D621E" w:rsidRDefault="001D621E" w:rsidP="001D621E">
            <w:pPr>
              <w:contextualSpacing/>
              <w:rPr>
                <w:rFonts w:asciiTheme="minorHAnsi" w:hAnsiTheme="minorHAnsi" w:cstheme="minorHAnsi"/>
                <w:sz w:val="18"/>
                <w:szCs w:val="18"/>
                <w:lang w:val="en-GB"/>
              </w:rPr>
            </w:pPr>
          </w:p>
        </w:tc>
        <w:tc>
          <w:tcPr>
            <w:tcW w:w="190" w:type="pct"/>
          </w:tcPr>
          <w:p w14:paraId="2C0C5BF5"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2E68BF89" w14:textId="2DAEF57C" w:rsidR="001D621E" w:rsidRPr="001D621E" w:rsidRDefault="001D621E" w:rsidP="001D621E">
            <w:pPr>
              <w:contextualSpacing/>
              <w:rPr>
                <w:rFonts w:asciiTheme="minorHAnsi" w:hAnsiTheme="minorHAnsi" w:cstheme="minorHAnsi"/>
                <w:sz w:val="18"/>
                <w:szCs w:val="18"/>
                <w:lang w:val="en-GB"/>
              </w:rPr>
            </w:pPr>
          </w:p>
        </w:tc>
        <w:tc>
          <w:tcPr>
            <w:tcW w:w="177" w:type="pct"/>
          </w:tcPr>
          <w:p w14:paraId="3079ED9B"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0388BBD9" w14:textId="42902F78" w:rsidR="001D621E" w:rsidRPr="001D621E" w:rsidRDefault="001D621E" w:rsidP="001D621E">
            <w:pPr>
              <w:contextualSpacing/>
              <w:rPr>
                <w:rFonts w:asciiTheme="minorHAnsi" w:hAnsiTheme="minorHAnsi" w:cstheme="minorHAnsi"/>
                <w:sz w:val="18"/>
                <w:szCs w:val="18"/>
                <w:lang w:val="en-GB"/>
              </w:rPr>
            </w:pPr>
          </w:p>
        </w:tc>
        <w:tc>
          <w:tcPr>
            <w:tcW w:w="167" w:type="pct"/>
          </w:tcPr>
          <w:p w14:paraId="01A66F2C"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2F9B157A" w14:textId="72B76B90" w:rsidR="001D621E" w:rsidRPr="001D621E" w:rsidRDefault="001D621E" w:rsidP="001D621E">
            <w:pPr>
              <w:contextualSpacing/>
              <w:rPr>
                <w:rFonts w:asciiTheme="minorHAnsi" w:hAnsiTheme="minorHAnsi" w:cstheme="minorHAnsi"/>
                <w:sz w:val="18"/>
                <w:szCs w:val="18"/>
                <w:lang w:val="en-GB"/>
              </w:rPr>
            </w:pPr>
          </w:p>
        </w:tc>
        <w:tc>
          <w:tcPr>
            <w:tcW w:w="156" w:type="pct"/>
          </w:tcPr>
          <w:p w14:paraId="01BA66E0"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73991541" w14:textId="67094390" w:rsidTr="001D621E">
        <w:tc>
          <w:tcPr>
            <w:tcW w:w="249" w:type="pct"/>
          </w:tcPr>
          <w:p w14:paraId="1C264AED"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4C1693FF"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041527F7" w14:textId="7F507146" w:rsidR="001D621E" w:rsidRPr="001D621E" w:rsidRDefault="001D621E" w:rsidP="001D621E">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All</w:t>
            </w:r>
          </w:p>
        </w:tc>
        <w:tc>
          <w:tcPr>
            <w:tcW w:w="507" w:type="pct"/>
          </w:tcPr>
          <w:p w14:paraId="2E214991"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3AAAD53F" w14:textId="6BEAEA09" w:rsidR="001D621E" w:rsidRPr="001D621E" w:rsidRDefault="001D621E" w:rsidP="001D621E">
            <w:pPr>
              <w:contextualSpacing/>
              <w:rPr>
                <w:rFonts w:asciiTheme="minorHAnsi" w:hAnsiTheme="minorHAnsi" w:cstheme="minorHAnsi"/>
                <w:sz w:val="18"/>
                <w:szCs w:val="18"/>
                <w:lang w:val="en-GB"/>
              </w:rPr>
            </w:pPr>
          </w:p>
        </w:tc>
        <w:tc>
          <w:tcPr>
            <w:tcW w:w="569" w:type="pct"/>
          </w:tcPr>
          <w:p w14:paraId="46C3934D" w14:textId="5C05586C" w:rsidR="001D621E" w:rsidRPr="001D621E" w:rsidRDefault="001D621E" w:rsidP="001D621E">
            <w:pPr>
              <w:contextualSpacing/>
              <w:rPr>
                <w:rFonts w:asciiTheme="minorHAnsi" w:hAnsiTheme="minorHAnsi" w:cstheme="minorHAnsi"/>
                <w:sz w:val="18"/>
                <w:szCs w:val="18"/>
                <w:lang w:val="en-GB"/>
              </w:rPr>
            </w:pPr>
          </w:p>
        </w:tc>
        <w:tc>
          <w:tcPr>
            <w:tcW w:w="190" w:type="pct"/>
          </w:tcPr>
          <w:p w14:paraId="701F3255"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57F6BA67" w14:textId="71309709" w:rsidR="001D621E" w:rsidRPr="001D621E" w:rsidRDefault="001D621E" w:rsidP="001D621E">
            <w:pPr>
              <w:contextualSpacing/>
              <w:rPr>
                <w:rFonts w:asciiTheme="minorHAnsi" w:hAnsiTheme="minorHAnsi" w:cstheme="minorHAnsi"/>
                <w:sz w:val="18"/>
                <w:szCs w:val="18"/>
                <w:lang w:val="en-GB"/>
              </w:rPr>
            </w:pPr>
          </w:p>
        </w:tc>
        <w:tc>
          <w:tcPr>
            <w:tcW w:w="177" w:type="pct"/>
          </w:tcPr>
          <w:p w14:paraId="34F1897C"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2F59DB8F" w14:textId="509D1312" w:rsidR="001D621E" w:rsidRPr="001D621E" w:rsidRDefault="001D621E" w:rsidP="001D621E">
            <w:pPr>
              <w:contextualSpacing/>
              <w:rPr>
                <w:rFonts w:asciiTheme="minorHAnsi" w:hAnsiTheme="minorHAnsi" w:cstheme="minorHAnsi"/>
                <w:sz w:val="18"/>
                <w:szCs w:val="18"/>
                <w:lang w:val="en-GB"/>
              </w:rPr>
            </w:pPr>
          </w:p>
        </w:tc>
        <w:tc>
          <w:tcPr>
            <w:tcW w:w="167" w:type="pct"/>
          </w:tcPr>
          <w:p w14:paraId="4C5895BA"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2548C422" w14:textId="6903A833" w:rsidR="001D621E" w:rsidRPr="001D621E" w:rsidRDefault="001D621E" w:rsidP="001D621E">
            <w:pPr>
              <w:contextualSpacing/>
              <w:rPr>
                <w:rFonts w:asciiTheme="minorHAnsi" w:hAnsiTheme="minorHAnsi" w:cstheme="minorHAnsi"/>
                <w:sz w:val="18"/>
                <w:szCs w:val="18"/>
                <w:lang w:val="en-GB"/>
              </w:rPr>
            </w:pPr>
          </w:p>
        </w:tc>
        <w:tc>
          <w:tcPr>
            <w:tcW w:w="156" w:type="pct"/>
          </w:tcPr>
          <w:p w14:paraId="6971E140" w14:textId="77777777" w:rsidR="001D621E" w:rsidRPr="001D621E" w:rsidRDefault="001D621E" w:rsidP="001D621E">
            <w:pPr>
              <w:contextualSpacing/>
              <w:rPr>
                <w:rFonts w:asciiTheme="minorHAnsi" w:hAnsiTheme="minorHAnsi" w:cstheme="minorHAnsi"/>
                <w:sz w:val="18"/>
                <w:szCs w:val="18"/>
                <w:lang w:val="en-GB"/>
              </w:rPr>
            </w:pPr>
          </w:p>
        </w:tc>
      </w:tr>
      <w:tr w:rsidR="001D621E" w:rsidRPr="001D621E" w14:paraId="0D9B42EF" w14:textId="50DB4158" w:rsidTr="001D621E">
        <w:tc>
          <w:tcPr>
            <w:tcW w:w="249" w:type="pct"/>
          </w:tcPr>
          <w:p w14:paraId="52D154B3"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2920B467" w14:textId="77777777" w:rsidR="001D621E" w:rsidRPr="001D621E" w:rsidRDefault="001D621E" w:rsidP="001D621E">
            <w:pPr>
              <w:contextualSpacing/>
              <w:rPr>
                <w:rFonts w:asciiTheme="minorHAnsi" w:hAnsiTheme="minorHAnsi" w:cstheme="minorHAnsi"/>
                <w:sz w:val="18"/>
                <w:szCs w:val="18"/>
                <w:lang w:val="en-GB"/>
              </w:rPr>
            </w:pPr>
          </w:p>
        </w:tc>
        <w:tc>
          <w:tcPr>
            <w:tcW w:w="369" w:type="pct"/>
          </w:tcPr>
          <w:p w14:paraId="43AB3B0F" w14:textId="19388A5C" w:rsidR="001D621E" w:rsidRPr="001D621E" w:rsidRDefault="001D621E" w:rsidP="001D621E">
            <w:pPr>
              <w:contextualSpacing/>
              <w:rPr>
                <w:rFonts w:asciiTheme="minorHAnsi" w:hAnsiTheme="minorHAnsi" w:cstheme="minorHAnsi"/>
                <w:sz w:val="18"/>
                <w:szCs w:val="18"/>
                <w:lang w:val="en-GB"/>
              </w:rPr>
            </w:pPr>
          </w:p>
        </w:tc>
        <w:tc>
          <w:tcPr>
            <w:tcW w:w="507" w:type="pct"/>
          </w:tcPr>
          <w:p w14:paraId="5A8D302D" w14:textId="77777777" w:rsidR="001D621E" w:rsidRPr="001D621E" w:rsidRDefault="001D621E" w:rsidP="001D621E">
            <w:pPr>
              <w:contextualSpacing/>
              <w:rPr>
                <w:rFonts w:asciiTheme="minorHAnsi" w:hAnsiTheme="minorHAnsi" w:cstheme="minorHAnsi"/>
                <w:sz w:val="18"/>
                <w:szCs w:val="18"/>
                <w:lang w:val="en-GB"/>
              </w:rPr>
            </w:pPr>
          </w:p>
        </w:tc>
        <w:tc>
          <w:tcPr>
            <w:tcW w:w="507" w:type="pct"/>
          </w:tcPr>
          <w:p w14:paraId="1B0574BC" w14:textId="4E10189D" w:rsidR="001D621E" w:rsidRPr="001D621E" w:rsidRDefault="001D621E" w:rsidP="001D621E">
            <w:pPr>
              <w:contextualSpacing/>
              <w:rPr>
                <w:rFonts w:asciiTheme="minorHAnsi" w:hAnsiTheme="minorHAnsi" w:cstheme="minorHAnsi"/>
                <w:sz w:val="18"/>
                <w:szCs w:val="18"/>
                <w:lang w:val="en-GB"/>
              </w:rPr>
            </w:pPr>
          </w:p>
        </w:tc>
        <w:tc>
          <w:tcPr>
            <w:tcW w:w="569" w:type="pct"/>
          </w:tcPr>
          <w:p w14:paraId="3B5C124F" w14:textId="67BB6634" w:rsidR="001D621E" w:rsidRPr="001D621E" w:rsidRDefault="001D621E" w:rsidP="001D621E">
            <w:pPr>
              <w:contextualSpacing/>
              <w:rPr>
                <w:rFonts w:asciiTheme="minorHAnsi" w:hAnsiTheme="minorHAnsi" w:cstheme="minorHAnsi"/>
                <w:sz w:val="18"/>
                <w:szCs w:val="18"/>
                <w:lang w:val="en-GB"/>
              </w:rPr>
            </w:pPr>
          </w:p>
        </w:tc>
        <w:tc>
          <w:tcPr>
            <w:tcW w:w="190" w:type="pct"/>
          </w:tcPr>
          <w:p w14:paraId="24869AE0" w14:textId="77777777" w:rsidR="001D621E" w:rsidRPr="001D621E" w:rsidRDefault="001D621E" w:rsidP="001D621E">
            <w:pPr>
              <w:contextualSpacing/>
              <w:rPr>
                <w:rFonts w:asciiTheme="minorHAnsi" w:hAnsiTheme="minorHAnsi" w:cstheme="minorHAnsi"/>
                <w:sz w:val="18"/>
                <w:szCs w:val="18"/>
                <w:lang w:val="en-GB"/>
              </w:rPr>
            </w:pPr>
          </w:p>
        </w:tc>
        <w:tc>
          <w:tcPr>
            <w:tcW w:w="434" w:type="pct"/>
          </w:tcPr>
          <w:p w14:paraId="56373B83" w14:textId="77DAEB6D" w:rsidR="001D621E" w:rsidRPr="001D621E" w:rsidRDefault="001D621E" w:rsidP="001D621E">
            <w:pPr>
              <w:contextualSpacing/>
              <w:rPr>
                <w:rFonts w:asciiTheme="minorHAnsi" w:hAnsiTheme="minorHAnsi" w:cstheme="minorHAnsi"/>
                <w:sz w:val="18"/>
                <w:szCs w:val="18"/>
                <w:lang w:val="en-GB"/>
              </w:rPr>
            </w:pPr>
          </w:p>
        </w:tc>
        <w:tc>
          <w:tcPr>
            <w:tcW w:w="177" w:type="pct"/>
          </w:tcPr>
          <w:p w14:paraId="3719C6C8" w14:textId="77777777" w:rsidR="001D621E" w:rsidRPr="001D621E" w:rsidRDefault="001D621E" w:rsidP="001D621E">
            <w:pPr>
              <w:contextualSpacing/>
              <w:rPr>
                <w:rFonts w:asciiTheme="minorHAnsi" w:hAnsiTheme="minorHAnsi" w:cstheme="minorHAnsi"/>
                <w:sz w:val="18"/>
                <w:szCs w:val="18"/>
                <w:lang w:val="en-GB"/>
              </w:rPr>
            </w:pPr>
          </w:p>
        </w:tc>
        <w:tc>
          <w:tcPr>
            <w:tcW w:w="586" w:type="pct"/>
          </w:tcPr>
          <w:p w14:paraId="1FF2F020" w14:textId="31341BC3" w:rsidR="001D621E" w:rsidRPr="001D621E" w:rsidRDefault="001D621E" w:rsidP="001D621E">
            <w:pPr>
              <w:contextualSpacing/>
              <w:rPr>
                <w:rFonts w:asciiTheme="minorHAnsi" w:hAnsiTheme="minorHAnsi" w:cstheme="minorHAnsi"/>
                <w:sz w:val="18"/>
                <w:szCs w:val="18"/>
                <w:lang w:val="en-GB"/>
              </w:rPr>
            </w:pPr>
          </w:p>
        </w:tc>
        <w:tc>
          <w:tcPr>
            <w:tcW w:w="167" w:type="pct"/>
          </w:tcPr>
          <w:p w14:paraId="08C60A7B" w14:textId="77777777" w:rsidR="001D621E" w:rsidRPr="001D621E" w:rsidRDefault="001D621E" w:rsidP="001D621E">
            <w:pPr>
              <w:contextualSpacing/>
              <w:rPr>
                <w:rFonts w:asciiTheme="minorHAnsi" w:hAnsiTheme="minorHAnsi" w:cstheme="minorHAnsi"/>
                <w:sz w:val="18"/>
                <w:szCs w:val="18"/>
                <w:lang w:val="en-GB"/>
              </w:rPr>
            </w:pPr>
          </w:p>
        </w:tc>
        <w:tc>
          <w:tcPr>
            <w:tcW w:w="720" w:type="pct"/>
          </w:tcPr>
          <w:p w14:paraId="45F2C5CE" w14:textId="7D74E6C5" w:rsidR="001D621E" w:rsidRPr="001D621E" w:rsidRDefault="001D621E" w:rsidP="001D621E">
            <w:pPr>
              <w:contextualSpacing/>
              <w:rPr>
                <w:rFonts w:asciiTheme="minorHAnsi" w:hAnsiTheme="minorHAnsi" w:cstheme="minorHAnsi"/>
                <w:sz w:val="18"/>
                <w:szCs w:val="18"/>
                <w:lang w:val="en-GB"/>
              </w:rPr>
            </w:pPr>
          </w:p>
        </w:tc>
        <w:tc>
          <w:tcPr>
            <w:tcW w:w="156" w:type="pct"/>
          </w:tcPr>
          <w:p w14:paraId="0666B8CB" w14:textId="77777777" w:rsidR="001D621E" w:rsidRPr="001D621E" w:rsidRDefault="001D621E" w:rsidP="001D621E">
            <w:pPr>
              <w:contextualSpacing/>
              <w:rPr>
                <w:rFonts w:asciiTheme="minorHAnsi" w:hAnsiTheme="minorHAnsi" w:cstheme="minorHAnsi"/>
                <w:sz w:val="18"/>
                <w:szCs w:val="18"/>
                <w:lang w:val="en-GB"/>
              </w:rPr>
            </w:pPr>
          </w:p>
        </w:tc>
      </w:tr>
    </w:tbl>
    <w:p w14:paraId="43772879" w14:textId="77777777" w:rsidR="00862AFA" w:rsidRDefault="00862AFA" w:rsidP="00F42F00">
      <w:pPr>
        <w:contextualSpacing/>
        <w:rPr>
          <w:sz w:val="22"/>
          <w:szCs w:val="22"/>
        </w:rPr>
      </w:pPr>
    </w:p>
    <w:p w14:paraId="75A9BFF7" w14:textId="7F9AE1F8" w:rsidR="006B29FC" w:rsidRPr="00B06331" w:rsidRDefault="006B29FC" w:rsidP="006B29FC">
      <w:pPr>
        <w:contextualSpacing/>
        <w:rPr>
          <w:i/>
          <w:color w:val="E36C0A" w:themeColor="accent6" w:themeShade="BF"/>
          <w:sz w:val="22"/>
          <w:szCs w:val="22"/>
        </w:rPr>
      </w:pPr>
      <w:r w:rsidRPr="00B06331">
        <w:rPr>
          <w:i/>
          <w:color w:val="E36C0A" w:themeColor="accent6" w:themeShade="BF"/>
          <w:sz w:val="22"/>
          <w:szCs w:val="22"/>
        </w:rPr>
        <w:t xml:space="preserve">Question: What is the completeness of </w:t>
      </w:r>
      <w:r>
        <w:rPr>
          <w:i/>
          <w:color w:val="E36C0A" w:themeColor="accent6" w:themeShade="BF"/>
          <w:sz w:val="22"/>
          <w:szCs w:val="22"/>
        </w:rPr>
        <w:t>vaccine</w:t>
      </w:r>
      <w:r w:rsidRPr="00B06331">
        <w:rPr>
          <w:i/>
          <w:color w:val="E36C0A" w:themeColor="accent6" w:themeShade="BF"/>
          <w:sz w:val="22"/>
          <w:szCs w:val="22"/>
        </w:rPr>
        <w:t xml:space="preserve"> records</w:t>
      </w:r>
      <w:r>
        <w:rPr>
          <w:i/>
          <w:color w:val="E36C0A" w:themeColor="accent6" w:themeShade="BF"/>
          <w:sz w:val="22"/>
          <w:szCs w:val="22"/>
        </w:rPr>
        <w:t>?</w:t>
      </w:r>
    </w:p>
    <w:p w14:paraId="0C364C7D" w14:textId="77777777" w:rsidR="006B29FC" w:rsidRDefault="006B29FC" w:rsidP="006B29FC">
      <w:pPr>
        <w:contextualSpacing/>
        <w:rPr>
          <w:sz w:val="22"/>
          <w:szCs w:val="22"/>
        </w:rPr>
      </w:pPr>
    </w:p>
    <w:p w14:paraId="1A20FE4D" w14:textId="12664BF3" w:rsidR="006B29FC" w:rsidRDefault="006B29FC" w:rsidP="006B29FC">
      <w:pPr>
        <w:contextualSpacing/>
        <w:rPr>
          <w:i/>
          <w:sz w:val="22"/>
          <w:szCs w:val="22"/>
        </w:rPr>
      </w:pPr>
      <w:r w:rsidRPr="00671288">
        <w:rPr>
          <w:i/>
          <w:sz w:val="22"/>
          <w:szCs w:val="22"/>
        </w:rPr>
        <w:t>D4 output table 1</w:t>
      </w:r>
      <w:r>
        <w:rPr>
          <w:i/>
          <w:sz w:val="22"/>
          <w:szCs w:val="22"/>
        </w:rPr>
        <w:t xml:space="preserve">5 </w:t>
      </w:r>
      <w:r w:rsidRPr="00671288">
        <w:rPr>
          <w:i/>
          <w:sz w:val="22"/>
          <w:szCs w:val="22"/>
        </w:rPr>
        <w:t xml:space="preserve">Number of </w:t>
      </w:r>
      <w:r>
        <w:rPr>
          <w:i/>
          <w:sz w:val="22"/>
          <w:szCs w:val="22"/>
        </w:rPr>
        <w:t>vaccines with incomplete data</w:t>
      </w:r>
    </w:p>
    <w:p w14:paraId="7EC88DDC" w14:textId="77777777" w:rsidR="006B29FC" w:rsidRDefault="006B29FC" w:rsidP="006B29FC">
      <w:pPr>
        <w:contextualSpacing/>
        <w:rPr>
          <w:i/>
          <w:sz w:val="22"/>
          <w:szCs w:val="22"/>
        </w:rPr>
      </w:pPr>
    </w:p>
    <w:tbl>
      <w:tblPr>
        <w:tblStyle w:val="TableGrid"/>
        <w:tblW w:w="5000" w:type="pct"/>
        <w:tblLook w:val="04A0" w:firstRow="1" w:lastRow="0" w:firstColumn="1" w:lastColumn="0" w:noHBand="0" w:noVBand="1"/>
      </w:tblPr>
      <w:tblGrid>
        <w:gridCol w:w="676"/>
        <w:gridCol w:w="1011"/>
        <w:gridCol w:w="1011"/>
        <w:gridCol w:w="1396"/>
        <w:gridCol w:w="1517"/>
        <w:gridCol w:w="1193"/>
        <w:gridCol w:w="481"/>
        <w:gridCol w:w="1616"/>
        <w:gridCol w:w="449"/>
      </w:tblGrid>
      <w:tr w:rsidR="006B29FC" w:rsidRPr="001D621E" w14:paraId="1F3D44A8" w14:textId="77777777" w:rsidTr="006B29FC">
        <w:tc>
          <w:tcPr>
            <w:tcW w:w="369" w:type="pct"/>
          </w:tcPr>
          <w:p w14:paraId="6EF73278"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DAP</w:t>
            </w:r>
          </w:p>
        </w:tc>
        <w:tc>
          <w:tcPr>
            <w:tcW w:w="548" w:type="pct"/>
          </w:tcPr>
          <w:p w14:paraId="1C58280C" w14:textId="77777777" w:rsidR="006B29FC" w:rsidRPr="001D621E" w:rsidRDefault="006B29FC" w:rsidP="00F314F5">
            <w:pPr>
              <w:contextualSpacing/>
              <w:rPr>
                <w:rFonts w:asciiTheme="minorHAnsi" w:hAnsiTheme="minorHAnsi" w:cstheme="minorHAnsi"/>
                <w:sz w:val="18"/>
                <w:szCs w:val="18"/>
                <w:lang w:val="en-GB"/>
              </w:rPr>
            </w:pPr>
            <w:r>
              <w:rPr>
                <w:rFonts w:asciiTheme="minorHAnsi" w:hAnsiTheme="minorHAnsi" w:cstheme="minorHAnsi"/>
                <w:sz w:val="18"/>
                <w:szCs w:val="18"/>
                <w:lang w:val="en-GB"/>
              </w:rPr>
              <w:t>Year</w:t>
            </w:r>
          </w:p>
        </w:tc>
        <w:tc>
          <w:tcPr>
            <w:tcW w:w="548" w:type="pct"/>
          </w:tcPr>
          <w:p w14:paraId="7D0510F9"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Meaning drug record</w:t>
            </w:r>
          </w:p>
        </w:tc>
        <w:tc>
          <w:tcPr>
            <w:tcW w:w="754" w:type="pct"/>
          </w:tcPr>
          <w:p w14:paraId="46691EA3" w14:textId="0BD5CD8A" w:rsidR="006B29FC" w:rsidRPr="001D621E" w:rsidRDefault="006B29FC" w:rsidP="00F314F5">
            <w:pPr>
              <w:contextualSpacing/>
              <w:rPr>
                <w:rFonts w:asciiTheme="minorHAnsi" w:hAnsiTheme="minorHAnsi" w:cstheme="minorHAnsi"/>
                <w:sz w:val="18"/>
                <w:szCs w:val="18"/>
                <w:lang w:val="en-GB"/>
              </w:rPr>
            </w:pPr>
            <w:r>
              <w:rPr>
                <w:rFonts w:asciiTheme="minorHAnsi" w:hAnsiTheme="minorHAnsi" w:cstheme="minorHAnsi"/>
                <w:sz w:val="18"/>
                <w:szCs w:val="18"/>
                <w:lang w:val="en-GB"/>
              </w:rPr>
              <w:t xml:space="preserve">Vaccine type </w:t>
            </w:r>
          </w:p>
        </w:tc>
        <w:tc>
          <w:tcPr>
            <w:tcW w:w="754" w:type="pct"/>
          </w:tcPr>
          <w:p w14:paraId="49C9288F"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 xml:space="preserve">No. of records in </w:t>
            </w:r>
            <w:proofErr w:type="spellStart"/>
            <w:r w:rsidRPr="001D621E">
              <w:rPr>
                <w:rFonts w:asciiTheme="minorHAnsi" w:hAnsiTheme="minorHAnsi" w:cstheme="minorHAnsi"/>
                <w:sz w:val="18"/>
                <w:szCs w:val="18"/>
                <w:lang w:val="en-GB"/>
              </w:rPr>
              <w:t>Study_population</w:t>
            </w:r>
            <w:proofErr w:type="spellEnd"/>
          </w:p>
        </w:tc>
        <w:tc>
          <w:tcPr>
            <w:tcW w:w="909" w:type="pct"/>
            <w:gridSpan w:val="2"/>
          </w:tcPr>
          <w:p w14:paraId="55FD716D" w14:textId="01032912" w:rsidR="006B29FC" w:rsidRPr="001D621E" w:rsidRDefault="006B29FC" w:rsidP="00F314F5">
            <w:pPr>
              <w:contextualSpacing/>
              <w:rPr>
                <w:rFonts w:asciiTheme="minorHAnsi" w:hAnsiTheme="minorHAnsi" w:cstheme="minorHAnsi"/>
                <w:sz w:val="18"/>
                <w:szCs w:val="18"/>
                <w:lang w:val="en-GB"/>
              </w:rPr>
            </w:pPr>
            <w:r>
              <w:rPr>
                <w:rFonts w:asciiTheme="minorHAnsi" w:hAnsiTheme="minorHAnsi" w:cstheme="minorHAnsi"/>
                <w:sz w:val="18"/>
                <w:szCs w:val="18"/>
                <w:lang w:val="en-GB"/>
              </w:rPr>
              <w:t>No. vaccine records without dose</w:t>
            </w:r>
          </w:p>
        </w:tc>
        <w:tc>
          <w:tcPr>
            <w:tcW w:w="1118" w:type="pct"/>
            <w:gridSpan w:val="2"/>
          </w:tcPr>
          <w:p w14:paraId="76F540B4" w14:textId="1CD392C2"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 xml:space="preserve">No. </w:t>
            </w:r>
            <w:r>
              <w:rPr>
                <w:rFonts w:asciiTheme="minorHAnsi" w:hAnsiTheme="minorHAnsi" w:cstheme="minorHAnsi"/>
                <w:sz w:val="18"/>
                <w:szCs w:val="18"/>
                <w:lang w:val="en-GB"/>
              </w:rPr>
              <w:t>vaccine</w:t>
            </w:r>
            <w:r w:rsidRPr="001D621E">
              <w:rPr>
                <w:rFonts w:asciiTheme="minorHAnsi" w:hAnsiTheme="minorHAnsi" w:cstheme="minorHAnsi"/>
                <w:sz w:val="18"/>
                <w:szCs w:val="18"/>
                <w:lang w:val="en-GB"/>
              </w:rPr>
              <w:t xml:space="preserve"> records without</w:t>
            </w:r>
            <w:r>
              <w:rPr>
                <w:rFonts w:asciiTheme="minorHAnsi" w:hAnsiTheme="minorHAnsi" w:cstheme="minorHAnsi"/>
                <w:sz w:val="18"/>
                <w:szCs w:val="18"/>
                <w:lang w:val="en-GB"/>
              </w:rPr>
              <w:t xml:space="preserve"> brand</w:t>
            </w:r>
            <w:r w:rsidRPr="001D621E">
              <w:rPr>
                <w:rFonts w:asciiTheme="minorHAnsi" w:hAnsiTheme="minorHAnsi" w:cstheme="minorHAnsi"/>
                <w:sz w:val="18"/>
                <w:szCs w:val="18"/>
                <w:lang w:val="en-GB"/>
              </w:rPr>
              <w:t xml:space="preserve"> </w:t>
            </w:r>
          </w:p>
        </w:tc>
      </w:tr>
      <w:tr w:rsidR="006B29FC" w:rsidRPr="001D621E" w14:paraId="7C918AA8" w14:textId="77777777" w:rsidTr="006B29FC">
        <w:tc>
          <w:tcPr>
            <w:tcW w:w="369" w:type="pct"/>
          </w:tcPr>
          <w:p w14:paraId="0C7FA538"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7F21410"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3CF85E90"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1F508F5C"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7098761D"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34E5FBCB"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w:t>
            </w:r>
          </w:p>
        </w:tc>
        <w:tc>
          <w:tcPr>
            <w:tcW w:w="264" w:type="pct"/>
          </w:tcPr>
          <w:p w14:paraId="75F970FC"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871" w:type="pct"/>
          </w:tcPr>
          <w:p w14:paraId="7D70765E"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No.</w:t>
            </w:r>
          </w:p>
        </w:tc>
        <w:tc>
          <w:tcPr>
            <w:tcW w:w="247" w:type="pct"/>
          </w:tcPr>
          <w:p w14:paraId="5E79FA0B"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r>
      <w:tr w:rsidR="006B29FC" w:rsidRPr="001D621E" w14:paraId="40B34D6A" w14:textId="77777777" w:rsidTr="006B29FC">
        <w:tc>
          <w:tcPr>
            <w:tcW w:w="369" w:type="pct"/>
          </w:tcPr>
          <w:p w14:paraId="7681426B" w14:textId="67321233" w:rsidR="006B29FC" w:rsidRPr="001D621E" w:rsidRDefault="006B29FC" w:rsidP="00F314F5">
            <w:pPr>
              <w:contextualSpacing/>
              <w:rPr>
                <w:rFonts w:asciiTheme="minorHAnsi" w:hAnsiTheme="minorHAnsi" w:cstheme="minorHAnsi"/>
                <w:sz w:val="18"/>
                <w:szCs w:val="18"/>
                <w:lang w:val="en-GB"/>
              </w:rPr>
            </w:pPr>
          </w:p>
        </w:tc>
        <w:tc>
          <w:tcPr>
            <w:tcW w:w="548" w:type="pct"/>
          </w:tcPr>
          <w:p w14:paraId="57DDF895" w14:textId="7F93E12A" w:rsidR="006B29FC" w:rsidRPr="001D621E" w:rsidRDefault="006B29FC" w:rsidP="00F314F5">
            <w:pPr>
              <w:contextualSpacing/>
              <w:rPr>
                <w:rFonts w:asciiTheme="minorHAnsi" w:hAnsiTheme="minorHAnsi" w:cstheme="minorHAnsi"/>
                <w:sz w:val="18"/>
                <w:szCs w:val="18"/>
                <w:lang w:val="en-GB"/>
              </w:rPr>
            </w:pPr>
          </w:p>
        </w:tc>
        <w:tc>
          <w:tcPr>
            <w:tcW w:w="548" w:type="pct"/>
          </w:tcPr>
          <w:p w14:paraId="799653C0" w14:textId="47897680" w:rsidR="006B29FC" w:rsidRPr="001D621E" w:rsidRDefault="006B29FC" w:rsidP="00F314F5">
            <w:pPr>
              <w:contextualSpacing/>
              <w:rPr>
                <w:rFonts w:asciiTheme="minorHAnsi" w:hAnsiTheme="minorHAnsi" w:cstheme="minorHAnsi"/>
                <w:sz w:val="18"/>
                <w:szCs w:val="18"/>
                <w:lang w:val="en-GB"/>
              </w:rPr>
            </w:pPr>
          </w:p>
        </w:tc>
        <w:tc>
          <w:tcPr>
            <w:tcW w:w="754" w:type="pct"/>
          </w:tcPr>
          <w:p w14:paraId="1717F4F9" w14:textId="39E400DA" w:rsidR="006B29FC" w:rsidRPr="001D621E" w:rsidRDefault="006B29FC" w:rsidP="00F314F5">
            <w:pPr>
              <w:contextualSpacing/>
              <w:rPr>
                <w:rFonts w:asciiTheme="minorHAnsi" w:hAnsiTheme="minorHAnsi" w:cstheme="minorHAnsi"/>
                <w:sz w:val="18"/>
                <w:szCs w:val="18"/>
                <w:lang w:val="en-GB"/>
              </w:rPr>
            </w:pPr>
          </w:p>
        </w:tc>
        <w:tc>
          <w:tcPr>
            <w:tcW w:w="754" w:type="pct"/>
          </w:tcPr>
          <w:p w14:paraId="0D1DB0A1"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5F8592CA"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225D28A0"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6AEC4269"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04BCB082"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7A71AFE9" w14:textId="77777777" w:rsidTr="006B29FC">
        <w:tc>
          <w:tcPr>
            <w:tcW w:w="369" w:type="pct"/>
          </w:tcPr>
          <w:p w14:paraId="39ADADC8"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56F09611"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66B9DDCB"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37EA9DD"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D473317"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00774B7A"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7B973FD0"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74780D1D"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C9C1556"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9ACB52F" w14:textId="77777777" w:rsidTr="006B29FC">
        <w:tc>
          <w:tcPr>
            <w:tcW w:w="369" w:type="pct"/>
          </w:tcPr>
          <w:p w14:paraId="767686E9"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3C228FDB"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4F59E1A"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DBF013F"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139F9166"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12CD75E3"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6F303F75"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28FF5BF9"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67782BA8"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7E75B977" w14:textId="77777777" w:rsidTr="006B29FC">
        <w:tc>
          <w:tcPr>
            <w:tcW w:w="369" w:type="pct"/>
          </w:tcPr>
          <w:p w14:paraId="31AF8C97"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36B13F65"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8D9C48E"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55664A2"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E5F8E04"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75D9AFAA"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3B3504CB"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7C05B948"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02A201AF"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24FE515" w14:textId="77777777" w:rsidTr="006B29FC">
        <w:tc>
          <w:tcPr>
            <w:tcW w:w="369" w:type="pct"/>
          </w:tcPr>
          <w:p w14:paraId="0558F9F4"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179B286"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74C290F3"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73FA50C"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FABB76C"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3FDEBEC9"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5F4A0500"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35AEC4FD"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0CC7FEA5"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28EC9FC3" w14:textId="77777777" w:rsidTr="006B29FC">
        <w:tc>
          <w:tcPr>
            <w:tcW w:w="369" w:type="pct"/>
          </w:tcPr>
          <w:p w14:paraId="3E141844"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3F3C70A"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5A279868"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C0EBC73"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1C606C7C"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6BC60116"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26248F32"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639641B6"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1663C713"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07C85D72" w14:textId="77777777" w:rsidTr="006B29FC">
        <w:tc>
          <w:tcPr>
            <w:tcW w:w="369" w:type="pct"/>
          </w:tcPr>
          <w:p w14:paraId="18B9B89C"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7EBF810"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2984AEA"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477EC953"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5FE5895"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2B5D5084"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35E6AD4C"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6D93122D"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E2D32D2"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6F08939C" w14:textId="77777777" w:rsidTr="006B29FC">
        <w:tc>
          <w:tcPr>
            <w:tcW w:w="369" w:type="pct"/>
          </w:tcPr>
          <w:p w14:paraId="2CB59C02"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E2EB80A"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71574420"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BDD806D"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B94B8BA"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1B6B01EF"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7335EAE3"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76810816"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4F203D7C"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64535D72" w14:textId="77777777" w:rsidTr="006B29FC">
        <w:tc>
          <w:tcPr>
            <w:tcW w:w="369" w:type="pct"/>
          </w:tcPr>
          <w:p w14:paraId="3713AB7A"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08A63F11"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6CCE172F"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95C6621"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8C6C3CD"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2C550134"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541BFA29"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058E1AB"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7CD630BD"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E1C1A8C" w14:textId="77777777" w:rsidTr="006B29FC">
        <w:tc>
          <w:tcPr>
            <w:tcW w:w="369" w:type="pct"/>
          </w:tcPr>
          <w:p w14:paraId="6D34BDCC"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B621DB8"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E1AD0D2"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5C9CBE1"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99F2412"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5027560C"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101CEA59"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4056FF98"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64984AF3"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634DC80E" w14:textId="77777777" w:rsidTr="006B29FC">
        <w:tc>
          <w:tcPr>
            <w:tcW w:w="369" w:type="pct"/>
          </w:tcPr>
          <w:p w14:paraId="57334DE4"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66400648"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13DEBEC"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7F90888F"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6D3CF42"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6C9D7998"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704EBFCA"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1820A717"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7B6D6D4"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77D17B27" w14:textId="77777777" w:rsidTr="006B29FC">
        <w:tc>
          <w:tcPr>
            <w:tcW w:w="369" w:type="pct"/>
          </w:tcPr>
          <w:p w14:paraId="3A00AD0F"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6FBE879"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4912437F"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5CB43B4C"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953BC7D"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w:t>
            </w:r>
          </w:p>
        </w:tc>
        <w:tc>
          <w:tcPr>
            <w:tcW w:w="645" w:type="pct"/>
          </w:tcPr>
          <w:p w14:paraId="2C1D7D51"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025D466D"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4F636756"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38040BC"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45B544F1" w14:textId="77777777" w:rsidTr="006B29FC">
        <w:tc>
          <w:tcPr>
            <w:tcW w:w="369" w:type="pct"/>
          </w:tcPr>
          <w:p w14:paraId="3A6E717E"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3A04BF06"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63211142"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6A00724"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443EB4B6"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047B1BD0"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01E69F22"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0773810B"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752A447C"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570B76DC" w14:textId="77777777" w:rsidTr="006B29FC">
        <w:tc>
          <w:tcPr>
            <w:tcW w:w="369" w:type="pct"/>
          </w:tcPr>
          <w:p w14:paraId="5622B8A7"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0D12B61D"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1E1290A"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55F02871"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794C5FA6"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398587DF"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52BA516C"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0D28D27"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87DE0BE"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175AB9A" w14:textId="77777777" w:rsidTr="006B29FC">
        <w:tc>
          <w:tcPr>
            <w:tcW w:w="369" w:type="pct"/>
          </w:tcPr>
          <w:p w14:paraId="6DDBB7C7"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1262FAD"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50FFC65B"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7F6967F9"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09C6B046"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5AECB8F8"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4680F2C9"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BEEEA0D"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7795D72D"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78A8D8FB" w14:textId="77777777" w:rsidTr="006B29FC">
        <w:tc>
          <w:tcPr>
            <w:tcW w:w="369" w:type="pct"/>
          </w:tcPr>
          <w:p w14:paraId="0A450B97"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5DA4EC3"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730C5D70"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C698048"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366B27E4"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6511721F"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69540A11"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8132336"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713AC42D"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806FF68" w14:textId="77777777" w:rsidTr="006B29FC">
        <w:tc>
          <w:tcPr>
            <w:tcW w:w="369" w:type="pct"/>
          </w:tcPr>
          <w:p w14:paraId="00990F9F"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0AF8F2C0"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0B8554C5"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1511BE35"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4BAAEA9"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0C7D8BD6"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476A4E2F"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44638D0"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24FE784E"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528AA564" w14:textId="77777777" w:rsidTr="006B29FC">
        <w:tc>
          <w:tcPr>
            <w:tcW w:w="369" w:type="pct"/>
          </w:tcPr>
          <w:p w14:paraId="7F810641"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13D9E4C6"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292A4ED5"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571EFF1E"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5B2E1583"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5211940B"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076945F0"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6CACB6CA"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38ED62D6"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3F62CD2A" w14:textId="77777777" w:rsidTr="006B29FC">
        <w:tc>
          <w:tcPr>
            <w:tcW w:w="369" w:type="pct"/>
          </w:tcPr>
          <w:p w14:paraId="2BF7DCAC"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5ED9892D"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5A706341"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49CA1A3"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27F1A8B5"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0ACCA5DE"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6803EE72"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79DF701B"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0BDCB186"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68C80AE9" w14:textId="77777777" w:rsidTr="006B29FC">
        <w:tc>
          <w:tcPr>
            <w:tcW w:w="369" w:type="pct"/>
          </w:tcPr>
          <w:p w14:paraId="4C658AB1"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6E86783F"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37C001D2" w14:textId="77777777" w:rsidR="006B29FC" w:rsidRPr="001D621E" w:rsidRDefault="006B29FC" w:rsidP="00F314F5">
            <w:pPr>
              <w:contextualSpacing/>
              <w:rPr>
                <w:rFonts w:asciiTheme="minorHAnsi" w:hAnsiTheme="minorHAnsi" w:cstheme="minorHAnsi"/>
                <w:sz w:val="18"/>
                <w:szCs w:val="18"/>
                <w:lang w:val="en-GB"/>
              </w:rPr>
            </w:pPr>
            <w:r w:rsidRPr="001D621E">
              <w:rPr>
                <w:rFonts w:asciiTheme="minorHAnsi" w:hAnsiTheme="minorHAnsi" w:cstheme="minorHAnsi"/>
                <w:sz w:val="18"/>
                <w:szCs w:val="18"/>
                <w:lang w:val="en-GB"/>
              </w:rPr>
              <w:t>All</w:t>
            </w:r>
          </w:p>
        </w:tc>
        <w:tc>
          <w:tcPr>
            <w:tcW w:w="754" w:type="pct"/>
          </w:tcPr>
          <w:p w14:paraId="5C12B5B8"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54D24B47"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23F5981D"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1FD95253"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6F38000F"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52672B58" w14:textId="77777777" w:rsidR="006B29FC" w:rsidRPr="001D621E" w:rsidRDefault="006B29FC" w:rsidP="00F314F5">
            <w:pPr>
              <w:contextualSpacing/>
              <w:rPr>
                <w:rFonts w:asciiTheme="minorHAnsi" w:hAnsiTheme="minorHAnsi" w:cstheme="minorHAnsi"/>
                <w:sz w:val="18"/>
                <w:szCs w:val="18"/>
                <w:lang w:val="en-GB"/>
              </w:rPr>
            </w:pPr>
          </w:p>
        </w:tc>
      </w:tr>
      <w:tr w:rsidR="006B29FC" w:rsidRPr="001D621E" w14:paraId="45DEC8DB" w14:textId="77777777" w:rsidTr="006B29FC">
        <w:tc>
          <w:tcPr>
            <w:tcW w:w="369" w:type="pct"/>
          </w:tcPr>
          <w:p w14:paraId="5D577A0A"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7FF1B2F6" w14:textId="77777777" w:rsidR="006B29FC" w:rsidRPr="001D621E" w:rsidRDefault="006B29FC" w:rsidP="00F314F5">
            <w:pPr>
              <w:contextualSpacing/>
              <w:rPr>
                <w:rFonts w:asciiTheme="minorHAnsi" w:hAnsiTheme="minorHAnsi" w:cstheme="minorHAnsi"/>
                <w:sz w:val="18"/>
                <w:szCs w:val="18"/>
                <w:lang w:val="en-GB"/>
              </w:rPr>
            </w:pPr>
          </w:p>
        </w:tc>
        <w:tc>
          <w:tcPr>
            <w:tcW w:w="548" w:type="pct"/>
          </w:tcPr>
          <w:p w14:paraId="766B85B1"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15F4E119" w14:textId="77777777" w:rsidR="006B29FC" w:rsidRPr="001D621E" w:rsidRDefault="006B29FC" w:rsidP="00F314F5">
            <w:pPr>
              <w:contextualSpacing/>
              <w:rPr>
                <w:rFonts w:asciiTheme="minorHAnsi" w:hAnsiTheme="minorHAnsi" w:cstheme="minorHAnsi"/>
                <w:sz w:val="18"/>
                <w:szCs w:val="18"/>
                <w:lang w:val="en-GB"/>
              </w:rPr>
            </w:pPr>
          </w:p>
        </w:tc>
        <w:tc>
          <w:tcPr>
            <w:tcW w:w="754" w:type="pct"/>
          </w:tcPr>
          <w:p w14:paraId="6E6C310E" w14:textId="77777777" w:rsidR="006B29FC" w:rsidRPr="001D621E" w:rsidRDefault="006B29FC" w:rsidP="00F314F5">
            <w:pPr>
              <w:contextualSpacing/>
              <w:rPr>
                <w:rFonts w:asciiTheme="minorHAnsi" w:hAnsiTheme="minorHAnsi" w:cstheme="minorHAnsi"/>
                <w:sz w:val="18"/>
                <w:szCs w:val="18"/>
                <w:lang w:val="en-GB"/>
              </w:rPr>
            </w:pPr>
          </w:p>
        </w:tc>
        <w:tc>
          <w:tcPr>
            <w:tcW w:w="645" w:type="pct"/>
          </w:tcPr>
          <w:p w14:paraId="2C4AE531" w14:textId="77777777" w:rsidR="006B29FC" w:rsidRPr="001D621E" w:rsidRDefault="006B29FC" w:rsidP="00F314F5">
            <w:pPr>
              <w:contextualSpacing/>
              <w:rPr>
                <w:rFonts w:asciiTheme="minorHAnsi" w:hAnsiTheme="minorHAnsi" w:cstheme="minorHAnsi"/>
                <w:sz w:val="18"/>
                <w:szCs w:val="18"/>
                <w:lang w:val="en-GB"/>
              </w:rPr>
            </w:pPr>
          </w:p>
        </w:tc>
        <w:tc>
          <w:tcPr>
            <w:tcW w:w="264" w:type="pct"/>
          </w:tcPr>
          <w:p w14:paraId="5047529B" w14:textId="77777777" w:rsidR="006B29FC" w:rsidRPr="001D621E" w:rsidRDefault="006B29FC" w:rsidP="00F314F5">
            <w:pPr>
              <w:contextualSpacing/>
              <w:rPr>
                <w:rFonts w:asciiTheme="minorHAnsi" w:hAnsiTheme="minorHAnsi" w:cstheme="minorHAnsi"/>
                <w:sz w:val="18"/>
                <w:szCs w:val="18"/>
                <w:lang w:val="en-GB"/>
              </w:rPr>
            </w:pPr>
          </w:p>
        </w:tc>
        <w:tc>
          <w:tcPr>
            <w:tcW w:w="871" w:type="pct"/>
          </w:tcPr>
          <w:p w14:paraId="5B38DAED" w14:textId="77777777" w:rsidR="006B29FC" w:rsidRPr="001D621E" w:rsidRDefault="006B29FC" w:rsidP="00F314F5">
            <w:pPr>
              <w:contextualSpacing/>
              <w:rPr>
                <w:rFonts w:asciiTheme="minorHAnsi" w:hAnsiTheme="minorHAnsi" w:cstheme="minorHAnsi"/>
                <w:sz w:val="18"/>
                <w:szCs w:val="18"/>
                <w:lang w:val="en-GB"/>
              </w:rPr>
            </w:pPr>
          </w:p>
        </w:tc>
        <w:tc>
          <w:tcPr>
            <w:tcW w:w="247" w:type="pct"/>
          </w:tcPr>
          <w:p w14:paraId="2F338F0A" w14:textId="77777777" w:rsidR="006B29FC" w:rsidRPr="001D621E" w:rsidRDefault="006B29FC" w:rsidP="00F314F5">
            <w:pPr>
              <w:contextualSpacing/>
              <w:rPr>
                <w:rFonts w:asciiTheme="minorHAnsi" w:hAnsiTheme="minorHAnsi" w:cstheme="minorHAnsi"/>
                <w:sz w:val="18"/>
                <w:szCs w:val="18"/>
                <w:lang w:val="en-GB"/>
              </w:rPr>
            </w:pPr>
          </w:p>
        </w:tc>
      </w:tr>
    </w:tbl>
    <w:p w14:paraId="0ECC4936" w14:textId="77777777" w:rsidR="006B29FC" w:rsidRDefault="006B29FC" w:rsidP="006B29FC">
      <w:pPr>
        <w:contextualSpacing/>
        <w:rPr>
          <w:sz w:val="22"/>
          <w:szCs w:val="22"/>
        </w:rPr>
      </w:pPr>
    </w:p>
    <w:p w14:paraId="23560047" w14:textId="77777777" w:rsidR="00862AFA" w:rsidRDefault="00862AFA" w:rsidP="00F42F00">
      <w:pPr>
        <w:contextualSpacing/>
        <w:rPr>
          <w:sz w:val="22"/>
          <w:szCs w:val="22"/>
        </w:rPr>
      </w:pPr>
    </w:p>
    <w:p w14:paraId="6C845807" w14:textId="0A6FD714" w:rsidR="00700CF5" w:rsidRDefault="00700CF5" w:rsidP="00700CF5">
      <w:pPr>
        <w:pStyle w:val="Heading5"/>
      </w:pPr>
      <w:r>
        <w:t xml:space="preserve"> </w:t>
      </w:r>
      <w:bookmarkStart w:id="263" w:name="_Toc69912942"/>
      <w:r>
        <w:t xml:space="preserve">Step 10: </w:t>
      </w:r>
      <w:r w:rsidR="001B0FB9">
        <w:t>R</w:t>
      </w:r>
      <w:r>
        <w:t xml:space="preserve">ates of medicines </w:t>
      </w:r>
      <w:r w:rsidR="006B29FC">
        <w:t xml:space="preserve">&amp; vaccines </w:t>
      </w:r>
      <w:r>
        <w:t>use</w:t>
      </w:r>
      <w:r w:rsidR="00E509D1">
        <w:t xml:space="preserve"> in women of childbearing age</w:t>
      </w:r>
      <w:bookmarkEnd w:id="263"/>
      <w:r w:rsidR="00E509D1">
        <w:t xml:space="preserve"> </w:t>
      </w:r>
    </w:p>
    <w:p w14:paraId="472A1320" w14:textId="726EA134" w:rsidR="00A87653" w:rsidRDefault="00A87653" w:rsidP="00F42F00">
      <w:pPr>
        <w:contextualSpacing/>
        <w:rPr>
          <w:sz w:val="22"/>
          <w:szCs w:val="22"/>
        </w:rPr>
      </w:pPr>
    </w:p>
    <w:p w14:paraId="192B3870" w14:textId="6E50AB19" w:rsidR="00700CF5" w:rsidRPr="00700CF5" w:rsidRDefault="00700CF5" w:rsidP="00F42F00">
      <w:pPr>
        <w:contextualSpacing/>
        <w:rPr>
          <w:b/>
          <w:sz w:val="22"/>
          <w:szCs w:val="22"/>
        </w:rPr>
      </w:pPr>
      <w:r w:rsidRPr="00700CF5">
        <w:rPr>
          <w:b/>
          <w:sz w:val="22"/>
          <w:szCs w:val="22"/>
        </w:rPr>
        <w:t>Input</w:t>
      </w:r>
      <w:r w:rsidR="00B06331">
        <w:rPr>
          <w:b/>
          <w:sz w:val="22"/>
          <w:szCs w:val="22"/>
        </w:rPr>
        <w:t xml:space="preserve"> tables</w:t>
      </w:r>
    </w:p>
    <w:p w14:paraId="011CAFF1" w14:textId="653E8C18" w:rsidR="00700CF5" w:rsidRPr="00700CF5" w:rsidRDefault="00700CF5" w:rsidP="00F42F00">
      <w:pPr>
        <w:contextualSpacing/>
        <w:rPr>
          <w:i/>
          <w:sz w:val="22"/>
          <w:szCs w:val="22"/>
        </w:rPr>
      </w:pPr>
      <w:proofErr w:type="spellStart"/>
      <w:r w:rsidRPr="00700CF5">
        <w:rPr>
          <w:i/>
          <w:sz w:val="22"/>
          <w:szCs w:val="22"/>
        </w:rPr>
        <w:t>Study_population</w:t>
      </w:r>
      <w:proofErr w:type="spellEnd"/>
    </w:p>
    <w:p w14:paraId="2B915035" w14:textId="73CE1CEF" w:rsidR="00700CF5" w:rsidRDefault="00700CF5" w:rsidP="00F42F00">
      <w:pPr>
        <w:contextualSpacing/>
        <w:rPr>
          <w:i/>
          <w:sz w:val="22"/>
          <w:szCs w:val="22"/>
        </w:rPr>
      </w:pPr>
      <w:proofErr w:type="spellStart"/>
      <w:r w:rsidRPr="00700CF5">
        <w:rPr>
          <w:i/>
          <w:sz w:val="22"/>
          <w:szCs w:val="22"/>
        </w:rPr>
        <w:t>Medicines_study</w:t>
      </w:r>
      <w:proofErr w:type="spellEnd"/>
    </w:p>
    <w:p w14:paraId="4538F7DB" w14:textId="368A1067" w:rsidR="006B29FC" w:rsidRDefault="006B29FC" w:rsidP="00F42F00">
      <w:pPr>
        <w:contextualSpacing/>
        <w:rPr>
          <w:i/>
          <w:sz w:val="22"/>
          <w:szCs w:val="22"/>
        </w:rPr>
      </w:pPr>
      <w:proofErr w:type="spellStart"/>
      <w:r>
        <w:rPr>
          <w:i/>
          <w:sz w:val="22"/>
          <w:szCs w:val="22"/>
        </w:rPr>
        <w:t>Vaccines_study</w:t>
      </w:r>
      <w:proofErr w:type="spellEnd"/>
    </w:p>
    <w:p w14:paraId="0FA82B8A" w14:textId="3F3E7C06" w:rsidR="00700CF5" w:rsidRDefault="00700CF5" w:rsidP="00F42F00">
      <w:pPr>
        <w:contextualSpacing/>
        <w:rPr>
          <w:i/>
          <w:sz w:val="22"/>
          <w:szCs w:val="22"/>
        </w:rPr>
      </w:pPr>
      <w:r>
        <w:rPr>
          <w:i/>
          <w:sz w:val="22"/>
          <w:szCs w:val="22"/>
        </w:rPr>
        <w:t xml:space="preserve">List of </w:t>
      </w:r>
      <w:r w:rsidR="001B0FB9">
        <w:rPr>
          <w:i/>
          <w:sz w:val="22"/>
          <w:szCs w:val="22"/>
        </w:rPr>
        <w:t xml:space="preserve">ATC classes for </w:t>
      </w:r>
      <w:r>
        <w:rPr>
          <w:i/>
          <w:sz w:val="22"/>
          <w:szCs w:val="22"/>
        </w:rPr>
        <w:t>study drug</w:t>
      </w:r>
      <w:r w:rsidR="001B0FB9">
        <w:rPr>
          <w:i/>
          <w:sz w:val="22"/>
          <w:szCs w:val="22"/>
        </w:rPr>
        <w:t>s of interest (See methods)</w:t>
      </w:r>
    </w:p>
    <w:p w14:paraId="0F623C99" w14:textId="77777777" w:rsidR="00700CF5" w:rsidRPr="00700CF5" w:rsidRDefault="00700CF5" w:rsidP="00F42F00">
      <w:pPr>
        <w:contextualSpacing/>
        <w:rPr>
          <w:i/>
          <w:sz w:val="22"/>
          <w:szCs w:val="22"/>
        </w:rPr>
      </w:pPr>
    </w:p>
    <w:p w14:paraId="62D35A8E" w14:textId="49156BB7" w:rsidR="007167A6" w:rsidRPr="007167A6" w:rsidRDefault="007167A6" w:rsidP="00F42F00">
      <w:pPr>
        <w:contextualSpacing/>
        <w:rPr>
          <w:i/>
          <w:color w:val="E36C0A" w:themeColor="accent6" w:themeShade="BF"/>
          <w:sz w:val="22"/>
          <w:szCs w:val="22"/>
        </w:rPr>
      </w:pPr>
      <w:r w:rsidRPr="007167A6">
        <w:rPr>
          <w:i/>
          <w:color w:val="E36C0A" w:themeColor="accent6" w:themeShade="BF"/>
          <w:sz w:val="22"/>
          <w:szCs w:val="22"/>
        </w:rPr>
        <w:t xml:space="preserve">Question: how many users of medicines </w:t>
      </w:r>
      <w:r w:rsidR="006B29FC">
        <w:rPr>
          <w:i/>
          <w:color w:val="E36C0A" w:themeColor="accent6" w:themeShade="BF"/>
          <w:sz w:val="22"/>
          <w:szCs w:val="22"/>
        </w:rPr>
        <w:t xml:space="preserve">/vaccines </w:t>
      </w:r>
      <w:r w:rsidRPr="007167A6">
        <w:rPr>
          <w:i/>
          <w:color w:val="E36C0A" w:themeColor="accent6" w:themeShade="BF"/>
          <w:sz w:val="22"/>
          <w:szCs w:val="22"/>
        </w:rPr>
        <w:t>do we have (needed to calculate power in studies)</w:t>
      </w:r>
    </w:p>
    <w:p w14:paraId="536D18FD" w14:textId="77777777" w:rsidR="007167A6" w:rsidRDefault="007167A6" w:rsidP="00F42F00">
      <w:pPr>
        <w:contextualSpacing/>
        <w:rPr>
          <w:sz w:val="22"/>
          <w:szCs w:val="22"/>
        </w:rPr>
      </w:pPr>
    </w:p>
    <w:p w14:paraId="63BD8E77" w14:textId="68C37B3B" w:rsidR="00700CF5" w:rsidRDefault="00700CF5" w:rsidP="00F42F00">
      <w:pPr>
        <w:contextualSpacing/>
        <w:rPr>
          <w:sz w:val="22"/>
          <w:szCs w:val="22"/>
        </w:rPr>
      </w:pPr>
      <w:r>
        <w:rPr>
          <w:sz w:val="22"/>
          <w:szCs w:val="22"/>
        </w:rPr>
        <w:t xml:space="preserve">SUM per class of </w:t>
      </w:r>
      <w:r w:rsidR="001B0FB9">
        <w:rPr>
          <w:sz w:val="22"/>
          <w:szCs w:val="22"/>
        </w:rPr>
        <w:t>medicines</w:t>
      </w:r>
      <w:r>
        <w:rPr>
          <w:sz w:val="22"/>
          <w:szCs w:val="22"/>
        </w:rPr>
        <w:t xml:space="preserve"> the number of prescriptions/</w:t>
      </w:r>
      <w:proofErr w:type="spellStart"/>
      <w:r>
        <w:rPr>
          <w:sz w:val="22"/>
          <w:szCs w:val="22"/>
        </w:rPr>
        <w:t>dispensings</w:t>
      </w:r>
      <w:proofErr w:type="spellEnd"/>
      <w:r w:rsidR="00D92E50">
        <w:rPr>
          <w:sz w:val="22"/>
          <w:szCs w:val="22"/>
        </w:rPr>
        <w:t xml:space="preserve"> (Rx) and the users</w:t>
      </w:r>
      <w:r>
        <w:rPr>
          <w:sz w:val="22"/>
          <w:szCs w:val="22"/>
        </w:rPr>
        <w:t xml:space="preserve">, denominator is </w:t>
      </w:r>
      <w:r w:rsidR="001B0FB9">
        <w:rPr>
          <w:sz w:val="22"/>
          <w:szCs w:val="22"/>
        </w:rPr>
        <w:t xml:space="preserve">total </w:t>
      </w:r>
      <w:r>
        <w:rPr>
          <w:sz w:val="22"/>
          <w:szCs w:val="22"/>
        </w:rPr>
        <w:t>amount of person</w:t>
      </w:r>
      <w:r w:rsidR="001B0FB9">
        <w:rPr>
          <w:sz w:val="22"/>
          <w:szCs w:val="22"/>
        </w:rPr>
        <w:t>-</w:t>
      </w:r>
      <w:r>
        <w:rPr>
          <w:sz w:val="22"/>
          <w:szCs w:val="22"/>
        </w:rPr>
        <w:t xml:space="preserve">years </w:t>
      </w:r>
      <w:r w:rsidR="001B0FB9">
        <w:rPr>
          <w:sz w:val="22"/>
          <w:szCs w:val="22"/>
        </w:rPr>
        <w:t xml:space="preserve">in each calendar year </w:t>
      </w:r>
      <w:r w:rsidR="00AB1D65">
        <w:rPr>
          <w:sz w:val="22"/>
          <w:szCs w:val="22"/>
        </w:rPr>
        <w:t>(irrespective of missingness)</w:t>
      </w:r>
    </w:p>
    <w:p w14:paraId="40B16AFF" w14:textId="6C78FDAB" w:rsidR="00CC7F3F" w:rsidRDefault="00CC7F3F" w:rsidP="00F42F00">
      <w:pPr>
        <w:contextualSpacing/>
        <w:rPr>
          <w:sz w:val="22"/>
          <w:szCs w:val="22"/>
        </w:rPr>
      </w:pPr>
    </w:p>
    <w:p w14:paraId="78A871B8" w14:textId="77777777" w:rsidR="007167A6" w:rsidRDefault="007167A6" w:rsidP="00F42F00">
      <w:pPr>
        <w:contextualSpacing/>
        <w:rPr>
          <w:sz w:val="22"/>
          <w:szCs w:val="22"/>
        </w:rPr>
      </w:pPr>
    </w:p>
    <w:p w14:paraId="4317E4CC" w14:textId="278964DB" w:rsidR="00D412EC" w:rsidRDefault="00D412EC" w:rsidP="00D412EC">
      <w:pPr>
        <w:contextualSpacing/>
        <w:rPr>
          <w:i/>
          <w:sz w:val="22"/>
          <w:szCs w:val="22"/>
        </w:rPr>
      </w:pPr>
      <w:r w:rsidRPr="00671288">
        <w:rPr>
          <w:i/>
          <w:sz w:val="22"/>
          <w:szCs w:val="22"/>
        </w:rPr>
        <w:t>D4 output table 1</w:t>
      </w:r>
      <w:r w:rsidR="00AB1D65">
        <w:rPr>
          <w:i/>
          <w:sz w:val="22"/>
          <w:szCs w:val="22"/>
        </w:rPr>
        <w:t>6</w:t>
      </w:r>
      <w:r>
        <w:rPr>
          <w:i/>
          <w:sz w:val="22"/>
          <w:szCs w:val="22"/>
        </w:rPr>
        <w:t xml:space="preserve"> Users of medicines</w:t>
      </w:r>
      <w:r w:rsidR="00AB1D65">
        <w:rPr>
          <w:i/>
          <w:sz w:val="22"/>
          <w:szCs w:val="22"/>
        </w:rPr>
        <w:t>/vaccines</w:t>
      </w:r>
      <w:r>
        <w:rPr>
          <w:i/>
          <w:sz w:val="22"/>
          <w:szCs w:val="22"/>
        </w:rPr>
        <w:t xml:space="preserve"> for all type of medicines meanings</w:t>
      </w:r>
      <w:r w:rsidR="00D92E50">
        <w:rPr>
          <w:i/>
          <w:sz w:val="22"/>
          <w:szCs w:val="22"/>
        </w:rPr>
        <w:t xml:space="preserve"> for females 12-55 years of age</w:t>
      </w:r>
    </w:p>
    <w:p w14:paraId="06B14858" w14:textId="77777777" w:rsidR="00D412EC" w:rsidRDefault="00D412EC" w:rsidP="00D412EC">
      <w:pPr>
        <w:contextualSpacing/>
        <w:rPr>
          <w:i/>
          <w:sz w:val="22"/>
          <w:szCs w:val="22"/>
        </w:rPr>
      </w:pPr>
    </w:p>
    <w:tbl>
      <w:tblPr>
        <w:tblStyle w:val="TableGrid"/>
        <w:tblW w:w="4850" w:type="pct"/>
        <w:tblLook w:val="04A0" w:firstRow="1" w:lastRow="0" w:firstColumn="1" w:lastColumn="0" w:noHBand="0" w:noVBand="1"/>
      </w:tblPr>
      <w:tblGrid>
        <w:gridCol w:w="885"/>
        <w:gridCol w:w="938"/>
        <w:gridCol w:w="892"/>
        <w:gridCol w:w="1027"/>
        <w:gridCol w:w="1183"/>
        <w:gridCol w:w="1361"/>
        <w:gridCol w:w="1295"/>
        <w:gridCol w:w="1489"/>
      </w:tblGrid>
      <w:tr w:rsidR="001B0FB9" w:rsidRPr="00AB1D65" w14:paraId="05E4DDD0" w14:textId="478287B4" w:rsidTr="00AB1D65">
        <w:tc>
          <w:tcPr>
            <w:tcW w:w="488" w:type="pct"/>
          </w:tcPr>
          <w:p w14:paraId="5A311077" w14:textId="77777777"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DAP</w:t>
            </w:r>
          </w:p>
        </w:tc>
        <w:tc>
          <w:tcPr>
            <w:tcW w:w="517" w:type="pct"/>
          </w:tcPr>
          <w:p w14:paraId="550C96BA" w14:textId="542E2343"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Calendar year</w:t>
            </w:r>
          </w:p>
        </w:tc>
        <w:tc>
          <w:tcPr>
            <w:tcW w:w="492" w:type="pct"/>
          </w:tcPr>
          <w:p w14:paraId="1C13B494" w14:textId="75FD8F85"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 PY</w:t>
            </w:r>
          </w:p>
        </w:tc>
        <w:tc>
          <w:tcPr>
            <w:tcW w:w="566" w:type="pct"/>
          </w:tcPr>
          <w:p w14:paraId="27517D6C" w14:textId="7FB185EB" w:rsidR="001B0FB9" w:rsidRPr="00AB1D65" w:rsidRDefault="00AB1D65"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medicines</w:t>
            </w:r>
            <w:r w:rsidR="001B0FB9" w:rsidRPr="00AB1D65">
              <w:rPr>
                <w:rFonts w:asciiTheme="minorHAnsi" w:hAnsiTheme="minorHAnsi" w:cstheme="minorHAnsi"/>
                <w:b/>
                <w:sz w:val="18"/>
                <w:szCs w:val="18"/>
                <w:lang w:val="en-GB"/>
              </w:rPr>
              <w:t xml:space="preserve"> class</w:t>
            </w:r>
          </w:p>
        </w:tc>
        <w:tc>
          <w:tcPr>
            <w:tcW w:w="652" w:type="pct"/>
          </w:tcPr>
          <w:p w14:paraId="7C456A0D" w14:textId="469CCC97"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No. of Rx</w:t>
            </w:r>
          </w:p>
        </w:tc>
        <w:tc>
          <w:tcPr>
            <w:tcW w:w="750" w:type="pct"/>
          </w:tcPr>
          <w:p w14:paraId="74840A3A" w14:textId="23E1B32D"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Rx Rate/100 PY</w:t>
            </w:r>
          </w:p>
        </w:tc>
        <w:tc>
          <w:tcPr>
            <w:tcW w:w="714" w:type="pct"/>
          </w:tcPr>
          <w:p w14:paraId="6CCB82B4" w14:textId="58003C85"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No. of users (unique)</w:t>
            </w:r>
          </w:p>
        </w:tc>
        <w:tc>
          <w:tcPr>
            <w:tcW w:w="821" w:type="pct"/>
          </w:tcPr>
          <w:p w14:paraId="759CDC6E" w14:textId="533E6EC4" w:rsidR="001B0FB9" w:rsidRPr="00AB1D65" w:rsidRDefault="001B0FB9" w:rsidP="009A5460">
            <w:pPr>
              <w:contextualSpacing/>
              <w:rPr>
                <w:rFonts w:asciiTheme="minorHAnsi" w:hAnsiTheme="minorHAnsi" w:cstheme="minorHAnsi"/>
                <w:b/>
                <w:sz w:val="18"/>
                <w:szCs w:val="18"/>
                <w:lang w:val="en-GB"/>
              </w:rPr>
            </w:pPr>
            <w:r w:rsidRPr="00AB1D65">
              <w:rPr>
                <w:rFonts w:asciiTheme="minorHAnsi" w:hAnsiTheme="minorHAnsi" w:cstheme="minorHAnsi"/>
                <w:b/>
                <w:sz w:val="18"/>
                <w:szCs w:val="18"/>
                <w:lang w:val="en-GB"/>
              </w:rPr>
              <w:t>Users/100 PY</w:t>
            </w:r>
          </w:p>
        </w:tc>
      </w:tr>
      <w:tr w:rsidR="001B0FB9" w:rsidRPr="00AB1D65" w14:paraId="701B1DD5" w14:textId="1DC15236" w:rsidTr="00AB1D65">
        <w:tc>
          <w:tcPr>
            <w:tcW w:w="488" w:type="pct"/>
          </w:tcPr>
          <w:p w14:paraId="381E22F2"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01356AC0"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082805D4"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772F6219" w14:textId="3B034983" w:rsidR="001B0FB9" w:rsidRPr="00AB1D65" w:rsidRDefault="001B0FB9" w:rsidP="009A5460">
            <w:pPr>
              <w:contextualSpacing/>
              <w:rPr>
                <w:rFonts w:asciiTheme="minorHAnsi" w:hAnsiTheme="minorHAnsi" w:cstheme="minorHAnsi"/>
                <w:sz w:val="18"/>
                <w:szCs w:val="18"/>
                <w:lang w:val="en-GB"/>
              </w:rPr>
            </w:pPr>
          </w:p>
        </w:tc>
        <w:tc>
          <w:tcPr>
            <w:tcW w:w="652" w:type="pct"/>
          </w:tcPr>
          <w:p w14:paraId="6FD33E28"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12E888AC"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0B65D964"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1C7BAAF9"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38EB8CDC" w14:textId="4F5AE5A0" w:rsidTr="00AB1D65">
        <w:tc>
          <w:tcPr>
            <w:tcW w:w="488" w:type="pct"/>
          </w:tcPr>
          <w:p w14:paraId="5B545B08"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1AB321B6"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416DE15E"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4E35160D" w14:textId="586B8A85" w:rsidR="001B0FB9" w:rsidRPr="00AB1D65" w:rsidRDefault="001B0FB9" w:rsidP="009A5460">
            <w:pPr>
              <w:contextualSpacing/>
              <w:rPr>
                <w:rFonts w:asciiTheme="minorHAnsi" w:hAnsiTheme="minorHAnsi" w:cstheme="minorHAnsi"/>
                <w:sz w:val="18"/>
                <w:szCs w:val="18"/>
                <w:lang w:val="en-GB"/>
              </w:rPr>
            </w:pPr>
          </w:p>
        </w:tc>
        <w:tc>
          <w:tcPr>
            <w:tcW w:w="652" w:type="pct"/>
          </w:tcPr>
          <w:p w14:paraId="659BC9E3"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2B0E0CB0"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1A9A4D6F"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6D281CCA"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463E57E5" w14:textId="36E56047" w:rsidTr="00AB1D65">
        <w:tc>
          <w:tcPr>
            <w:tcW w:w="488" w:type="pct"/>
          </w:tcPr>
          <w:p w14:paraId="3F87AE96"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3C72F8F6"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53259413"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53418217" w14:textId="2F6BBC5A" w:rsidR="001B0FB9" w:rsidRPr="00AB1D65" w:rsidRDefault="001B0FB9" w:rsidP="009A5460">
            <w:pPr>
              <w:contextualSpacing/>
              <w:rPr>
                <w:rFonts w:asciiTheme="minorHAnsi" w:hAnsiTheme="minorHAnsi" w:cstheme="minorHAnsi"/>
                <w:sz w:val="18"/>
                <w:szCs w:val="18"/>
                <w:lang w:val="en-GB"/>
              </w:rPr>
            </w:pPr>
          </w:p>
        </w:tc>
        <w:tc>
          <w:tcPr>
            <w:tcW w:w="652" w:type="pct"/>
          </w:tcPr>
          <w:p w14:paraId="13287EC8"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690C2442"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12BE25A3"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18AB570B"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5E2544F3" w14:textId="0036ECE9" w:rsidTr="00AB1D65">
        <w:tc>
          <w:tcPr>
            <w:tcW w:w="488" w:type="pct"/>
          </w:tcPr>
          <w:p w14:paraId="60BED52A"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3AFBC953"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5817A8B"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14049875" w14:textId="63AE6C66" w:rsidR="001B0FB9" w:rsidRPr="00AB1D65" w:rsidRDefault="001B0FB9" w:rsidP="009A5460">
            <w:pPr>
              <w:contextualSpacing/>
              <w:rPr>
                <w:rFonts w:asciiTheme="minorHAnsi" w:hAnsiTheme="minorHAnsi" w:cstheme="minorHAnsi"/>
                <w:sz w:val="18"/>
                <w:szCs w:val="18"/>
                <w:lang w:val="en-GB"/>
              </w:rPr>
            </w:pPr>
          </w:p>
        </w:tc>
        <w:tc>
          <w:tcPr>
            <w:tcW w:w="652" w:type="pct"/>
          </w:tcPr>
          <w:p w14:paraId="0F597F13"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2541CF6B"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2DCF272C"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562B44B1"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55BF7B1F" w14:textId="54F70DEC" w:rsidTr="00AB1D65">
        <w:tc>
          <w:tcPr>
            <w:tcW w:w="488" w:type="pct"/>
          </w:tcPr>
          <w:p w14:paraId="56D316FC"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5EE3B138"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14D0C155"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7B25B349" w14:textId="4346F924" w:rsidR="001B0FB9" w:rsidRPr="00AB1D65" w:rsidRDefault="001B0FB9" w:rsidP="009A5460">
            <w:pPr>
              <w:contextualSpacing/>
              <w:rPr>
                <w:rFonts w:asciiTheme="minorHAnsi" w:hAnsiTheme="minorHAnsi" w:cstheme="minorHAnsi"/>
                <w:sz w:val="18"/>
                <w:szCs w:val="18"/>
                <w:lang w:val="en-GB"/>
              </w:rPr>
            </w:pPr>
          </w:p>
        </w:tc>
        <w:tc>
          <w:tcPr>
            <w:tcW w:w="652" w:type="pct"/>
          </w:tcPr>
          <w:p w14:paraId="705BED61"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04D082E1"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5362089C"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24DDF3DF"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2D4734DC" w14:textId="71E18362" w:rsidTr="00AB1D65">
        <w:tc>
          <w:tcPr>
            <w:tcW w:w="488" w:type="pct"/>
          </w:tcPr>
          <w:p w14:paraId="2DE33824"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44C2811B"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11759D1"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00ED9BCB" w14:textId="279598E5" w:rsidR="001B0FB9" w:rsidRPr="00AB1D65" w:rsidRDefault="001B0FB9" w:rsidP="009A5460">
            <w:pPr>
              <w:contextualSpacing/>
              <w:rPr>
                <w:rFonts w:asciiTheme="minorHAnsi" w:hAnsiTheme="minorHAnsi" w:cstheme="minorHAnsi"/>
                <w:sz w:val="18"/>
                <w:szCs w:val="18"/>
                <w:lang w:val="en-GB"/>
              </w:rPr>
            </w:pPr>
          </w:p>
        </w:tc>
        <w:tc>
          <w:tcPr>
            <w:tcW w:w="652" w:type="pct"/>
          </w:tcPr>
          <w:p w14:paraId="367E5EA3"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16A06858"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28E54055"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737A2A7A"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733DCB14" w14:textId="30BC8F78" w:rsidTr="00AB1D65">
        <w:tc>
          <w:tcPr>
            <w:tcW w:w="488" w:type="pct"/>
          </w:tcPr>
          <w:p w14:paraId="1FC3A102"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466C354A"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471559B"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2F048F56" w14:textId="67DD6B7C" w:rsidR="001B0FB9" w:rsidRPr="00AB1D65" w:rsidRDefault="001B0FB9" w:rsidP="009A5460">
            <w:pPr>
              <w:contextualSpacing/>
              <w:rPr>
                <w:rFonts w:asciiTheme="minorHAnsi" w:hAnsiTheme="minorHAnsi" w:cstheme="minorHAnsi"/>
                <w:sz w:val="18"/>
                <w:szCs w:val="18"/>
                <w:lang w:val="en-GB"/>
              </w:rPr>
            </w:pPr>
          </w:p>
        </w:tc>
        <w:tc>
          <w:tcPr>
            <w:tcW w:w="652" w:type="pct"/>
          </w:tcPr>
          <w:p w14:paraId="5CFBA644"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12C053CC"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57A7542D"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4CD8BFE4"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35A546F3" w14:textId="32466ABE" w:rsidTr="00AB1D65">
        <w:tc>
          <w:tcPr>
            <w:tcW w:w="488" w:type="pct"/>
          </w:tcPr>
          <w:p w14:paraId="24A4A572"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37FEE9FC"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12FCE5D8"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5B6BBE89" w14:textId="7AEDE1D0" w:rsidR="001B0FB9" w:rsidRPr="00AB1D65" w:rsidRDefault="001B0FB9" w:rsidP="009A5460">
            <w:pPr>
              <w:contextualSpacing/>
              <w:rPr>
                <w:rFonts w:asciiTheme="minorHAnsi" w:hAnsiTheme="minorHAnsi" w:cstheme="minorHAnsi"/>
                <w:sz w:val="18"/>
                <w:szCs w:val="18"/>
                <w:lang w:val="en-GB"/>
              </w:rPr>
            </w:pPr>
          </w:p>
        </w:tc>
        <w:tc>
          <w:tcPr>
            <w:tcW w:w="652" w:type="pct"/>
          </w:tcPr>
          <w:p w14:paraId="4F79697B"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0B896F56"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628B9F12"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5279B77D"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20EAAAFB" w14:textId="228126A8" w:rsidTr="00AB1D65">
        <w:tc>
          <w:tcPr>
            <w:tcW w:w="488" w:type="pct"/>
          </w:tcPr>
          <w:p w14:paraId="209FA8FA"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001EDFD5"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27C1E108"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28224A5A" w14:textId="0B0A5DEC" w:rsidR="001B0FB9" w:rsidRPr="00AB1D65" w:rsidRDefault="001B0FB9" w:rsidP="009A5460">
            <w:pPr>
              <w:contextualSpacing/>
              <w:rPr>
                <w:rFonts w:asciiTheme="minorHAnsi" w:hAnsiTheme="minorHAnsi" w:cstheme="minorHAnsi"/>
                <w:sz w:val="18"/>
                <w:szCs w:val="18"/>
                <w:lang w:val="en-GB"/>
              </w:rPr>
            </w:pPr>
          </w:p>
        </w:tc>
        <w:tc>
          <w:tcPr>
            <w:tcW w:w="652" w:type="pct"/>
          </w:tcPr>
          <w:p w14:paraId="468B15C4"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18AF7134"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576321AE"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4FB4B241"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7AFDE7EF" w14:textId="62273C6E" w:rsidTr="00AB1D65">
        <w:tc>
          <w:tcPr>
            <w:tcW w:w="488" w:type="pct"/>
          </w:tcPr>
          <w:p w14:paraId="65AE332D"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5AC0425F"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A746353"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66EE36F0" w14:textId="53E2AF85" w:rsidR="001B0FB9" w:rsidRPr="00AB1D65" w:rsidRDefault="001B0FB9" w:rsidP="009A5460">
            <w:pPr>
              <w:contextualSpacing/>
              <w:rPr>
                <w:rFonts w:asciiTheme="minorHAnsi" w:hAnsiTheme="minorHAnsi" w:cstheme="minorHAnsi"/>
                <w:sz w:val="18"/>
                <w:szCs w:val="18"/>
                <w:lang w:val="en-GB"/>
              </w:rPr>
            </w:pPr>
          </w:p>
        </w:tc>
        <w:tc>
          <w:tcPr>
            <w:tcW w:w="652" w:type="pct"/>
          </w:tcPr>
          <w:p w14:paraId="5BBE7D1D"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37FC7251"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2C02B5D8"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1646397B"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71C86491" w14:textId="1F17DE48" w:rsidTr="00AB1D65">
        <w:tc>
          <w:tcPr>
            <w:tcW w:w="488" w:type="pct"/>
          </w:tcPr>
          <w:p w14:paraId="79B7A312"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6D0AAE84"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614FBD5C"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14F7F56F" w14:textId="1E13311C" w:rsidR="001B0FB9" w:rsidRPr="00AB1D65" w:rsidRDefault="001B0FB9" w:rsidP="009A5460">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B</w:t>
            </w:r>
          </w:p>
        </w:tc>
        <w:tc>
          <w:tcPr>
            <w:tcW w:w="652" w:type="pct"/>
          </w:tcPr>
          <w:p w14:paraId="078F5B99"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088096C3"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45360FCF"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71B72547"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11650B8D" w14:textId="1A1E0CAE" w:rsidTr="00AB1D65">
        <w:tc>
          <w:tcPr>
            <w:tcW w:w="488" w:type="pct"/>
          </w:tcPr>
          <w:p w14:paraId="2FC6FF38"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2128C875"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57B8593"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0039DA98" w14:textId="4B20697C" w:rsidR="001B0FB9" w:rsidRPr="00AB1D65" w:rsidRDefault="001B0FB9" w:rsidP="009A5460">
            <w:pPr>
              <w:contextualSpacing/>
              <w:rPr>
                <w:rFonts w:asciiTheme="minorHAnsi" w:hAnsiTheme="minorHAnsi" w:cstheme="minorHAnsi"/>
                <w:sz w:val="18"/>
                <w:szCs w:val="18"/>
                <w:lang w:val="en-GB"/>
              </w:rPr>
            </w:pPr>
          </w:p>
        </w:tc>
        <w:tc>
          <w:tcPr>
            <w:tcW w:w="652" w:type="pct"/>
          </w:tcPr>
          <w:p w14:paraId="4683A520"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3A261F0B"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6DF0A310"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0DD93AAB"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64C8E58E" w14:textId="61AC6239" w:rsidTr="00AB1D65">
        <w:tc>
          <w:tcPr>
            <w:tcW w:w="488" w:type="pct"/>
          </w:tcPr>
          <w:p w14:paraId="6C78D738"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537F4D99"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0EDE3FFE"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72E5659E" w14:textId="5EC035D6" w:rsidR="001B0FB9" w:rsidRPr="00AB1D65" w:rsidRDefault="001B0FB9" w:rsidP="009A5460">
            <w:pPr>
              <w:contextualSpacing/>
              <w:rPr>
                <w:rFonts w:asciiTheme="minorHAnsi" w:hAnsiTheme="minorHAnsi" w:cstheme="minorHAnsi"/>
                <w:sz w:val="18"/>
                <w:szCs w:val="18"/>
                <w:lang w:val="en-GB"/>
              </w:rPr>
            </w:pPr>
          </w:p>
        </w:tc>
        <w:tc>
          <w:tcPr>
            <w:tcW w:w="652" w:type="pct"/>
          </w:tcPr>
          <w:p w14:paraId="65785C5A" w14:textId="77777777" w:rsidR="001B0FB9" w:rsidRPr="00AB1D65" w:rsidRDefault="001B0FB9" w:rsidP="009A5460">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w:t>
            </w:r>
          </w:p>
        </w:tc>
        <w:tc>
          <w:tcPr>
            <w:tcW w:w="750" w:type="pct"/>
          </w:tcPr>
          <w:p w14:paraId="0427DCE7"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4CCED9B4"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2D411613"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47FE98B6" w14:textId="34F8A9ED" w:rsidTr="00AB1D65">
        <w:tc>
          <w:tcPr>
            <w:tcW w:w="488" w:type="pct"/>
          </w:tcPr>
          <w:p w14:paraId="0A1B6409"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45F10FB5"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4697B08B"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57D972E0" w14:textId="7F49A04D" w:rsidR="001B0FB9" w:rsidRPr="00AB1D65" w:rsidRDefault="001B0FB9" w:rsidP="009A5460">
            <w:pPr>
              <w:contextualSpacing/>
              <w:rPr>
                <w:rFonts w:asciiTheme="minorHAnsi" w:hAnsiTheme="minorHAnsi" w:cstheme="minorHAnsi"/>
                <w:sz w:val="18"/>
                <w:szCs w:val="18"/>
                <w:lang w:val="en-GB"/>
              </w:rPr>
            </w:pPr>
          </w:p>
        </w:tc>
        <w:tc>
          <w:tcPr>
            <w:tcW w:w="652" w:type="pct"/>
          </w:tcPr>
          <w:p w14:paraId="4C18F1C3"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53807A97"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4F56FBC4"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429BA677"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1C142AA6" w14:textId="684DF400" w:rsidTr="00AB1D65">
        <w:tc>
          <w:tcPr>
            <w:tcW w:w="488" w:type="pct"/>
          </w:tcPr>
          <w:p w14:paraId="0D354A66"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793F08AD"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1808BEA"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5073DB15" w14:textId="445CA707" w:rsidR="001B0FB9" w:rsidRPr="00AB1D65" w:rsidRDefault="001B0FB9" w:rsidP="009A5460">
            <w:pPr>
              <w:contextualSpacing/>
              <w:rPr>
                <w:rFonts w:asciiTheme="minorHAnsi" w:hAnsiTheme="minorHAnsi" w:cstheme="minorHAnsi"/>
                <w:sz w:val="18"/>
                <w:szCs w:val="18"/>
                <w:lang w:val="en-GB"/>
              </w:rPr>
            </w:pPr>
          </w:p>
        </w:tc>
        <w:tc>
          <w:tcPr>
            <w:tcW w:w="652" w:type="pct"/>
          </w:tcPr>
          <w:p w14:paraId="07A89F08"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2C9F88C0"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06F94E36"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11969CDD"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0D0F624A" w14:textId="5A0C7D3C" w:rsidTr="00AB1D65">
        <w:tc>
          <w:tcPr>
            <w:tcW w:w="488" w:type="pct"/>
          </w:tcPr>
          <w:p w14:paraId="4CB4D242"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6F762B8B"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0F25DACE"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4FF31168" w14:textId="2B8457B7" w:rsidR="001B0FB9" w:rsidRPr="00AB1D65" w:rsidRDefault="001B0FB9" w:rsidP="009A5460">
            <w:pPr>
              <w:contextualSpacing/>
              <w:rPr>
                <w:rFonts w:asciiTheme="minorHAnsi" w:hAnsiTheme="minorHAnsi" w:cstheme="minorHAnsi"/>
                <w:sz w:val="18"/>
                <w:szCs w:val="18"/>
                <w:lang w:val="en-GB"/>
              </w:rPr>
            </w:pPr>
          </w:p>
        </w:tc>
        <w:tc>
          <w:tcPr>
            <w:tcW w:w="652" w:type="pct"/>
          </w:tcPr>
          <w:p w14:paraId="3AEF9E0B"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6BF3FDA7"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44E02730"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2C2D546B"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1F8D5E17" w14:textId="620C5CBE" w:rsidTr="00AB1D65">
        <w:tc>
          <w:tcPr>
            <w:tcW w:w="488" w:type="pct"/>
          </w:tcPr>
          <w:p w14:paraId="223A6D5A"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5096381D"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6E2C03C4"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3681DF93" w14:textId="3A47C3B7" w:rsidR="001B0FB9" w:rsidRPr="00AB1D65" w:rsidRDefault="001B0FB9" w:rsidP="009A5460">
            <w:pPr>
              <w:contextualSpacing/>
              <w:rPr>
                <w:rFonts w:asciiTheme="minorHAnsi" w:hAnsiTheme="minorHAnsi" w:cstheme="minorHAnsi"/>
                <w:sz w:val="18"/>
                <w:szCs w:val="18"/>
                <w:lang w:val="en-GB"/>
              </w:rPr>
            </w:pPr>
          </w:p>
        </w:tc>
        <w:tc>
          <w:tcPr>
            <w:tcW w:w="652" w:type="pct"/>
          </w:tcPr>
          <w:p w14:paraId="2F6AE7FD"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43BE9573"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162CA390"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0F4ED6FE"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02E90E6A" w14:textId="5E9A8C50" w:rsidTr="00AB1D65">
        <w:tc>
          <w:tcPr>
            <w:tcW w:w="488" w:type="pct"/>
          </w:tcPr>
          <w:p w14:paraId="0D5F677C"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76D90AF6"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7E800F9D"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2011AC55" w14:textId="29997090" w:rsidR="001B0FB9" w:rsidRPr="00AB1D65" w:rsidRDefault="001B0FB9" w:rsidP="009A5460">
            <w:pPr>
              <w:contextualSpacing/>
              <w:rPr>
                <w:rFonts w:asciiTheme="minorHAnsi" w:hAnsiTheme="minorHAnsi" w:cstheme="minorHAnsi"/>
                <w:sz w:val="18"/>
                <w:szCs w:val="18"/>
                <w:lang w:val="en-GB"/>
              </w:rPr>
            </w:pPr>
          </w:p>
        </w:tc>
        <w:tc>
          <w:tcPr>
            <w:tcW w:w="652" w:type="pct"/>
          </w:tcPr>
          <w:p w14:paraId="610CF9C4"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7B3BC3EC"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06414BEE"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6A05C22F"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0B5A82EB" w14:textId="79F77F34" w:rsidTr="00AB1D65">
        <w:tc>
          <w:tcPr>
            <w:tcW w:w="488" w:type="pct"/>
          </w:tcPr>
          <w:p w14:paraId="41DAB0A1"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649F83F5"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6F6BC5B4"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7DB6EC33" w14:textId="11E3E8EF" w:rsidR="001B0FB9" w:rsidRPr="00AB1D65" w:rsidRDefault="001B0FB9" w:rsidP="009A5460">
            <w:pPr>
              <w:contextualSpacing/>
              <w:rPr>
                <w:rFonts w:asciiTheme="minorHAnsi" w:hAnsiTheme="minorHAnsi" w:cstheme="minorHAnsi"/>
                <w:sz w:val="18"/>
                <w:szCs w:val="18"/>
                <w:lang w:val="en-GB"/>
              </w:rPr>
            </w:pPr>
          </w:p>
        </w:tc>
        <w:tc>
          <w:tcPr>
            <w:tcW w:w="652" w:type="pct"/>
          </w:tcPr>
          <w:p w14:paraId="6D905DF4"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059F2D7B"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3E2A7E3A"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26D7F0F1"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0E9FF408" w14:textId="45431B8D" w:rsidTr="00AB1D65">
        <w:tc>
          <w:tcPr>
            <w:tcW w:w="488" w:type="pct"/>
          </w:tcPr>
          <w:p w14:paraId="2A5D1A0F"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59DF5700"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6D8B681A"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50BD7D20" w14:textId="148C8307" w:rsidR="001B0FB9" w:rsidRPr="00AB1D65" w:rsidRDefault="001B0FB9" w:rsidP="009A5460">
            <w:pPr>
              <w:contextualSpacing/>
              <w:rPr>
                <w:rFonts w:asciiTheme="minorHAnsi" w:hAnsiTheme="minorHAnsi" w:cstheme="minorHAnsi"/>
                <w:sz w:val="18"/>
                <w:szCs w:val="18"/>
                <w:lang w:val="en-GB"/>
              </w:rPr>
            </w:pPr>
          </w:p>
        </w:tc>
        <w:tc>
          <w:tcPr>
            <w:tcW w:w="652" w:type="pct"/>
          </w:tcPr>
          <w:p w14:paraId="10762000"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18566667"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55F89FC5"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3A84CD6F"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6AF57466" w14:textId="13C9F3AB" w:rsidTr="00AB1D65">
        <w:tc>
          <w:tcPr>
            <w:tcW w:w="488" w:type="pct"/>
          </w:tcPr>
          <w:p w14:paraId="29618A15"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36CEC94F"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73EBE005"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1DFB23CB" w14:textId="18258F01" w:rsidR="001B0FB9" w:rsidRPr="00AB1D65" w:rsidRDefault="001B0FB9" w:rsidP="009A5460">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All</w:t>
            </w:r>
          </w:p>
        </w:tc>
        <w:tc>
          <w:tcPr>
            <w:tcW w:w="652" w:type="pct"/>
          </w:tcPr>
          <w:p w14:paraId="4698E642"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212A2C45"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757A1BB0"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4595A084" w14:textId="77777777" w:rsidR="001B0FB9" w:rsidRPr="00AB1D65" w:rsidRDefault="001B0FB9" w:rsidP="009A5460">
            <w:pPr>
              <w:contextualSpacing/>
              <w:rPr>
                <w:rFonts w:asciiTheme="minorHAnsi" w:hAnsiTheme="minorHAnsi" w:cstheme="minorHAnsi"/>
                <w:sz w:val="18"/>
                <w:szCs w:val="18"/>
                <w:lang w:val="en-GB"/>
              </w:rPr>
            </w:pPr>
          </w:p>
        </w:tc>
      </w:tr>
      <w:tr w:rsidR="001B0FB9" w:rsidRPr="00AB1D65" w14:paraId="5D3534B7" w14:textId="183BC70A" w:rsidTr="00AB1D65">
        <w:tc>
          <w:tcPr>
            <w:tcW w:w="488" w:type="pct"/>
          </w:tcPr>
          <w:p w14:paraId="657F5773" w14:textId="77777777" w:rsidR="001B0FB9" w:rsidRPr="00AB1D65" w:rsidRDefault="001B0FB9" w:rsidP="009A5460">
            <w:pPr>
              <w:contextualSpacing/>
              <w:rPr>
                <w:rFonts w:asciiTheme="minorHAnsi" w:hAnsiTheme="minorHAnsi" w:cstheme="minorHAnsi"/>
                <w:sz w:val="18"/>
                <w:szCs w:val="18"/>
                <w:lang w:val="en-GB"/>
              </w:rPr>
            </w:pPr>
          </w:p>
        </w:tc>
        <w:tc>
          <w:tcPr>
            <w:tcW w:w="517" w:type="pct"/>
          </w:tcPr>
          <w:p w14:paraId="4539D4FB" w14:textId="77777777" w:rsidR="001B0FB9" w:rsidRPr="00AB1D65" w:rsidRDefault="001B0FB9" w:rsidP="009A5460">
            <w:pPr>
              <w:contextualSpacing/>
              <w:rPr>
                <w:rFonts w:asciiTheme="minorHAnsi" w:hAnsiTheme="minorHAnsi" w:cstheme="minorHAnsi"/>
                <w:sz w:val="18"/>
                <w:szCs w:val="18"/>
                <w:lang w:val="en-GB"/>
              </w:rPr>
            </w:pPr>
          </w:p>
        </w:tc>
        <w:tc>
          <w:tcPr>
            <w:tcW w:w="492" w:type="pct"/>
          </w:tcPr>
          <w:p w14:paraId="3E0600D8" w14:textId="77777777" w:rsidR="001B0FB9" w:rsidRPr="00AB1D65" w:rsidRDefault="001B0FB9" w:rsidP="009A5460">
            <w:pPr>
              <w:contextualSpacing/>
              <w:rPr>
                <w:rFonts w:asciiTheme="minorHAnsi" w:hAnsiTheme="minorHAnsi" w:cstheme="minorHAnsi"/>
                <w:sz w:val="18"/>
                <w:szCs w:val="18"/>
                <w:lang w:val="en-GB"/>
              </w:rPr>
            </w:pPr>
          </w:p>
        </w:tc>
        <w:tc>
          <w:tcPr>
            <w:tcW w:w="566" w:type="pct"/>
          </w:tcPr>
          <w:p w14:paraId="614AD448" w14:textId="3AFE04AC" w:rsidR="001B0FB9" w:rsidRPr="00AB1D65" w:rsidRDefault="001B0FB9" w:rsidP="009A5460">
            <w:pPr>
              <w:contextualSpacing/>
              <w:rPr>
                <w:rFonts w:asciiTheme="minorHAnsi" w:hAnsiTheme="minorHAnsi" w:cstheme="minorHAnsi"/>
                <w:sz w:val="18"/>
                <w:szCs w:val="18"/>
                <w:lang w:val="en-GB"/>
              </w:rPr>
            </w:pPr>
          </w:p>
        </w:tc>
        <w:tc>
          <w:tcPr>
            <w:tcW w:w="652" w:type="pct"/>
          </w:tcPr>
          <w:p w14:paraId="0EBEB184" w14:textId="77777777" w:rsidR="001B0FB9" w:rsidRPr="00AB1D65" w:rsidRDefault="001B0FB9" w:rsidP="009A5460">
            <w:pPr>
              <w:contextualSpacing/>
              <w:rPr>
                <w:rFonts w:asciiTheme="minorHAnsi" w:hAnsiTheme="minorHAnsi" w:cstheme="minorHAnsi"/>
                <w:sz w:val="18"/>
                <w:szCs w:val="18"/>
                <w:lang w:val="en-GB"/>
              </w:rPr>
            </w:pPr>
          </w:p>
        </w:tc>
        <w:tc>
          <w:tcPr>
            <w:tcW w:w="750" w:type="pct"/>
          </w:tcPr>
          <w:p w14:paraId="6183126A" w14:textId="77777777" w:rsidR="001B0FB9" w:rsidRPr="00AB1D65" w:rsidRDefault="001B0FB9" w:rsidP="009A5460">
            <w:pPr>
              <w:contextualSpacing/>
              <w:rPr>
                <w:rFonts w:asciiTheme="minorHAnsi" w:hAnsiTheme="minorHAnsi" w:cstheme="minorHAnsi"/>
                <w:sz w:val="18"/>
                <w:szCs w:val="18"/>
                <w:lang w:val="en-GB"/>
              </w:rPr>
            </w:pPr>
          </w:p>
        </w:tc>
        <w:tc>
          <w:tcPr>
            <w:tcW w:w="714" w:type="pct"/>
          </w:tcPr>
          <w:p w14:paraId="5640A2EA" w14:textId="77777777" w:rsidR="001B0FB9" w:rsidRPr="00AB1D65" w:rsidRDefault="001B0FB9" w:rsidP="009A5460">
            <w:pPr>
              <w:contextualSpacing/>
              <w:rPr>
                <w:rFonts w:asciiTheme="minorHAnsi" w:hAnsiTheme="minorHAnsi" w:cstheme="minorHAnsi"/>
                <w:sz w:val="18"/>
                <w:szCs w:val="18"/>
                <w:lang w:val="en-GB"/>
              </w:rPr>
            </w:pPr>
          </w:p>
        </w:tc>
        <w:tc>
          <w:tcPr>
            <w:tcW w:w="821" w:type="pct"/>
          </w:tcPr>
          <w:p w14:paraId="484F915D" w14:textId="77777777" w:rsidR="001B0FB9" w:rsidRPr="00AB1D65" w:rsidRDefault="001B0FB9" w:rsidP="009A5460">
            <w:pPr>
              <w:contextualSpacing/>
              <w:rPr>
                <w:rFonts w:asciiTheme="minorHAnsi" w:hAnsiTheme="minorHAnsi" w:cstheme="minorHAnsi"/>
                <w:sz w:val="18"/>
                <w:szCs w:val="18"/>
                <w:lang w:val="en-GB"/>
              </w:rPr>
            </w:pPr>
          </w:p>
        </w:tc>
      </w:tr>
    </w:tbl>
    <w:p w14:paraId="5D342705" w14:textId="77777777" w:rsidR="00D412EC" w:rsidRDefault="00D412EC" w:rsidP="00D412EC">
      <w:pPr>
        <w:contextualSpacing/>
        <w:rPr>
          <w:sz w:val="22"/>
          <w:szCs w:val="22"/>
        </w:rPr>
      </w:pPr>
    </w:p>
    <w:p w14:paraId="1BA933C2" w14:textId="689398D9" w:rsidR="00D92E50" w:rsidRDefault="00D92E50" w:rsidP="00D92E50">
      <w:pPr>
        <w:contextualSpacing/>
        <w:rPr>
          <w:i/>
          <w:sz w:val="22"/>
          <w:szCs w:val="22"/>
        </w:rPr>
      </w:pPr>
      <w:r w:rsidRPr="00671288">
        <w:rPr>
          <w:i/>
          <w:sz w:val="22"/>
          <w:szCs w:val="22"/>
        </w:rPr>
        <w:t>D4 output table 1</w:t>
      </w:r>
      <w:r w:rsidR="00AB1D65">
        <w:rPr>
          <w:i/>
          <w:sz w:val="22"/>
          <w:szCs w:val="22"/>
        </w:rPr>
        <w:t>7</w:t>
      </w:r>
      <w:r>
        <w:rPr>
          <w:i/>
          <w:sz w:val="22"/>
          <w:szCs w:val="22"/>
        </w:rPr>
        <w:t xml:space="preserve"> Users of medicines for all type of medicines for females 12-55 years of age by age</w:t>
      </w:r>
    </w:p>
    <w:p w14:paraId="45335139" w14:textId="77777777" w:rsidR="00D92E50" w:rsidRDefault="00D92E50" w:rsidP="00D92E50">
      <w:pPr>
        <w:contextualSpacing/>
        <w:rPr>
          <w:i/>
          <w:sz w:val="22"/>
          <w:szCs w:val="22"/>
        </w:rPr>
      </w:pPr>
    </w:p>
    <w:tbl>
      <w:tblPr>
        <w:tblStyle w:val="TableGrid"/>
        <w:tblW w:w="5000" w:type="pct"/>
        <w:tblLook w:val="04A0" w:firstRow="1" w:lastRow="0" w:firstColumn="1" w:lastColumn="0" w:noHBand="0" w:noVBand="1"/>
      </w:tblPr>
      <w:tblGrid>
        <w:gridCol w:w="809"/>
        <w:gridCol w:w="939"/>
        <w:gridCol w:w="828"/>
        <w:gridCol w:w="828"/>
        <w:gridCol w:w="1079"/>
        <w:gridCol w:w="1085"/>
        <w:gridCol w:w="1244"/>
        <w:gridCol w:w="1182"/>
        <w:gridCol w:w="1356"/>
      </w:tblGrid>
      <w:tr w:rsidR="00D92E50" w:rsidRPr="00AB1D65" w14:paraId="01F8CA1F" w14:textId="77777777" w:rsidTr="00AB1D65">
        <w:tc>
          <w:tcPr>
            <w:tcW w:w="433" w:type="pct"/>
          </w:tcPr>
          <w:p w14:paraId="3CE752B6"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DAP</w:t>
            </w:r>
          </w:p>
        </w:tc>
        <w:tc>
          <w:tcPr>
            <w:tcW w:w="502" w:type="pct"/>
          </w:tcPr>
          <w:p w14:paraId="115CE863"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Calendar year</w:t>
            </w:r>
          </w:p>
        </w:tc>
        <w:tc>
          <w:tcPr>
            <w:tcW w:w="443" w:type="pct"/>
          </w:tcPr>
          <w:p w14:paraId="5DCC2D96" w14:textId="7E3B0E5C"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Age</w:t>
            </w:r>
          </w:p>
        </w:tc>
        <w:tc>
          <w:tcPr>
            <w:tcW w:w="443" w:type="pct"/>
          </w:tcPr>
          <w:p w14:paraId="344BD065" w14:textId="7EC16EFF"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Drug class</w:t>
            </w:r>
          </w:p>
        </w:tc>
        <w:tc>
          <w:tcPr>
            <w:tcW w:w="577" w:type="pct"/>
          </w:tcPr>
          <w:p w14:paraId="5B866F88"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No. of Rx</w:t>
            </w:r>
          </w:p>
        </w:tc>
        <w:tc>
          <w:tcPr>
            <w:tcW w:w="580" w:type="pct"/>
          </w:tcPr>
          <w:p w14:paraId="4F71A120"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 PY</w:t>
            </w:r>
          </w:p>
        </w:tc>
        <w:tc>
          <w:tcPr>
            <w:tcW w:w="665" w:type="pct"/>
          </w:tcPr>
          <w:p w14:paraId="553F37F8"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Rx Rate/100 PY</w:t>
            </w:r>
          </w:p>
        </w:tc>
        <w:tc>
          <w:tcPr>
            <w:tcW w:w="632" w:type="pct"/>
          </w:tcPr>
          <w:p w14:paraId="7552FBC8"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No. of users (unique)</w:t>
            </w:r>
          </w:p>
        </w:tc>
        <w:tc>
          <w:tcPr>
            <w:tcW w:w="725" w:type="pct"/>
          </w:tcPr>
          <w:p w14:paraId="0B922DEE"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Users/100 PY</w:t>
            </w:r>
          </w:p>
        </w:tc>
      </w:tr>
      <w:tr w:rsidR="00D92E50" w:rsidRPr="00AB1D65" w14:paraId="04178225" w14:textId="77777777" w:rsidTr="00AB1D65">
        <w:tc>
          <w:tcPr>
            <w:tcW w:w="433" w:type="pct"/>
          </w:tcPr>
          <w:p w14:paraId="406EC5C1"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74A54352"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E6A7F76" w14:textId="18AA3EC6"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12-19</w:t>
            </w:r>
          </w:p>
        </w:tc>
        <w:tc>
          <w:tcPr>
            <w:tcW w:w="443" w:type="pct"/>
          </w:tcPr>
          <w:p w14:paraId="03149934" w14:textId="169EF6C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A03</w:t>
            </w:r>
          </w:p>
        </w:tc>
        <w:tc>
          <w:tcPr>
            <w:tcW w:w="577" w:type="pct"/>
          </w:tcPr>
          <w:p w14:paraId="48460F78"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42CC558C"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33FABC5E"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35193A31"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23DA2DB0"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353F4032" w14:textId="77777777" w:rsidTr="00AB1D65">
        <w:tc>
          <w:tcPr>
            <w:tcW w:w="433" w:type="pct"/>
          </w:tcPr>
          <w:p w14:paraId="14E88AAE"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381CE265"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4E04251E" w14:textId="323260A6"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20-29</w:t>
            </w:r>
          </w:p>
        </w:tc>
        <w:tc>
          <w:tcPr>
            <w:tcW w:w="443" w:type="pct"/>
          </w:tcPr>
          <w:p w14:paraId="47260479" w14:textId="21A373D2" w:rsidR="00D92E50" w:rsidRPr="00AB1D65" w:rsidRDefault="00D92E50" w:rsidP="00C57397">
            <w:pPr>
              <w:contextualSpacing/>
              <w:rPr>
                <w:rFonts w:asciiTheme="minorHAnsi" w:hAnsiTheme="minorHAnsi" w:cstheme="minorHAnsi"/>
                <w:sz w:val="18"/>
                <w:szCs w:val="18"/>
                <w:lang w:val="en-GB"/>
              </w:rPr>
            </w:pPr>
          </w:p>
        </w:tc>
        <w:tc>
          <w:tcPr>
            <w:tcW w:w="577" w:type="pct"/>
          </w:tcPr>
          <w:p w14:paraId="18867040"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788CF601"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52C66B64"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112ABE1"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4589454"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0C288A1E" w14:textId="77777777" w:rsidTr="00AB1D65">
        <w:tc>
          <w:tcPr>
            <w:tcW w:w="433" w:type="pct"/>
          </w:tcPr>
          <w:p w14:paraId="568E844C"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3476320D"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701ADDB1" w14:textId="15DACC98"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30-39</w:t>
            </w:r>
          </w:p>
        </w:tc>
        <w:tc>
          <w:tcPr>
            <w:tcW w:w="443" w:type="pct"/>
          </w:tcPr>
          <w:p w14:paraId="356AD96A" w14:textId="1010D07C" w:rsidR="00D92E50" w:rsidRPr="00AB1D65" w:rsidRDefault="00D92E50" w:rsidP="00C57397">
            <w:pPr>
              <w:contextualSpacing/>
              <w:rPr>
                <w:rFonts w:asciiTheme="minorHAnsi" w:hAnsiTheme="minorHAnsi" w:cstheme="minorHAnsi"/>
                <w:sz w:val="18"/>
                <w:szCs w:val="18"/>
                <w:lang w:val="en-GB"/>
              </w:rPr>
            </w:pPr>
          </w:p>
        </w:tc>
        <w:tc>
          <w:tcPr>
            <w:tcW w:w="577" w:type="pct"/>
          </w:tcPr>
          <w:p w14:paraId="5F23964A"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73498C77"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679EAD89"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4D7447CC"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00F32D96"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34DC58E3" w14:textId="77777777" w:rsidTr="00AB1D65">
        <w:tc>
          <w:tcPr>
            <w:tcW w:w="433" w:type="pct"/>
          </w:tcPr>
          <w:p w14:paraId="0A476457"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6FE10880"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FB8069E"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710031C" w14:textId="51B7B56D" w:rsidR="00D92E50" w:rsidRPr="00AB1D65" w:rsidRDefault="00D92E50" w:rsidP="00C57397">
            <w:pPr>
              <w:contextualSpacing/>
              <w:rPr>
                <w:rFonts w:asciiTheme="minorHAnsi" w:hAnsiTheme="minorHAnsi" w:cstheme="minorHAnsi"/>
                <w:sz w:val="18"/>
                <w:szCs w:val="18"/>
                <w:lang w:val="en-GB"/>
              </w:rPr>
            </w:pPr>
          </w:p>
        </w:tc>
        <w:tc>
          <w:tcPr>
            <w:tcW w:w="577" w:type="pct"/>
          </w:tcPr>
          <w:p w14:paraId="2C541AEC"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319989BB"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6A459509"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0A736CC3"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09203D4D"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585A10C7" w14:textId="77777777" w:rsidTr="00AB1D65">
        <w:tc>
          <w:tcPr>
            <w:tcW w:w="433" w:type="pct"/>
          </w:tcPr>
          <w:p w14:paraId="044AD2DC"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458805F5"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EBD7473"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E595F26" w14:textId="21E2A415" w:rsidR="00D92E50" w:rsidRPr="00AB1D65" w:rsidRDefault="00D92E50" w:rsidP="00C57397">
            <w:pPr>
              <w:contextualSpacing/>
              <w:rPr>
                <w:rFonts w:asciiTheme="minorHAnsi" w:hAnsiTheme="minorHAnsi" w:cstheme="minorHAnsi"/>
                <w:sz w:val="18"/>
                <w:szCs w:val="18"/>
                <w:lang w:val="en-GB"/>
              </w:rPr>
            </w:pPr>
          </w:p>
        </w:tc>
        <w:tc>
          <w:tcPr>
            <w:tcW w:w="577" w:type="pct"/>
          </w:tcPr>
          <w:p w14:paraId="15A3F1CD"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4D7FF367"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40A99D85"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460CCEC2"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7464C157"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204341C8" w14:textId="77777777" w:rsidTr="00AB1D65">
        <w:tc>
          <w:tcPr>
            <w:tcW w:w="433" w:type="pct"/>
          </w:tcPr>
          <w:p w14:paraId="12428AF9"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1DDA1C6B"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6735AF5B"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538103EB" w14:textId="152929CF" w:rsidR="00D92E50" w:rsidRPr="00AB1D65" w:rsidRDefault="00D92E50" w:rsidP="00C57397">
            <w:pPr>
              <w:contextualSpacing/>
              <w:rPr>
                <w:rFonts w:asciiTheme="minorHAnsi" w:hAnsiTheme="minorHAnsi" w:cstheme="minorHAnsi"/>
                <w:sz w:val="18"/>
                <w:szCs w:val="18"/>
                <w:lang w:val="en-GB"/>
              </w:rPr>
            </w:pPr>
          </w:p>
        </w:tc>
        <w:tc>
          <w:tcPr>
            <w:tcW w:w="577" w:type="pct"/>
          </w:tcPr>
          <w:p w14:paraId="1780406A"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2E33E785"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184597F6"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40E36626"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ED298F8"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1D62B342" w14:textId="77777777" w:rsidTr="00AB1D65">
        <w:tc>
          <w:tcPr>
            <w:tcW w:w="433" w:type="pct"/>
          </w:tcPr>
          <w:p w14:paraId="4F3F477C"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49A631DE"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252B0E8"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7D3F8FA" w14:textId="11952900" w:rsidR="00D92E50" w:rsidRPr="00AB1D65" w:rsidRDefault="00D92E50" w:rsidP="00C57397">
            <w:pPr>
              <w:contextualSpacing/>
              <w:rPr>
                <w:rFonts w:asciiTheme="minorHAnsi" w:hAnsiTheme="minorHAnsi" w:cstheme="minorHAnsi"/>
                <w:sz w:val="18"/>
                <w:szCs w:val="18"/>
                <w:lang w:val="en-GB"/>
              </w:rPr>
            </w:pPr>
          </w:p>
        </w:tc>
        <w:tc>
          <w:tcPr>
            <w:tcW w:w="577" w:type="pct"/>
          </w:tcPr>
          <w:p w14:paraId="6A0354CD"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1CD92F57"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52F9E18A"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574E492B"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7159CEE2"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0E232000" w14:textId="77777777" w:rsidTr="00AB1D65">
        <w:tc>
          <w:tcPr>
            <w:tcW w:w="433" w:type="pct"/>
          </w:tcPr>
          <w:p w14:paraId="6E83A7E4"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4BCCC984"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55F12F05"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A5BB82E" w14:textId="595967D5" w:rsidR="00D92E50" w:rsidRPr="00AB1D65" w:rsidRDefault="00D92E50" w:rsidP="00C57397">
            <w:pPr>
              <w:contextualSpacing/>
              <w:rPr>
                <w:rFonts w:asciiTheme="minorHAnsi" w:hAnsiTheme="minorHAnsi" w:cstheme="minorHAnsi"/>
                <w:sz w:val="18"/>
                <w:szCs w:val="18"/>
                <w:lang w:val="en-GB"/>
              </w:rPr>
            </w:pPr>
          </w:p>
        </w:tc>
        <w:tc>
          <w:tcPr>
            <w:tcW w:w="577" w:type="pct"/>
          </w:tcPr>
          <w:p w14:paraId="7BB56D69"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7A3357E4"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1EBFC4AF"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3DE934FB"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36A25EFF"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4FEA5FA6" w14:textId="77777777" w:rsidTr="00AB1D65">
        <w:tc>
          <w:tcPr>
            <w:tcW w:w="433" w:type="pct"/>
          </w:tcPr>
          <w:p w14:paraId="748F5EC9"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3B344D77"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E2E2298"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608C9F3A" w14:textId="20A5A816" w:rsidR="00D92E50" w:rsidRPr="00AB1D65" w:rsidRDefault="00D92E50" w:rsidP="00C57397">
            <w:pPr>
              <w:contextualSpacing/>
              <w:rPr>
                <w:rFonts w:asciiTheme="minorHAnsi" w:hAnsiTheme="minorHAnsi" w:cstheme="minorHAnsi"/>
                <w:sz w:val="18"/>
                <w:szCs w:val="18"/>
                <w:lang w:val="en-GB"/>
              </w:rPr>
            </w:pPr>
          </w:p>
        </w:tc>
        <w:tc>
          <w:tcPr>
            <w:tcW w:w="577" w:type="pct"/>
          </w:tcPr>
          <w:p w14:paraId="0DC55B7A"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6752FDE8"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75E39C06"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37E57DDA"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7A19EEC8"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50BB720C" w14:textId="77777777" w:rsidTr="00AB1D65">
        <w:tc>
          <w:tcPr>
            <w:tcW w:w="433" w:type="pct"/>
          </w:tcPr>
          <w:p w14:paraId="6D6439D8"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390C0BCE"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4D95BE83"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1E2DACE3" w14:textId="1AF1E974" w:rsidR="00D92E50" w:rsidRPr="00AB1D65" w:rsidRDefault="00D92E50" w:rsidP="00C57397">
            <w:pPr>
              <w:contextualSpacing/>
              <w:rPr>
                <w:rFonts w:asciiTheme="minorHAnsi" w:hAnsiTheme="minorHAnsi" w:cstheme="minorHAnsi"/>
                <w:sz w:val="18"/>
                <w:szCs w:val="18"/>
                <w:lang w:val="en-GB"/>
              </w:rPr>
            </w:pPr>
          </w:p>
        </w:tc>
        <w:tc>
          <w:tcPr>
            <w:tcW w:w="577" w:type="pct"/>
          </w:tcPr>
          <w:p w14:paraId="594E4C24"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2BCBEC74"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493ADCC8"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7234B8CC"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BA269A3"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44577640" w14:textId="77777777" w:rsidTr="00AB1D65">
        <w:tc>
          <w:tcPr>
            <w:tcW w:w="433" w:type="pct"/>
          </w:tcPr>
          <w:p w14:paraId="42131C7D"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7238B0FD"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35A3B3F"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3EAC1FD" w14:textId="04BA8A59"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B</w:t>
            </w:r>
          </w:p>
        </w:tc>
        <w:tc>
          <w:tcPr>
            <w:tcW w:w="577" w:type="pct"/>
          </w:tcPr>
          <w:p w14:paraId="6020C5EC"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6455E5B8"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4E5AAEC4"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07EF76C3"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08ABDD5A"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6B7AC8D2" w14:textId="77777777" w:rsidTr="00AB1D65">
        <w:tc>
          <w:tcPr>
            <w:tcW w:w="433" w:type="pct"/>
          </w:tcPr>
          <w:p w14:paraId="6A6043B3"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0A120AB0"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112FAE2"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7130C18D" w14:textId="379F9B3B" w:rsidR="00D92E50" w:rsidRPr="00AB1D65" w:rsidRDefault="00D92E50" w:rsidP="00C57397">
            <w:pPr>
              <w:contextualSpacing/>
              <w:rPr>
                <w:rFonts w:asciiTheme="minorHAnsi" w:hAnsiTheme="minorHAnsi" w:cstheme="minorHAnsi"/>
                <w:sz w:val="18"/>
                <w:szCs w:val="18"/>
                <w:lang w:val="en-GB"/>
              </w:rPr>
            </w:pPr>
          </w:p>
        </w:tc>
        <w:tc>
          <w:tcPr>
            <w:tcW w:w="577" w:type="pct"/>
          </w:tcPr>
          <w:p w14:paraId="767E203A"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5FA74163"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2E845798"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62139E3"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3B680DF"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6F01BC9C" w14:textId="77777777" w:rsidTr="00AB1D65">
        <w:tc>
          <w:tcPr>
            <w:tcW w:w="433" w:type="pct"/>
          </w:tcPr>
          <w:p w14:paraId="60770A03"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51C7FA51"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435FA9B5"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7FDADE79" w14:textId="502F586A" w:rsidR="00D92E50" w:rsidRPr="00AB1D65" w:rsidRDefault="00D92E50" w:rsidP="00C57397">
            <w:pPr>
              <w:contextualSpacing/>
              <w:rPr>
                <w:rFonts w:asciiTheme="minorHAnsi" w:hAnsiTheme="minorHAnsi" w:cstheme="minorHAnsi"/>
                <w:sz w:val="18"/>
                <w:szCs w:val="18"/>
                <w:lang w:val="en-GB"/>
              </w:rPr>
            </w:pPr>
          </w:p>
        </w:tc>
        <w:tc>
          <w:tcPr>
            <w:tcW w:w="577" w:type="pct"/>
          </w:tcPr>
          <w:p w14:paraId="0A95BB20" w14:textId="77777777"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w:t>
            </w:r>
          </w:p>
        </w:tc>
        <w:tc>
          <w:tcPr>
            <w:tcW w:w="580" w:type="pct"/>
          </w:tcPr>
          <w:p w14:paraId="2D387525"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69F2E0F5"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5AD1303"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7BBF252A"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4C93960A" w14:textId="77777777" w:rsidTr="00AB1D65">
        <w:tc>
          <w:tcPr>
            <w:tcW w:w="433" w:type="pct"/>
          </w:tcPr>
          <w:p w14:paraId="30AD8C5B"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0CEE5741"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62EEB7F"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E960413" w14:textId="47FE69D5" w:rsidR="00D92E50" w:rsidRPr="00AB1D65" w:rsidRDefault="00D92E50" w:rsidP="00C57397">
            <w:pPr>
              <w:contextualSpacing/>
              <w:rPr>
                <w:rFonts w:asciiTheme="minorHAnsi" w:hAnsiTheme="minorHAnsi" w:cstheme="minorHAnsi"/>
                <w:sz w:val="18"/>
                <w:szCs w:val="18"/>
                <w:lang w:val="en-GB"/>
              </w:rPr>
            </w:pPr>
          </w:p>
        </w:tc>
        <w:tc>
          <w:tcPr>
            <w:tcW w:w="577" w:type="pct"/>
          </w:tcPr>
          <w:p w14:paraId="4C270DDD"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114BC3A2"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229CEA5B"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78D769FD"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7B0A134E"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63CB0F38" w14:textId="77777777" w:rsidTr="00AB1D65">
        <w:tc>
          <w:tcPr>
            <w:tcW w:w="433" w:type="pct"/>
          </w:tcPr>
          <w:p w14:paraId="54EFDD77"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11100449"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7E0AD2FB"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E812722" w14:textId="510D15D1" w:rsidR="00D92E50" w:rsidRPr="00AB1D65" w:rsidRDefault="00D92E50" w:rsidP="00C57397">
            <w:pPr>
              <w:contextualSpacing/>
              <w:rPr>
                <w:rFonts w:asciiTheme="minorHAnsi" w:hAnsiTheme="minorHAnsi" w:cstheme="minorHAnsi"/>
                <w:sz w:val="18"/>
                <w:szCs w:val="18"/>
                <w:lang w:val="en-GB"/>
              </w:rPr>
            </w:pPr>
          </w:p>
        </w:tc>
        <w:tc>
          <w:tcPr>
            <w:tcW w:w="577" w:type="pct"/>
          </w:tcPr>
          <w:p w14:paraId="2BC70930"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0DB83502"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6ED63489"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AAA6F6C"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7813B41"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52B07A89" w14:textId="77777777" w:rsidTr="00AB1D65">
        <w:tc>
          <w:tcPr>
            <w:tcW w:w="433" w:type="pct"/>
          </w:tcPr>
          <w:p w14:paraId="0013B2B0"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0EBAA72A"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08C5BC4"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9ABA398" w14:textId="004CE225" w:rsidR="00D92E50" w:rsidRPr="00AB1D65" w:rsidRDefault="00D92E50" w:rsidP="00C57397">
            <w:pPr>
              <w:contextualSpacing/>
              <w:rPr>
                <w:rFonts w:asciiTheme="minorHAnsi" w:hAnsiTheme="minorHAnsi" w:cstheme="minorHAnsi"/>
                <w:sz w:val="18"/>
                <w:szCs w:val="18"/>
                <w:lang w:val="en-GB"/>
              </w:rPr>
            </w:pPr>
          </w:p>
        </w:tc>
        <w:tc>
          <w:tcPr>
            <w:tcW w:w="577" w:type="pct"/>
          </w:tcPr>
          <w:p w14:paraId="38AFBB3B"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48AE92DC"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6C44E640"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A420768"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4222F8D2"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7B78AAE7" w14:textId="77777777" w:rsidTr="00AB1D65">
        <w:tc>
          <w:tcPr>
            <w:tcW w:w="433" w:type="pct"/>
          </w:tcPr>
          <w:p w14:paraId="5759C956"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2A8DD3D7"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4E74A29E"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1E04B2A7" w14:textId="43A93C21" w:rsidR="00D92E50" w:rsidRPr="00AB1D65" w:rsidRDefault="00D92E50" w:rsidP="00C57397">
            <w:pPr>
              <w:contextualSpacing/>
              <w:rPr>
                <w:rFonts w:asciiTheme="minorHAnsi" w:hAnsiTheme="minorHAnsi" w:cstheme="minorHAnsi"/>
                <w:sz w:val="18"/>
                <w:szCs w:val="18"/>
                <w:lang w:val="en-GB"/>
              </w:rPr>
            </w:pPr>
          </w:p>
        </w:tc>
        <w:tc>
          <w:tcPr>
            <w:tcW w:w="577" w:type="pct"/>
          </w:tcPr>
          <w:p w14:paraId="35467873"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6B87AE10"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4F2D974B"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311FF46"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047AF0E8"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24CF646A" w14:textId="77777777" w:rsidTr="00AB1D65">
        <w:tc>
          <w:tcPr>
            <w:tcW w:w="433" w:type="pct"/>
          </w:tcPr>
          <w:p w14:paraId="5F4149B7"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66B5DD9A"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763ED694"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6A033AE7" w14:textId="6B8F5F10" w:rsidR="00D92E50" w:rsidRPr="00AB1D65" w:rsidRDefault="00D92E50" w:rsidP="00C57397">
            <w:pPr>
              <w:contextualSpacing/>
              <w:rPr>
                <w:rFonts w:asciiTheme="minorHAnsi" w:hAnsiTheme="minorHAnsi" w:cstheme="minorHAnsi"/>
                <w:sz w:val="18"/>
                <w:szCs w:val="18"/>
                <w:lang w:val="en-GB"/>
              </w:rPr>
            </w:pPr>
          </w:p>
        </w:tc>
        <w:tc>
          <w:tcPr>
            <w:tcW w:w="577" w:type="pct"/>
          </w:tcPr>
          <w:p w14:paraId="18F7A795"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6FE4B5AD"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341A90AE"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7A2D2D29"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322A88D0"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31010EEC" w14:textId="77777777" w:rsidTr="00AB1D65">
        <w:tc>
          <w:tcPr>
            <w:tcW w:w="433" w:type="pct"/>
          </w:tcPr>
          <w:p w14:paraId="434BE99C"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524DDADD"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159693DC"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FD23E48" w14:textId="63BAF003" w:rsidR="00D92E50" w:rsidRPr="00AB1D65" w:rsidRDefault="00D92E50" w:rsidP="00C57397">
            <w:pPr>
              <w:contextualSpacing/>
              <w:rPr>
                <w:rFonts w:asciiTheme="minorHAnsi" w:hAnsiTheme="minorHAnsi" w:cstheme="minorHAnsi"/>
                <w:sz w:val="18"/>
                <w:szCs w:val="18"/>
                <w:lang w:val="en-GB"/>
              </w:rPr>
            </w:pPr>
          </w:p>
        </w:tc>
        <w:tc>
          <w:tcPr>
            <w:tcW w:w="577" w:type="pct"/>
          </w:tcPr>
          <w:p w14:paraId="0FAC1C83"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58CE8496"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05C154C6"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64DDE115"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2F10C277"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7FFEA0BF" w14:textId="77777777" w:rsidTr="00AB1D65">
        <w:tc>
          <w:tcPr>
            <w:tcW w:w="433" w:type="pct"/>
          </w:tcPr>
          <w:p w14:paraId="10A63659"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537FBA2A"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0EF4EC4A"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6615C22F" w14:textId="4CB3208F" w:rsidR="00D92E50" w:rsidRPr="00AB1D65" w:rsidRDefault="00D92E50" w:rsidP="00C57397">
            <w:pPr>
              <w:contextualSpacing/>
              <w:rPr>
                <w:rFonts w:asciiTheme="minorHAnsi" w:hAnsiTheme="minorHAnsi" w:cstheme="minorHAnsi"/>
                <w:sz w:val="18"/>
                <w:szCs w:val="18"/>
                <w:lang w:val="en-GB"/>
              </w:rPr>
            </w:pPr>
          </w:p>
        </w:tc>
        <w:tc>
          <w:tcPr>
            <w:tcW w:w="577" w:type="pct"/>
          </w:tcPr>
          <w:p w14:paraId="6BC7789C"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5E6AFC52"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495EB52C"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51593B97"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674FEB31"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68217358" w14:textId="77777777" w:rsidTr="00AB1D65">
        <w:tc>
          <w:tcPr>
            <w:tcW w:w="433" w:type="pct"/>
          </w:tcPr>
          <w:p w14:paraId="6669B971"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00FC2036"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1D757DEB"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636C6A44" w14:textId="65197A4B" w:rsidR="00D92E50" w:rsidRPr="00AB1D65" w:rsidRDefault="00D92E50" w:rsidP="00C57397">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All</w:t>
            </w:r>
          </w:p>
        </w:tc>
        <w:tc>
          <w:tcPr>
            <w:tcW w:w="577" w:type="pct"/>
          </w:tcPr>
          <w:p w14:paraId="5135AAD0"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12E6D963"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3D2E6D0D"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391A6D81"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45E7C947" w14:textId="77777777" w:rsidR="00D92E50" w:rsidRPr="00AB1D65" w:rsidRDefault="00D92E50" w:rsidP="00C57397">
            <w:pPr>
              <w:contextualSpacing/>
              <w:rPr>
                <w:rFonts w:asciiTheme="minorHAnsi" w:hAnsiTheme="minorHAnsi" w:cstheme="minorHAnsi"/>
                <w:sz w:val="18"/>
                <w:szCs w:val="18"/>
                <w:lang w:val="en-GB"/>
              </w:rPr>
            </w:pPr>
          </w:p>
        </w:tc>
      </w:tr>
      <w:tr w:rsidR="00D92E50" w:rsidRPr="00AB1D65" w14:paraId="015A5CCC" w14:textId="77777777" w:rsidTr="00AB1D65">
        <w:tc>
          <w:tcPr>
            <w:tcW w:w="433" w:type="pct"/>
          </w:tcPr>
          <w:p w14:paraId="6652ECE7" w14:textId="77777777" w:rsidR="00D92E50" w:rsidRPr="00AB1D65" w:rsidRDefault="00D92E50" w:rsidP="00C57397">
            <w:pPr>
              <w:contextualSpacing/>
              <w:rPr>
                <w:rFonts w:asciiTheme="minorHAnsi" w:hAnsiTheme="minorHAnsi" w:cstheme="minorHAnsi"/>
                <w:sz w:val="18"/>
                <w:szCs w:val="18"/>
                <w:lang w:val="en-GB"/>
              </w:rPr>
            </w:pPr>
          </w:p>
        </w:tc>
        <w:tc>
          <w:tcPr>
            <w:tcW w:w="502" w:type="pct"/>
          </w:tcPr>
          <w:p w14:paraId="16575660"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3B7A4AC1" w14:textId="77777777" w:rsidR="00D92E50" w:rsidRPr="00AB1D65" w:rsidRDefault="00D92E50" w:rsidP="00C57397">
            <w:pPr>
              <w:contextualSpacing/>
              <w:rPr>
                <w:rFonts w:asciiTheme="minorHAnsi" w:hAnsiTheme="minorHAnsi" w:cstheme="minorHAnsi"/>
                <w:sz w:val="18"/>
                <w:szCs w:val="18"/>
                <w:lang w:val="en-GB"/>
              </w:rPr>
            </w:pPr>
          </w:p>
        </w:tc>
        <w:tc>
          <w:tcPr>
            <w:tcW w:w="443" w:type="pct"/>
          </w:tcPr>
          <w:p w14:paraId="2F996F67" w14:textId="3F6C5EB6" w:rsidR="00D92E50" w:rsidRPr="00AB1D65" w:rsidRDefault="00D92E50" w:rsidP="00C57397">
            <w:pPr>
              <w:contextualSpacing/>
              <w:rPr>
                <w:rFonts w:asciiTheme="minorHAnsi" w:hAnsiTheme="minorHAnsi" w:cstheme="minorHAnsi"/>
                <w:sz w:val="18"/>
                <w:szCs w:val="18"/>
                <w:lang w:val="en-GB"/>
              </w:rPr>
            </w:pPr>
          </w:p>
        </w:tc>
        <w:tc>
          <w:tcPr>
            <w:tcW w:w="577" w:type="pct"/>
          </w:tcPr>
          <w:p w14:paraId="2C5383AF" w14:textId="77777777" w:rsidR="00D92E50" w:rsidRPr="00AB1D65" w:rsidRDefault="00D92E50" w:rsidP="00C57397">
            <w:pPr>
              <w:contextualSpacing/>
              <w:rPr>
                <w:rFonts w:asciiTheme="minorHAnsi" w:hAnsiTheme="minorHAnsi" w:cstheme="minorHAnsi"/>
                <w:sz w:val="18"/>
                <w:szCs w:val="18"/>
                <w:lang w:val="en-GB"/>
              </w:rPr>
            </w:pPr>
          </w:p>
        </w:tc>
        <w:tc>
          <w:tcPr>
            <w:tcW w:w="580" w:type="pct"/>
          </w:tcPr>
          <w:p w14:paraId="1AEF8C12" w14:textId="77777777" w:rsidR="00D92E50" w:rsidRPr="00AB1D65" w:rsidRDefault="00D92E50" w:rsidP="00C57397">
            <w:pPr>
              <w:contextualSpacing/>
              <w:rPr>
                <w:rFonts w:asciiTheme="minorHAnsi" w:hAnsiTheme="minorHAnsi" w:cstheme="minorHAnsi"/>
                <w:sz w:val="18"/>
                <w:szCs w:val="18"/>
                <w:lang w:val="en-GB"/>
              </w:rPr>
            </w:pPr>
          </w:p>
        </w:tc>
        <w:tc>
          <w:tcPr>
            <w:tcW w:w="665" w:type="pct"/>
          </w:tcPr>
          <w:p w14:paraId="72DD4A8E" w14:textId="77777777" w:rsidR="00D92E50" w:rsidRPr="00AB1D65" w:rsidRDefault="00D92E50" w:rsidP="00C57397">
            <w:pPr>
              <w:contextualSpacing/>
              <w:rPr>
                <w:rFonts w:asciiTheme="minorHAnsi" w:hAnsiTheme="minorHAnsi" w:cstheme="minorHAnsi"/>
                <w:sz w:val="18"/>
                <w:szCs w:val="18"/>
                <w:lang w:val="en-GB"/>
              </w:rPr>
            </w:pPr>
          </w:p>
        </w:tc>
        <w:tc>
          <w:tcPr>
            <w:tcW w:w="632" w:type="pct"/>
          </w:tcPr>
          <w:p w14:paraId="2E821662" w14:textId="77777777" w:rsidR="00D92E50" w:rsidRPr="00AB1D65" w:rsidRDefault="00D92E50" w:rsidP="00C57397">
            <w:pPr>
              <w:contextualSpacing/>
              <w:rPr>
                <w:rFonts w:asciiTheme="minorHAnsi" w:hAnsiTheme="minorHAnsi" w:cstheme="minorHAnsi"/>
                <w:sz w:val="18"/>
                <w:szCs w:val="18"/>
                <w:lang w:val="en-GB"/>
              </w:rPr>
            </w:pPr>
          </w:p>
        </w:tc>
        <w:tc>
          <w:tcPr>
            <w:tcW w:w="725" w:type="pct"/>
          </w:tcPr>
          <w:p w14:paraId="4FA17D8D" w14:textId="77777777" w:rsidR="00D92E50" w:rsidRPr="00AB1D65" w:rsidRDefault="00D92E50" w:rsidP="00C57397">
            <w:pPr>
              <w:contextualSpacing/>
              <w:rPr>
                <w:rFonts w:asciiTheme="minorHAnsi" w:hAnsiTheme="minorHAnsi" w:cstheme="minorHAnsi"/>
                <w:sz w:val="18"/>
                <w:szCs w:val="18"/>
                <w:lang w:val="en-GB"/>
              </w:rPr>
            </w:pPr>
          </w:p>
        </w:tc>
      </w:tr>
    </w:tbl>
    <w:p w14:paraId="50EECE0B" w14:textId="77777777" w:rsidR="00D92E50" w:rsidRDefault="00D92E50" w:rsidP="00D92E50">
      <w:pPr>
        <w:contextualSpacing/>
        <w:rPr>
          <w:sz w:val="22"/>
          <w:szCs w:val="22"/>
        </w:rPr>
      </w:pPr>
    </w:p>
    <w:p w14:paraId="34C9E327" w14:textId="77777777" w:rsidR="00D412EC" w:rsidRDefault="00D412EC" w:rsidP="00D412EC">
      <w:pPr>
        <w:contextualSpacing/>
        <w:rPr>
          <w:sz w:val="22"/>
          <w:szCs w:val="22"/>
        </w:rPr>
      </w:pPr>
    </w:p>
    <w:p w14:paraId="062E72F5" w14:textId="2205266E" w:rsidR="00D92E50" w:rsidRDefault="00D412EC" w:rsidP="00F22D65">
      <w:pPr>
        <w:pStyle w:val="Heading5"/>
      </w:pPr>
      <w:r>
        <w:t xml:space="preserve"> </w:t>
      </w:r>
      <w:bookmarkStart w:id="264" w:name="_Toc69912943"/>
      <w:r>
        <w:t>Step 1</w:t>
      </w:r>
      <w:r w:rsidR="00C57397">
        <w:t>1</w:t>
      </w:r>
      <w:r>
        <w:t xml:space="preserve">: </w:t>
      </w:r>
      <w:r w:rsidR="001B0FB9">
        <w:t>Pregnancy codes, and r</w:t>
      </w:r>
      <w:r>
        <w:t xml:space="preserve">ates of </w:t>
      </w:r>
      <w:r w:rsidR="00C57397">
        <w:t xml:space="preserve">codes and </w:t>
      </w:r>
      <w:r>
        <w:t>medicines use</w:t>
      </w:r>
      <w:r w:rsidR="00D92E50">
        <w:t xml:space="preserve"> </w:t>
      </w:r>
      <w:r w:rsidR="001B0FB9">
        <w:t>in women with pregnancy codes</w:t>
      </w:r>
      <w:bookmarkEnd w:id="264"/>
    </w:p>
    <w:p w14:paraId="3AA0000F" w14:textId="77777777" w:rsidR="001B0FB9" w:rsidRPr="001B0FB9" w:rsidRDefault="001B0FB9" w:rsidP="001B0FB9"/>
    <w:p w14:paraId="50E93392" w14:textId="736A2BE6" w:rsidR="00D92E50" w:rsidRPr="00700CF5" w:rsidRDefault="00D92E50" w:rsidP="00D92E50">
      <w:pPr>
        <w:contextualSpacing/>
        <w:rPr>
          <w:b/>
          <w:sz w:val="22"/>
          <w:szCs w:val="22"/>
        </w:rPr>
      </w:pPr>
      <w:r w:rsidRPr="00700CF5">
        <w:rPr>
          <w:b/>
          <w:sz w:val="22"/>
          <w:szCs w:val="22"/>
        </w:rPr>
        <w:t>Input</w:t>
      </w:r>
      <w:r w:rsidR="001B0FB9">
        <w:rPr>
          <w:b/>
          <w:sz w:val="22"/>
          <w:szCs w:val="22"/>
        </w:rPr>
        <w:t xml:space="preserve"> tables</w:t>
      </w:r>
    </w:p>
    <w:p w14:paraId="1D6C43C1" w14:textId="77777777" w:rsidR="00D92E50" w:rsidRPr="00AB1D65" w:rsidRDefault="00D92E50" w:rsidP="00D92E50">
      <w:pPr>
        <w:contextualSpacing/>
        <w:rPr>
          <w:i/>
          <w:sz w:val="22"/>
          <w:szCs w:val="22"/>
        </w:rPr>
      </w:pPr>
      <w:proofErr w:type="spellStart"/>
      <w:r w:rsidRPr="00AB1D65">
        <w:rPr>
          <w:i/>
          <w:sz w:val="22"/>
          <w:szCs w:val="22"/>
        </w:rPr>
        <w:t>Study_population</w:t>
      </w:r>
      <w:proofErr w:type="spellEnd"/>
    </w:p>
    <w:p w14:paraId="5D70032D" w14:textId="0360C568" w:rsidR="00D92E50" w:rsidRPr="00AB1D65" w:rsidRDefault="00D92E50" w:rsidP="00D92E50">
      <w:pPr>
        <w:contextualSpacing/>
        <w:rPr>
          <w:i/>
          <w:sz w:val="22"/>
          <w:szCs w:val="22"/>
        </w:rPr>
      </w:pPr>
      <w:proofErr w:type="spellStart"/>
      <w:r w:rsidRPr="00AB1D65">
        <w:rPr>
          <w:i/>
          <w:sz w:val="22"/>
          <w:szCs w:val="22"/>
        </w:rPr>
        <w:t>Medicines_study</w:t>
      </w:r>
      <w:proofErr w:type="spellEnd"/>
    </w:p>
    <w:p w14:paraId="3281D7A3" w14:textId="6B2C8C08" w:rsidR="00AB1D65" w:rsidRPr="00AB1D65" w:rsidRDefault="00AB1D65" w:rsidP="00D92E50">
      <w:pPr>
        <w:contextualSpacing/>
        <w:rPr>
          <w:i/>
          <w:sz w:val="22"/>
          <w:szCs w:val="22"/>
        </w:rPr>
      </w:pPr>
      <w:proofErr w:type="spellStart"/>
      <w:r w:rsidRPr="00AB1D65">
        <w:rPr>
          <w:i/>
          <w:sz w:val="22"/>
          <w:szCs w:val="22"/>
        </w:rPr>
        <w:t>Vaccines_study</w:t>
      </w:r>
      <w:proofErr w:type="spellEnd"/>
    </w:p>
    <w:p w14:paraId="2D36BACD" w14:textId="77777777" w:rsidR="00D92E50" w:rsidRPr="00AB1D65" w:rsidRDefault="00D92E50" w:rsidP="00D92E50">
      <w:pPr>
        <w:contextualSpacing/>
        <w:rPr>
          <w:i/>
          <w:sz w:val="22"/>
          <w:szCs w:val="22"/>
        </w:rPr>
      </w:pPr>
      <w:r w:rsidRPr="00AB1D65">
        <w:rPr>
          <w:i/>
          <w:sz w:val="22"/>
          <w:szCs w:val="22"/>
        </w:rPr>
        <w:t xml:space="preserve">List of study drug classes of interest </w:t>
      </w:r>
    </w:p>
    <w:p w14:paraId="06BCC008" w14:textId="77777777" w:rsidR="00E509D1" w:rsidRPr="00AB1D65" w:rsidRDefault="00E509D1" w:rsidP="00D92E50">
      <w:pPr>
        <w:rPr>
          <w:i/>
          <w:sz w:val="22"/>
          <w:szCs w:val="22"/>
        </w:rPr>
      </w:pPr>
    </w:p>
    <w:p w14:paraId="1B948928" w14:textId="10A78C44" w:rsidR="001B0FB9" w:rsidRPr="00AB1D65" w:rsidRDefault="00E509D1" w:rsidP="00D92E50">
      <w:pPr>
        <w:rPr>
          <w:color w:val="548DD4" w:themeColor="text2" w:themeTint="99"/>
          <w:sz w:val="22"/>
          <w:szCs w:val="22"/>
        </w:rPr>
      </w:pPr>
      <w:r w:rsidRPr="00AB1D65">
        <w:rPr>
          <w:color w:val="548DD4" w:themeColor="text2" w:themeTint="99"/>
          <w:sz w:val="22"/>
          <w:szCs w:val="22"/>
        </w:rPr>
        <w:t>Events table</w:t>
      </w:r>
    </w:p>
    <w:p w14:paraId="64A93439" w14:textId="6C0A3505" w:rsidR="00E509D1" w:rsidRPr="00AB1D65" w:rsidRDefault="00E509D1" w:rsidP="00D92E50">
      <w:pPr>
        <w:rPr>
          <w:color w:val="548DD4" w:themeColor="text2" w:themeTint="99"/>
          <w:sz w:val="22"/>
          <w:szCs w:val="22"/>
        </w:rPr>
      </w:pPr>
      <w:r w:rsidRPr="00AB1D65">
        <w:rPr>
          <w:color w:val="548DD4" w:themeColor="text2" w:themeTint="99"/>
          <w:sz w:val="22"/>
          <w:szCs w:val="22"/>
        </w:rPr>
        <w:t>Medical observations table</w:t>
      </w:r>
    </w:p>
    <w:p w14:paraId="5EA0F841" w14:textId="234535FE" w:rsidR="00E509D1" w:rsidRPr="00AB1D65" w:rsidRDefault="00E509D1" w:rsidP="00D92E50">
      <w:pPr>
        <w:rPr>
          <w:color w:val="548DD4" w:themeColor="text2" w:themeTint="99"/>
          <w:sz w:val="22"/>
          <w:szCs w:val="22"/>
        </w:rPr>
      </w:pPr>
      <w:r w:rsidRPr="00AB1D65">
        <w:rPr>
          <w:color w:val="548DD4" w:themeColor="text2" w:themeTint="99"/>
          <w:sz w:val="22"/>
          <w:szCs w:val="22"/>
        </w:rPr>
        <w:lastRenderedPageBreak/>
        <w:t>Survey observations table</w:t>
      </w:r>
    </w:p>
    <w:p w14:paraId="313528A4" w14:textId="2087B13F" w:rsidR="00E509D1" w:rsidRPr="00AB1D65" w:rsidRDefault="00E509D1" w:rsidP="00D92E50">
      <w:pPr>
        <w:rPr>
          <w:color w:val="548DD4" w:themeColor="text2" w:themeTint="99"/>
          <w:sz w:val="22"/>
          <w:szCs w:val="22"/>
        </w:rPr>
      </w:pPr>
      <w:r w:rsidRPr="00AB1D65">
        <w:rPr>
          <w:color w:val="548DD4" w:themeColor="text2" w:themeTint="99"/>
          <w:sz w:val="22"/>
          <w:szCs w:val="22"/>
        </w:rPr>
        <w:t>Procedures table</w:t>
      </w:r>
    </w:p>
    <w:p w14:paraId="43EBFB8D" w14:textId="41886F17" w:rsidR="00700CF5" w:rsidRDefault="00700CF5" w:rsidP="00F42F00">
      <w:pPr>
        <w:contextualSpacing/>
        <w:rPr>
          <w:sz w:val="22"/>
          <w:szCs w:val="22"/>
        </w:rPr>
      </w:pPr>
    </w:p>
    <w:p w14:paraId="2A1AAE68" w14:textId="321F7005" w:rsidR="007167A6" w:rsidRPr="007167A6" w:rsidRDefault="007167A6" w:rsidP="00F42F00">
      <w:pPr>
        <w:contextualSpacing/>
        <w:rPr>
          <w:i/>
          <w:color w:val="E36C0A" w:themeColor="accent6" w:themeShade="BF"/>
          <w:sz w:val="22"/>
          <w:szCs w:val="22"/>
        </w:rPr>
      </w:pPr>
      <w:r w:rsidRPr="007167A6">
        <w:rPr>
          <w:i/>
          <w:color w:val="E36C0A" w:themeColor="accent6" w:themeShade="BF"/>
          <w:sz w:val="22"/>
          <w:szCs w:val="22"/>
        </w:rPr>
        <w:t xml:space="preserve">Question: What type of pregnancy codes do we </w:t>
      </w:r>
      <w:proofErr w:type="gramStart"/>
      <w:r w:rsidRPr="007167A6">
        <w:rPr>
          <w:i/>
          <w:color w:val="E36C0A" w:themeColor="accent6" w:themeShade="BF"/>
          <w:sz w:val="22"/>
          <w:szCs w:val="22"/>
        </w:rPr>
        <w:t xml:space="preserve">see </w:t>
      </w:r>
      <w:r w:rsidR="00AB1D65">
        <w:rPr>
          <w:i/>
          <w:color w:val="E36C0A" w:themeColor="accent6" w:themeShade="BF"/>
          <w:sz w:val="22"/>
          <w:szCs w:val="22"/>
        </w:rPr>
        <w:t>?</w:t>
      </w:r>
      <w:proofErr w:type="gramEnd"/>
    </w:p>
    <w:p w14:paraId="3E676CF0" w14:textId="77777777" w:rsidR="007167A6" w:rsidRDefault="007167A6" w:rsidP="00F42F00">
      <w:pPr>
        <w:contextualSpacing/>
        <w:rPr>
          <w:sz w:val="22"/>
          <w:szCs w:val="22"/>
        </w:rPr>
      </w:pPr>
    </w:p>
    <w:p w14:paraId="73BB27EB" w14:textId="5EC41ACF" w:rsidR="00D92E50" w:rsidRDefault="00D92E50" w:rsidP="00F42F00">
      <w:pPr>
        <w:contextualSpacing/>
        <w:rPr>
          <w:sz w:val="22"/>
          <w:szCs w:val="22"/>
        </w:rPr>
      </w:pPr>
      <w:r>
        <w:rPr>
          <w:sz w:val="22"/>
          <w:szCs w:val="22"/>
        </w:rPr>
        <w:t xml:space="preserve">Create a </w:t>
      </w:r>
      <w:proofErr w:type="spellStart"/>
      <w:r w:rsidRPr="001B0FB9">
        <w:rPr>
          <w:i/>
          <w:sz w:val="22"/>
          <w:szCs w:val="22"/>
        </w:rPr>
        <w:t>pregnancy</w:t>
      </w:r>
      <w:r w:rsidR="001B0FB9">
        <w:rPr>
          <w:i/>
          <w:sz w:val="22"/>
          <w:szCs w:val="22"/>
        </w:rPr>
        <w:t>_study</w:t>
      </w:r>
      <w:proofErr w:type="spellEnd"/>
      <w:r w:rsidRPr="001B0FB9">
        <w:rPr>
          <w:i/>
          <w:sz w:val="22"/>
          <w:szCs w:val="22"/>
        </w:rPr>
        <w:t xml:space="preserve"> </w:t>
      </w:r>
      <w:r w:rsidR="00E509D1">
        <w:rPr>
          <w:sz w:val="22"/>
          <w:szCs w:val="22"/>
        </w:rPr>
        <w:t xml:space="preserve">table </w:t>
      </w:r>
      <w:r>
        <w:rPr>
          <w:sz w:val="22"/>
          <w:szCs w:val="22"/>
        </w:rPr>
        <w:t xml:space="preserve">by using </w:t>
      </w:r>
      <w:proofErr w:type="spellStart"/>
      <w:r>
        <w:rPr>
          <w:sz w:val="22"/>
          <w:szCs w:val="22"/>
        </w:rPr>
        <w:t>Matcho</w:t>
      </w:r>
      <w:proofErr w:type="spellEnd"/>
      <w:r>
        <w:rPr>
          <w:sz w:val="22"/>
          <w:szCs w:val="22"/>
        </w:rPr>
        <w:t xml:space="preserve"> c</w:t>
      </w:r>
      <w:r w:rsidR="00E509D1">
        <w:rPr>
          <w:sz w:val="22"/>
          <w:szCs w:val="22"/>
        </w:rPr>
        <w:t xml:space="preserve">oncepts (see annex) </w:t>
      </w:r>
      <w:r>
        <w:rPr>
          <w:sz w:val="22"/>
          <w:szCs w:val="22"/>
        </w:rPr>
        <w:t xml:space="preserve">and retrieve </w:t>
      </w:r>
      <w:r w:rsidR="00E509D1">
        <w:rPr>
          <w:sz w:val="22"/>
          <w:szCs w:val="22"/>
        </w:rPr>
        <w:t xml:space="preserve">relevant </w:t>
      </w:r>
      <w:r w:rsidR="001B0FB9">
        <w:rPr>
          <w:sz w:val="22"/>
          <w:szCs w:val="22"/>
        </w:rPr>
        <w:t xml:space="preserve">data </w:t>
      </w:r>
      <w:r>
        <w:rPr>
          <w:sz w:val="22"/>
          <w:szCs w:val="22"/>
        </w:rPr>
        <w:t xml:space="preserve">from </w:t>
      </w:r>
      <w:r w:rsidR="00E509D1">
        <w:rPr>
          <w:sz w:val="22"/>
          <w:szCs w:val="22"/>
        </w:rPr>
        <w:t>all potential</w:t>
      </w:r>
      <w:r>
        <w:rPr>
          <w:sz w:val="22"/>
          <w:szCs w:val="22"/>
        </w:rPr>
        <w:t xml:space="preserve"> CDM tables</w:t>
      </w:r>
      <w:r w:rsidR="00E509D1">
        <w:rPr>
          <w:sz w:val="22"/>
          <w:szCs w:val="22"/>
        </w:rPr>
        <w:t xml:space="preserve"> (in blue)</w:t>
      </w:r>
      <w:r w:rsidR="001B0FB9">
        <w:rPr>
          <w:sz w:val="22"/>
          <w:szCs w:val="22"/>
        </w:rPr>
        <w:t xml:space="preserve">. The </w:t>
      </w:r>
      <w:proofErr w:type="spellStart"/>
      <w:r w:rsidR="00E509D1">
        <w:rPr>
          <w:sz w:val="22"/>
          <w:szCs w:val="22"/>
        </w:rPr>
        <w:t>pregnancy_study</w:t>
      </w:r>
      <w:proofErr w:type="spellEnd"/>
      <w:r w:rsidR="00E509D1">
        <w:rPr>
          <w:sz w:val="22"/>
          <w:szCs w:val="22"/>
        </w:rPr>
        <w:t xml:space="preserve"> </w:t>
      </w:r>
      <w:r w:rsidR="001B0FB9">
        <w:rPr>
          <w:sz w:val="22"/>
          <w:szCs w:val="22"/>
        </w:rPr>
        <w:t>table should have the following</w:t>
      </w:r>
      <w:r w:rsidR="00E509D1">
        <w:rPr>
          <w:sz w:val="22"/>
          <w:szCs w:val="22"/>
        </w:rPr>
        <w:t xml:space="preserve"> format and be restricted to the study population</w:t>
      </w:r>
      <w:r w:rsidR="001B0FB9">
        <w:rPr>
          <w:sz w:val="22"/>
          <w:szCs w:val="22"/>
        </w:rPr>
        <w:t xml:space="preserve"> </w:t>
      </w:r>
    </w:p>
    <w:p w14:paraId="3A4EB8EB" w14:textId="7918E35D" w:rsidR="001B0FB9" w:rsidRDefault="001B0FB9" w:rsidP="00F42F00">
      <w:pPr>
        <w:contextualSpacing/>
        <w:rPr>
          <w:sz w:val="22"/>
          <w:szCs w:val="22"/>
        </w:rPr>
      </w:pPr>
    </w:p>
    <w:p w14:paraId="4AD75860" w14:textId="7A6167CE" w:rsidR="001B0FB9" w:rsidRDefault="00E509D1" w:rsidP="00F42F00">
      <w:pPr>
        <w:contextualSpacing/>
        <w:rPr>
          <w:sz w:val="22"/>
          <w:szCs w:val="22"/>
        </w:rPr>
      </w:pPr>
      <w:r>
        <w:rPr>
          <w:sz w:val="22"/>
          <w:szCs w:val="22"/>
        </w:rPr>
        <w:t xml:space="preserve">Format </w:t>
      </w:r>
      <w:proofErr w:type="spellStart"/>
      <w:r>
        <w:rPr>
          <w:sz w:val="22"/>
          <w:szCs w:val="22"/>
        </w:rPr>
        <w:t>pregnancy_study</w:t>
      </w:r>
      <w:proofErr w:type="spellEnd"/>
      <w:r>
        <w:rPr>
          <w:sz w:val="22"/>
          <w:szCs w:val="22"/>
        </w:rPr>
        <w:t xml:space="preserve"> table</w:t>
      </w:r>
    </w:p>
    <w:tbl>
      <w:tblPr>
        <w:tblStyle w:val="TableGrid"/>
        <w:tblW w:w="5000" w:type="pct"/>
        <w:tblLook w:val="04A0" w:firstRow="1" w:lastRow="0" w:firstColumn="1" w:lastColumn="0" w:noHBand="0" w:noVBand="1"/>
      </w:tblPr>
      <w:tblGrid>
        <w:gridCol w:w="1850"/>
        <w:gridCol w:w="1920"/>
        <w:gridCol w:w="5580"/>
      </w:tblGrid>
      <w:tr w:rsidR="001B0FB9" w:rsidRPr="00B06331" w14:paraId="16180A75" w14:textId="415DA808" w:rsidTr="00A61322">
        <w:tc>
          <w:tcPr>
            <w:tcW w:w="989" w:type="pct"/>
          </w:tcPr>
          <w:p w14:paraId="1095E415" w14:textId="298483C7" w:rsidR="001B0FB9" w:rsidRPr="00B06331" w:rsidRDefault="001B0FB9" w:rsidP="00F42F00">
            <w:pPr>
              <w:contextualSpacing/>
              <w:rPr>
                <w:sz w:val="20"/>
                <w:szCs w:val="20"/>
              </w:rPr>
            </w:pPr>
            <w:r w:rsidRPr="00B06331">
              <w:rPr>
                <w:sz w:val="20"/>
                <w:szCs w:val="20"/>
              </w:rPr>
              <w:t>Variable</w:t>
            </w:r>
          </w:p>
        </w:tc>
        <w:tc>
          <w:tcPr>
            <w:tcW w:w="1027" w:type="pct"/>
          </w:tcPr>
          <w:p w14:paraId="615BB412" w14:textId="5D4C1541" w:rsidR="001B0FB9" w:rsidRPr="00B06331" w:rsidRDefault="001B0FB9" w:rsidP="00F42F00">
            <w:pPr>
              <w:contextualSpacing/>
              <w:rPr>
                <w:sz w:val="20"/>
                <w:szCs w:val="20"/>
              </w:rPr>
            </w:pPr>
            <w:r w:rsidRPr="00B06331">
              <w:rPr>
                <w:sz w:val="20"/>
                <w:szCs w:val="20"/>
              </w:rPr>
              <w:t>Format</w:t>
            </w:r>
          </w:p>
        </w:tc>
        <w:tc>
          <w:tcPr>
            <w:tcW w:w="2985" w:type="pct"/>
          </w:tcPr>
          <w:p w14:paraId="4104224F" w14:textId="7EF92D1E" w:rsidR="001B0FB9" w:rsidRPr="00B06331" w:rsidRDefault="001B0FB9" w:rsidP="00F42F00">
            <w:pPr>
              <w:contextualSpacing/>
              <w:rPr>
                <w:sz w:val="20"/>
                <w:szCs w:val="20"/>
              </w:rPr>
            </w:pPr>
            <w:r w:rsidRPr="00B06331">
              <w:rPr>
                <w:sz w:val="20"/>
                <w:szCs w:val="20"/>
              </w:rPr>
              <w:t>Values</w:t>
            </w:r>
          </w:p>
        </w:tc>
      </w:tr>
      <w:tr w:rsidR="001B0FB9" w:rsidRPr="00B06331" w14:paraId="2020BC0F" w14:textId="56A4FDA6" w:rsidTr="00A61322">
        <w:tc>
          <w:tcPr>
            <w:tcW w:w="989" w:type="pct"/>
          </w:tcPr>
          <w:p w14:paraId="3355DDE8" w14:textId="13819F51" w:rsidR="001B0FB9" w:rsidRPr="00B06331" w:rsidRDefault="001B0FB9" w:rsidP="00F42F00">
            <w:pPr>
              <w:contextualSpacing/>
              <w:rPr>
                <w:sz w:val="20"/>
                <w:szCs w:val="20"/>
              </w:rPr>
            </w:pPr>
            <w:proofErr w:type="spellStart"/>
            <w:r w:rsidRPr="00B06331">
              <w:rPr>
                <w:sz w:val="20"/>
                <w:szCs w:val="20"/>
              </w:rPr>
              <w:t>Person_ID</w:t>
            </w:r>
            <w:proofErr w:type="spellEnd"/>
          </w:p>
        </w:tc>
        <w:tc>
          <w:tcPr>
            <w:tcW w:w="1027" w:type="pct"/>
          </w:tcPr>
          <w:p w14:paraId="002ED7FD" w14:textId="034FC768" w:rsidR="001B0FB9" w:rsidRPr="00B06331" w:rsidRDefault="00E509D1" w:rsidP="00F42F00">
            <w:pPr>
              <w:contextualSpacing/>
              <w:rPr>
                <w:sz w:val="20"/>
                <w:szCs w:val="20"/>
              </w:rPr>
            </w:pPr>
            <w:r w:rsidRPr="00B06331">
              <w:rPr>
                <w:sz w:val="20"/>
                <w:szCs w:val="20"/>
              </w:rPr>
              <w:t>character</w:t>
            </w:r>
          </w:p>
        </w:tc>
        <w:tc>
          <w:tcPr>
            <w:tcW w:w="2985" w:type="pct"/>
          </w:tcPr>
          <w:p w14:paraId="12A3B80D" w14:textId="2334F3FA" w:rsidR="001B0FB9" w:rsidRPr="00B06331" w:rsidRDefault="00E509D1" w:rsidP="00F42F00">
            <w:pPr>
              <w:contextualSpacing/>
              <w:rPr>
                <w:sz w:val="20"/>
                <w:szCs w:val="20"/>
              </w:rPr>
            </w:pPr>
            <w:r w:rsidRPr="00B06331">
              <w:rPr>
                <w:sz w:val="20"/>
                <w:szCs w:val="20"/>
              </w:rPr>
              <w:t>Person identifier (unique) /key</w:t>
            </w:r>
          </w:p>
        </w:tc>
      </w:tr>
      <w:tr w:rsidR="001B0FB9" w:rsidRPr="00B06331" w14:paraId="483A6EA3" w14:textId="2DD89008" w:rsidTr="00A61322">
        <w:tc>
          <w:tcPr>
            <w:tcW w:w="989" w:type="pct"/>
          </w:tcPr>
          <w:p w14:paraId="22DB594E" w14:textId="0BC7D2FE" w:rsidR="001B0FB9" w:rsidRPr="00B06331" w:rsidRDefault="00E509D1" w:rsidP="00F42F00">
            <w:pPr>
              <w:contextualSpacing/>
              <w:rPr>
                <w:sz w:val="20"/>
                <w:szCs w:val="20"/>
              </w:rPr>
            </w:pPr>
            <w:r w:rsidRPr="00B06331">
              <w:rPr>
                <w:sz w:val="20"/>
                <w:szCs w:val="20"/>
              </w:rPr>
              <w:t>Date</w:t>
            </w:r>
          </w:p>
        </w:tc>
        <w:tc>
          <w:tcPr>
            <w:tcW w:w="1027" w:type="pct"/>
          </w:tcPr>
          <w:p w14:paraId="53FDBCA2" w14:textId="2F2AC13D" w:rsidR="001B0FB9" w:rsidRPr="00B06331" w:rsidRDefault="00E509D1" w:rsidP="00F42F00">
            <w:pPr>
              <w:contextualSpacing/>
              <w:rPr>
                <w:sz w:val="20"/>
                <w:szCs w:val="20"/>
              </w:rPr>
            </w:pPr>
            <w:r w:rsidRPr="00B06331">
              <w:rPr>
                <w:sz w:val="20"/>
                <w:szCs w:val="20"/>
              </w:rPr>
              <w:t>date</w:t>
            </w:r>
          </w:p>
        </w:tc>
        <w:tc>
          <w:tcPr>
            <w:tcW w:w="2985" w:type="pct"/>
          </w:tcPr>
          <w:p w14:paraId="681A5D6B" w14:textId="7F325FDD" w:rsidR="001B0FB9" w:rsidRPr="00B06331" w:rsidRDefault="00E509D1" w:rsidP="00F42F00">
            <w:pPr>
              <w:contextualSpacing/>
              <w:rPr>
                <w:sz w:val="20"/>
                <w:szCs w:val="20"/>
              </w:rPr>
            </w:pPr>
            <w:r w:rsidRPr="00B06331">
              <w:rPr>
                <w:sz w:val="20"/>
                <w:szCs w:val="20"/>
              </w:rPr>
              <w:t>Date listed in the original CDM table</w:t>
            </w:r>
          </w:p>
        </w:tc>
      </w:tr>
      <w:tr w:rsidR="001B0FB9" w:rsidRPr="00B06331" w14:paraId="1BDEC855" w14:textId="567EBBE5" w:rsidTr="00A61322">
        <w:tc>
          <w:tcPr>
            <w:tcW w:w="989" w:type="pct"/>
          </w:tcPr>
          <w:p w14:paraId="04B3509D" w14:textId="4C77245F" w:rsidR="001B0FB9" w:rsidRPr="00B06331" w:rsidRDefault="00E509D1" w:rsidP="00F42F00">
            <w:pPr>
              <w:contextualSpacing/>
              <w:rPr>
                <w:sz w:val="20"/>
                <w:szCs w:val="20"/>
              </w:rPr>
            </w:pPr>
            <w:proofErr w:type="spellStart"/>
            <w:r w:rsidRPr="00B06331">
              <w:rPr>
                <w:sz w:val="20"/>
                <w:szCs w:val="20"/>
              </w:rPr>
              <w:t>Pregnancy_event</w:t>
            </w:r>
            <w:proofErr w:type="spellEnd"/>
          </w:p>
        </w:tc>
        <w:tc>
          <w:tcPr>
            <w:tcW w:w="1027" w:type="pct"/>
          </w:tcPr>
          <w:p w14:paraId="6E285200" w14:textId="12333305" w:rsidR="001B0FB9" w:rsidRPr="00B06331" w:rsidRDefault="00E509D1" w:rsidP="00F42F00">
            <w:pPr>
              <w:contextualSpacing/>
              <w:rPr>
                <w:sz w:val="20"/>
                <w:szCs w:val="20"/>
              </w:rPr>
            </w:pPr>
            <w:r w:rsidRPr="00B06331">
              <w:rPr>
                <w:sz w:val="20"/>
                <w:szCs w:val="20"/>
              </w:rPr>
              <w:t>character</w:t>
            </w:r>
          </w:p>
        </w:tc>
        <w:tc>
          <w:tcPr>
            <w:tcW w:w="2985" w:type="pct"/>
          </w:tcPr>
          <w:p w14:paraId="32013422" w14:textId="28D77D84" w:rsidR="00E509D1" w:rsidRPr="00B06331" w:rsidRDefault="00E509D1" w:rsidP="00F42F00">
            <w:pPr>
              <w:contextualSpacing/>
              <w:rPr>
                <w:sz w:val="20"/>
                <w:szCs w:val="20"/>
              </w:rPr>
            </w:pPr>
            <w:r w:rsidRPr="00B06331">
              <w:rPr>
                <w:sz w:val="20"/>
                <w:szCs w:val="20"/>
              </w:rPr>
              <w:t>Origin</w:t>
            </w:r>
          </w:p>
          <w:p w14:paraId="56FB1ADB" w14:textId="7B266180" w:rsidR="00E509D1" w:rsidRPr="00B06331" w:rsidRDefault="00E509D1" w:rsidP="00E509D1">
            <w:pPr>
              <w:contextualSpacing/>
              <w:rPr>
                <w:sz w:val="20"/>
                <w:szCs w:val="20"/>
              </w:rPr>
            </w:pPr>
            <w:r w:rsidRPr="00B06331">
              <w:rPr>
                <w:sz w:val="20"/>
                <w:szCs w:val="20"/>
              </w:rPr>
              <w:t>CDM table</w:t>
            </w:r>
          </w:p>
        </w:tc>
      </w:tr>
      <w:tr w:rsidR="00E509D1" w:rsidRPr="00B06331" w14:paraId="0DC96939" w14:textId="77777777" w:rsidTr="00A61322">
        <w:tc>
          <w:tcPr>
            <w:tcW w:w="989" w:type="pct"/>
          </w:tcPr>
          <w:p w14:paraId="12269748" w14:textId="19499339" w:rsidR="00E509D1" w:rsidRPr="00B06331" w:rsidRDefault="00E509D1" w:rsidP="00F42F00">
            <w:pPr>
              <w:contextualSpacing/>
              <w:rPr>
                <w:sz w:val="20"/>
                <w:szCs w:val="20"/>
              </w:rPr>
            </w:pPr>
            <w:r w:rsidRPr="00B06331">
              <w:rPr>
                <w:sz w:val="20"/>
                <w:szCs w:val="20"/>
              </w:rPr>
              <w:t>Category</w:t>
            </w:r>
          </w:p>
        </w:tc>
        <w:tc>
          <w:tcPr>
            <w:tcW w:w="1027" w:type="pct"/>
          </w:tcPr>
          <w:p w14:paraId="6D865269" w14:textId="4C688339" w:rsidR="00E509D1" w:rsidRPr="00B06331" w:rsidRDefault="00E509D1" w:rsidP="00F42F00">
            <w:pPr>
              <w:contextualSpacing/>
              <w:rPr>
                <w:sz w:val="20"/>
                <w:szCs w:val="20"/>
              </w:rPr>
            </w:pPr>
            <w:r w:rsidRPr="00B06331">
              <w:rPr>
                <w:sz w:val="20"/>
                <w:szCs w:val="20"/>
              </w:rPr>
              <w:t>character</w:t>
            </w:r>
          </w:p>
        </w:tc>
        <w:tc>
          <w:tcPr>
            <w:tcW w:w="2985" w:type="pct"/>
          </w:tcPr>
          <w:p w14:paraId="63C3F83E" w14:textId="77777777" w:rsidR="00E509D1" w:rsidRPr="00B06331" w:rsidRDefault="00E509D1" w:rsidP="00F42F00">
            <w:pPr>
              <w:contextualSpacing/>
              <w:rPr>
                <w:sz w:val="20"/>
                <w:szCs w:val="20"/>
              </w:rPr>
            </w:pPr>
            <w:r w:rsidRPr="00B06331">
              <w:rPr>
                <w:sz w:val="20"/>
                <w:szCs w:val="20"/>
              </w:rPr>
              <w:t>Classification in terms of the type of code</w:t>
            </w:r>
          </w:p>
          <w:p w14:paraId="2425AED0" w14:textId="6BBB13F8" w:rsidR="00E509D1" w:rsidRPr="00B06331" w:rsidRDefault="00E509D1" w:rsidP="00F42F00">
            <w:pPr>
              <w:contextualSpacing/>
              <w:rPr>
                <w:sz w:val="20"/>
                <w:szCs w:val="20"/>
              </w:rPr>
            </w:pPr>
            <w:proofErr w:type="spellStart"/>
            <w:r w:rsidRPr="00B06331">
              <w:rPr>
                <w:sz w:val="20"/>
                <w:szCs w:val="20"/>
              </w:rPr>
              <w:t>StartPregnancy</w:t>
            </w:r>
            <w:proofErr w:type="spellEnd"/>
          </w:p>
          <w:p w14:paraId="6204CCC6" w14:textId="6DAC4461" w:rsidR="00E509D1" w:rsidRPr="00B06331" w:rsidRDefault="00E509D1" w:rsidP="00F42F00">
            <w:pPr>
              <w:contextualSpacing/>
              <w:rPr>
                <w:sz w:val="20"/>
                <w:szCs w:val="20"/>
              </w:rPr>
            </w:pPr>
            <w:proofErr w:type="spellStart"/>
            <w:r w:rsidRPr="00B06331">
              <w:rPr>
                <w:sz w:val="20"/>
                <w:szCs w:val="20"/>
              </w:rPr>
              <w:t>OngoingPregnancy</w:t>
            </w:r>
            <w:proofErr w:type="spellEnd"/>
          </w:p>
          <w:p w14:paraId="124BEF21" w14:textId="081A1C8B" w:rsidR="00E509D1" w:rsidRPr="00B06331" w:rsidRDefault="00E509D1" w:rsidP="00F42F00">
            <w:pPr>
              <w:contextualSpacing/>
              <w:rPr>
                <w:sz w:val="20"/>
                <w:szCs w:val="20"/>
              </w:rPr>
            </w:pPr>
            <w:proofErr w:type="spellStart"/>
            <w:r w:rsidRPr="00B06331">
              <w:rPr>
                <w:sz w:val="20"/>
                <w:szCs w:val="20"/>
              </w:rPr>
              <w:t>EndofPregnancy</w:t>
            </w:r>
            <w:proofErr w:type="spellEnd"/>
            <w:r w:rsidR="00A61322" w:rsidRPr="00B06331">
              <w:rPr>
                <w:sz w:val="20"/>
                <w:szCs w:val="20"/>
              </w:rPr>
              <w:t>/delivery</w:t>
            </w:r>
          </w:p>
          <w:p w14:paraId="55147B42" w14:textId="79387F84" w:rsidR="00E509D1" w:rsidRPr="00B06331" w:rsidRDefault="00E509D1" w:rsidP="00F42F00">
            <w:pPr>
              <w:contextualSpacing/>
              <w:rPr>
                <w:sz w:val="20"/>
                <w:szCs w:val="20"/>
              </w:rPr>
            </w:pPr>
            <w:proofErr w:type="spellStart"/>
            <w:r w:rsidRPr="00B06331">
              <w:rPr>
                <w:sz w:val="20"/>
                <w:szCs w:val="20"/>
              </w:rPr>
              <w:t>P</w:t>
            </w:r>
            <w:r w:rsidR="00E031C8">
              <w:rPr>
                <w:sz w:val="20"/>
                <w:szCs w:val="20"/>
              </w:rPr>
              <w:t>o</w:t>
            </w:r>
            <w:r w:rsidRPr="00B06331">
              <w:rPr>
                <w:sz w:val="20"/>
                <w:szCs w:val="20"/>
              </w:rPr>
              <w:t>stPregnancy</w:t>
            </w:r>
            <w:proofErr w:type="spellEnd"/>
          </w:p>
        </w:tc>
      </w:tr>
      <w:tr w:rsidR="001B0FB9" w:rsidRPr="00B06331" w14:paraId="1274CD55" w14:textId="7A421527" w:rsidTr="00A61322">
        <w:tc>
          <w:tcPr>
            <w:tcW w:w="989" w:type="pct"/>
          </w:tcPr>
          <w:p w14:paraId="4CB821F2" w14:textId="30055607" w:rsidR="001B0FB9" w:rsidRPr="00B06331" w:rsidRDefault="00E509D1" w:rsidP="00F42F00">
            <w:pPr>
              <w:contextualSpacing/>
              <w:rPr>
                <w:sz w:val="20"/>
                <w:szCs w:val="20"/>
              </w:rPr>
            </w:pPr>
            <w:r w:rsidRPr="00B06331">
              <w:rPr>
                <w:sz w:val="20"/>
                <w:szCs w:val="20"/>
              </w:rPr>
              <w:t>Code</w:t>
            </w:r>
          </w:p>
        </w:tc>
        <w:tc>
          <w:tcPr>
            <w:tcW w:w="1027" w:type="pct"/>
          </w:tcPr>
          <w:p w14:paraId="4EFB1C2D" w14:textId="3F99C9DD" w:rsidR="001B0FB9" w:rsidRPr="00B06331" w:rsidRDefault="00E509D1" w:rsidP="00F42F00">
            <w:pPr>
              <w:contextualSpacing/>
              <w:rPr>
                <w:sz w:val="20"/>
                <w:szCs w:val="20"/>
              </w:rPr>
            </w:pPr>
            <w:r w:rsidRPr="00B06331">
              <w:rPr>
                <w:sz w:val="20"/>
                <w:szCs w:val="20"/>
              </w:rPr>
              <w:t>character</w:t>
            </w:r>
          </w:p>
        </w:tc>
        <w:tc>
          <w:tcPr>
            <w:tcW w:w="2985" w:type="pct"/>
          </w:tcPr>
          <w:p w14:paraId="543271F4" w14:textId="64B02CE1" w:rsidR="001B0FB9" w:rsidRPr="00B06331" w:rsidRDefault="00E509D1" w:rsidP="00F42F00">
            <w:pPr>
              <w:contextualSpacing/>
              <w:rPr>
                <w:sz w:val="20"/>
                <w:szCs w:val="20"/>
              </w:rPr>
            </w:pPr>
            <w:r w:rsidRPr="00B06331">
              <w:rPr>
                <w:sz w:val="20"/>
                <w:szCs w:val="20"/>
              </w:rPr>
              <w:t>Original codes/descriptors in CDM table</w:t>
            </w:r>
          </w:p>
        </w:tc>
      </w:tr>
    </w:tbl>
    <w:p w14:paraId="681D89D6" w14:textId="77777777" w:rsidR="001B0FB9" w:rsidRDefault="001B0FB9" w:rsidP="00F42F00">
      <w:pPr>
        <w:contextualSpacing/>
        <w:rPr>
          <w:sz w:val="22"/>
          <w:szCs w:val="22"/>
        </w:rPr>
      </w:pPr>
    </w:p>
    <w:p w14:paraId="18DA3422" w14:textId="5082AD99" w:rsidR="00C57397" w:rsidRPr="0045231B" w:rsidRDefault="0045231B" w:rsidP="00F42F00">
      <w:pPr>
        <w:contextualSpacing/>
        <w:rPr>
          <w:color w:val="17365D" w:themeColor="text2" w:themeShade="BF"/>
          <w:sz w:val="22"/>
          <w:szCs w:val="22"/>
        </w:rPr>
      </w:pPr>
      <w:r w:rsidRPr="0045231B">
        <w:rPr>
          <w:color w:val="17365D" w:themeColor="text2" w:themeShade="BF"/>
          <w:sz w:val="22"/>
          <w:szCs w:val="22"/>
        </w:rPr>
        <w:t>Make a figure with the sequence of codes on one line per women</w:t>
      </w:r>
      <w:r>
        <w:rPr>
          <w:color w:val="17365D" w:themeColor="text2" w:themeShade="BF"/>
          <w:sz w:val="22"/>
          <w:szCs w:val="22"/>
        </w:rPr>
        <w:t xml:space="preserve"> (see example below for another type of event)</w:t>
      </w:r>
    </w:p>
    <w:p w14:paraId="0D912902" w14:textId="14DEED73" w:rsidR="0045231B" w:rsidRDefault="0045231B" w:rsidP="00F42F00">
      <w:pPr>
        <w:contextualSpacing/>
        <w:rPr>
          <w:sz w:val="22"/>
          <w:szCs w:val="22"/>
        </w:rPr>
      </w:pPr>
    </w:p>
    <w:p w14:paraId="263ECBEC" w14:textId="6D72B49C" w:rsidR="0045231B" w:rsidRDefault="00AB1D65" w:rsidP="00F42F00">
      <w:pPr>
        <w:contextualSpacing/>
        <w:rPr>
          <w:sz w:val="22"/>
          <w:szCs w:val="22"/>
        </w:rPr>
      </w:pPr>
      <w:r w:rsidRPr="00AB1D65">
        <w:rPr>
          <w:noProof/>
          <w:sz w:val="22"/>
          <w:szCs w:val="22"/>
        </w:rPr>
        <w:drawing>
          <wp:inline distT="0" distB="0" distL="0" distR="0" wp14:anchorId="6487AC98" wp14:editId="7F1DE638">
            <wp:extent cx="5943600" cy="189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92300"/>
                    </a:xfrm>
                    <a:prstGeom prst="rect">
                      <a:avLst/>
                    </a:prstGeom>
                  </pic:spPr>
                </pic:pic>
              </a:graphicData>
            </a:graphic>
          </wp:inline>
        </w:drawing>
      </w:r>
    </w:p>
    <w:p w14:paraId="7B80534D" w14:textId="6904F241" w:rsidR="001B0FB9" w:rsidRDefault="0045231B" w:rsidP="00F42F00">
      <w:pPr>
        <w:contextualSpacing/>
        <w:rPr>
          <w:sz w:val="22"/>
          <w:szCs w:val="22"/>
        </w:rPr>
      </w:pPr>
      <w:r>
        <w:rPr>
          <w:sz w:val="22"/>
          <w:szCs w:val="22"/>
        </w:rPr>
        <w:t xml:space="preserve">Color codes should be </w:t>
      </w:r>
      <w:r w:rsidR="00D741FF">
        <w:rPr>
          <w:sz w:val="22"/>
          <w:szCs w:val="22"/>
        </w:rPr>
        <w:t>category</w:t>
      </w:r>
      <w:r>
        <w:rPr>
          <w:sz w:val="22"/>
          <w:szCs w:val="22"/>
        </w:rPr>
        <w:t xml:space="preserve"> of codes for pregnancy</w:t>
      </w:r>
    </w:p>
    <w:p w14:paraId="78115CC3" w14:textId="77777777" w:rsidR="0045231B" w:rsidRDefault="0045231B" w:rsidP="00F42F00">
      <w:pPr>
        <w:contextualSpacing/>
        <w:rPr>
          <w:sz w:val="22"/>
          <w:szCs w:val="22"/>
        </w:rPr>
      </w:pPr>
    </w:p>
    <w:p w14:paraId="47D9A713" w14:textId="34C3B2B9" w:rsidR="00E031C8" w:rsidRPr="00AB1D65" w:rsidRDefault="00E031C8" w:rsidP="00E031C8">
      <w:pPr>
        <w:contextualSpacing/>
        <w:rPr>
          <w:i/>
          <w:color w:val="E36C0A" w:themeColor="accent6" w:themeShade="BF"/>
          <w:sz w:val="22"/>
          <w:szCs w:val="22"/>
        </w:rPr>
      </w:pPr>
      <w:r w:rsidRPr="00AB1D65">
        <w:rPr>
          <w:i/>
          <w:color w:val="E36C0A" w:themeColor="accent6" w:themeShade="BF"/>
          <w:sz w:val="22"/>
          <w:szCs w:val="22"/>
        </w:rPr>
        <w:t xml:space="preserve">Question </w:t>
      </w:r>
      <w:r w:rsidR="00BC3429" w:rsidRPr="00AB1D65">
        <w:rPr>
          <w:i/>
          <w:color w:val="E36C0A" w:themeColor="accent6" w:themeShade="BF"/>
          <w:sz w:val="22"/>
          <w:szCs w:val="22"/>
        </w:rPr>
        <w:t xml:space="preserve">to be addressed in </w:t>
      </w:r>
      <w:r w:rsidRPr="00AB1D65">
        <w:rPr>
          <w:i/>
          <w:color w:val="E36C0A" w:themeColor="accent6" w:themeShade="BF"/>
          <w:sz w:val="22"/>
          <w:szCs w:val="22"/>
        </w:rPr>
        <w:t>table 1</w:t>
      </w:r>
      <w:r w:rsidR="00AB1D65">
        <w:rPr>
          <w:i/>
          <w:color w:val="E36C0A" w:themeColor="accent6" w:themeShade="BF"/>
          <w:sz w:val="22"/>
          <w:szCs w:val="22"/>
        </w:rPr>
        <w:t>8</w:t>
      </w:r>
      <w:r w:rsidRPr="00AB1D65">
        <w:rPr>
          <w:i/>
          <w:color w:val="E36C0A" w:themeColor="accent6" w:themeShade="BF"/>
          <w:sz w:val="22"/>
          <w:szCs w:val="22"/>
        </w:rPr>
        <w:t>: what are the codes we can find and how many women are pregnant?</w:t>
      </w:r>
    </w:p>
    <w:p w14:paraId="275AFC73" w14:textId="77777777" w:rsidR="00AB1D65" w:rsidRDefault="00AB1D65" w:rsidP="00F42F00">
      <w:pPr>
        <w:contextualSpacing/>
        <w:rPr>
          <w:sz w:val="22"/>
          <w:szCs w:val="22"/>
        </w:rPr>
      </w:pPr>
    </w:p>
    <w:p w14:paraId="69539DCD" w14:textId="207443D5" w:rsidR="00E031C8" w:rsidRDefault="00BC3429" w:rsidP="00F42F00">
      <w:pPr>
        <w:contextualSpacing/>
        <w:rPr>
          <w:sz w:val="22"/>
          <w:szCs w:val="22"/>
        </w:rPr>
      </w:pPr>
      <w:proofErr w:type="spellStart"/>
      <w:r>
        <w:rPr>
          <w:sz w:val="22"/>
          <w:szCs w:val="22"/>
        </w:rPr>
        <w:t>Personyears</w:t>
      </w:r>
      <w:proofErr w:type="spellEnd"/>
      <w:r>
        <w:rPr>
          <w:sz w:val="22"/>
          <w:szCs w:val="22"/>
        </w:rPr>
        <w:t xml:space="preserve"> are totals per year (as above</w:t>
      </w:r>
      <w:r w:rsidR="00D741FF">
        <w:rPr>
          <w:sz w:val="22"/>
          <w:szCs w:val="22"/>
        </w:rPr>
        <w:t>, no censoring needed</w:t>
      </w:r>
      <w:r>
        <w:rPr>
          <w:sz w:val="22"/>
          <w:szCs w:val="22"/>
        </w:rPr>
        <w:t>), numerators stratified by category of pregnancy code.</w:t>
      </w:r>
    </w:p>
    <w:p w14:paraId="1EF89FE3" w14:textId="77777777" w:rsidR="00BC3429" w:rsidRDefault="00BC3429" w:rsidP="00F42F00">
      <w:pPr>
        <w:contextualSpacing/>
        <w:rPr>
          <w:sz w:val="22"/>
          <w:szCs w:val="22"/>
        </w:rPr>
      </w:pPr>
    </w:p>
    <w:p w14:paraId="19271225" w14:textId="2A878D5B" w:rsidR="00E509D1" w:rsidRDefault="00E509D1" w:rsidP="00E509D1">
      <w:pPr>
        <w:contextualSpacing/>
        <w:rPr>
          <w:i/>
          <w:sz w:val="22"/>
          <w:szCs w:val="22"/>
        </w:rPr>
      </w:pPr>
      <w:r w:rsidRPr="00671288">
        <w:rPr>
          <w:i/>
          <w:sz w:val="22"/>
          <w:szCs w:val="22"/>
        </w:rPr>
        <w:t>D4 output table 1</w:t>
      </w:r>
      <w:r w:rsidR="00AB1D65">
        <w:rPr>
          <w:i/>
          <w:sz w:val="22"/>
          <w:szCs w:val="22"/>
        </w:rPr>
        <w:t>8</w:t>
      </w:r>
      <w:r>
        <w:rPr>
          <w:i/>
          <w:sz w:val="22"/>
          <w:szCs w:val="22"/>
        </w:rPr>
        <w:t xml:space="preserve"> Codes for pregnancies for females 12-55 years of age</w:t>
      </w:r>
    </w:p>
    <w:p w14:paraId="0AEFD7FB" w14:textId="77777777" w:rsidR="00E509D1" w:rsidRDefault="00E509D1" w:rsidP="00E509D1">
      <w:pPr>
        <w:contextualSpacing/>
        <w:rPr>
          <w:i/>
          <w:sz w:val="22"/>
          <w:szCs w:val="22"/>
        </w:rPr>
      </w:pPr>
    </w:p>
    <w:tbl>
      <w:tblPr>
        <w:tblStyle w:val="TableGrid"/>
        <w:tblW w:w="5000" w:type="pct"/>
        <w:tblLook w:val="04A0" w:firstRow="1" w:lastRow="0" w:firstColumn="1" w:lastColumn="0" w:noHBand="0" w:noVBand="1"/>
      </w:tblPr>
      <w:tblGrid>
        <w:gridCol w:w="885"/>
        <w:gridCol w:w="1000"/>
        <w:gridCol w:w="903"/>
        <w:gridCol w:w="1049"/>
        <w:gridCol w:w="1124"/>
        <w:gridCol w:w="2195"/>
        <w:gridCol w:w="2194"/>
      </w:tblGrid>
      <w:tr w:rsidR="00A61322" w:rsidRPr="00AB1D65" w14:paraId="48150198" w14:textId="405D8220" w:rsidTr="00E031C8">
        <w:tc>
          <w:tcPr>
            <w:tcW w:w="473" w:type="pct"/>
          </w:tcPr>
          <w:p w14:paraId="048CA676" w14:textId="77777777"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DAP</w:t>
            </w:r>
          </w:p>
        </w:tc>
        <w:tc>
          <w:tcPr>
            <w:tcW w:w="535" w:type="pct"/>
          </w:tcPr>
          <w:p w14:paraId="22DAB717" w14:textId="77777777"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Calendar year</w:t>
            </w:r>
          </w:p>
        </w:tc>
        <w:tc>
          <w:tcPr>
            <w:tcW w:w="483" w:type="pct"/>
          </w:tcPr>
          <w:p w14:paraId="3BAEA600" w14:textId="77777777"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 PY</w:t>
            </w:r>
          </w:p>
        </w:tc>
        <w:tc>
          <w:tcPr>
            <w:tcW w:w="561" w:type="pct"/>
          </w:tcPr>
          <w:p w14:paraId="36233421" w14:textId="0C29FF05"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Category pregnancy code</w:t>
            </w:r>
          </w:p>
        </w:tc>
        <w:tc>
          <w:tcPr>
            <w:tcW w:w="601" w:type="pct"/>
          </w:tcPr>
          <w:p w14:paraId="7F939F90" w14:textId="5A7F62FE"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No. of records</w:t>
            </w:r>
          </w:p>
        </w:tc>
        <w:tc>
          <w:tcPr>
            <w:tcW w:w="1174" w:type="pct"/>
          </w:tcPr>
          <w:p w14:paraId="63155C20" w14:textId="2D79E44E"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No. of women(unique)</w:t>
            </w:r>
            <w:r w:rsidR="004B2EC8" w:rsidRPr="00AB1D65">
              <w:rPr>
                <w:rFonts w:asciiTheme="minorHAnsi" w:hAnsiTheme="minorHAnsi" w:cstheme="minorHAnsi"/>
                <w:sz w:val="18"/>
                <w:szCs w:val="18"/>
                <w:lang w:val="en-GB"/>
              </w:rPr>
              <w:t xml:space="preserve"> with at least one such record</w:t>
            </w:r>
          </w:p>
        </w:tc>
        <w:tc>
          <w:tcPr>
            <w:tcW w:w="1173" w:type="pct"/>
          </w:tcPr>
          <w:p w14:paraId="50C0D239" w14:textId="77777777"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Rate</w:t>
            </w:r>
          </w:p>
          <w:p w14:paraId="0ED16C53" w14:textId="0F4B7284" w:rsidR="00A61322" w:rsidRPr="00AB1D65" w:rsidRDefault="004B2EC8"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Women with at least one code</w:t>
            </w:r>
          </w:p>
          <w:p w14:paraId="5E55E9F4" w14:textId="0BAD8DC1"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Per 100</w:t>
            </w:r>
            <w:r w:rsidR="004B2EC8" w:rsidRPr="00AB1D65">
              <w:rPr>
                <w:rFonts w:asciiTheme="minorHAnsi" w:hAnsiTheme="minorHAnsi" w:cstheme="minorHAnsi"/>
                <w:sz w:val="18"/>
                <w:szCs w:val="18"/>
                <w:lang w:val="en-GB"/>
              </w:rPr>
              <w:t xml:space="preserve"> PY</w:t>
            </w:r>
          </w:p>
        </w:tc>
      </w:tr>
      <w:tr w:rsidR="00A61322" w:rsidRPr="00AB1D65" w14:paraId="4BCC1273" w14:textId="20FD17CD" w:rsidTr="00E031C8">
        <w:tc>
          <w:tcPr>
            <w:tcW w:w="473" w:type="pct"/>
          </w:tcPr>
          <w:p w14:paraId="41AF1CBB" w14:textId="77777777" w:rsidR="00A61322" w:rsidRPr="00AB1D65" w:rsidRDefault="00A61322" w:rsidP="00F22D65">
            <w:pPr>
              <w:contextualSpacing/>
              <w:rPr>
                <w:rFonts w:asciiTheme="minorHAnsi" w:hAnsiTheme="minorHAnsi" w:cstheme="minorHAnsi"/>
                <w:sz w:val="18"/>
                <w:szCs w:val="18"/>
                <w:lang w:val="en-GB"/>
              </w:rPr>
            </w:pPr>
          </w:p>
        </w:tc>
        <w:tc>
          <w:tcPr>
            <w:tcW w:w="535" w:type="pct"/>
          </w:tcPr>
          <w:p w14:paraId="75EE0660" w14:textId="7FEAB7EF"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1995</w:t>
            </w:r>
          </w:p>
        </w:tc>
        <w:tc>
          <w:tcPr>
            <w:tcW w:w="483" w:type="pct"/>
          </w:tcPr>
          <w:p w14:paraId="477785EA" w14:textId="77777777" w:rsidR="00A61322" w:rsidRPr="00AB1D65" w:rsidRDefault="00A61322" w:rsidP="00F22D65">
            <w:pPr>
              <w:contextualSpacing/>
              <w:rPr>
                <w:rFonts w:asciiTheme="minorHAnsi" w:hAnsiTheme="minorHAnsi" w:cstheme="minorHAnsi"/>
                <w:sz w:val="18"/>
                <w:szCs w:val="18"/>
                <w:lang w:val="en-GB"/>
              </w:rPr>
            </w:pPr>
          </w:p>
        </w:tc>
        <w:tc>
          <w:tcPr>
            <w:tcW w:w="561" w:type="pct"/>
          </w:tcPr>
          <w:p w14:paraId="4F59315B" w14:textId="77777777" w:rsidR="00A61322" w:rsidRPr="00AB1D65" w:rsidRDefault="00A61322" w:rsidP="00F22D65">
            <w:pPr>
              <w:contextualSpacing/>
              <w:rPr>
                <w:rFonts w:asciiTheme="minorHAnsi" w:hAnsiTheme="minorHAnsi" w:cstheme="minorHAnsi"/>
                <w:sz w:val="18"/>
                <w:szCs w:val="18"/>
                <w:lang w:val="en-GB"/>
              </w:rPr>
            </w:pPr>
          </w:p>
        </w:tc>
        <w:tc>
          <w:tcPr>
            <w:tcW w:w="601" w:type="pct"/>
          </w:tcPr>
          <w:p w14:paraId="2BC7579C" w14:textId="77777777" w:rsidR="00A61322" w:rsidRPr="00AB1D65" w:rsidRDefault="00A61322" w:rsidP="00F22D65">
            <w:pPr>
              <w:contextualSpacing/>
              <w:rPr>
                <w:rFonts w:asciiTheme="minorHAnsi" w:hAnsiTheme="minorHAnsi" w:cstheme="minorHAnsi"/>
                <w:sz w:val="18"/>
                <w:szCs w:val="18"/>
                <w:lang w:val="en-GB"/>
              </w:rPr>
            </w:pPr>
          </w:p>
        </w:tc>
        <w:tc>
          <w:tcPr>
            <w:tcW w:w="1174" w:type="pct"/>
          </w:tcPr>
          <w:p w14:paraId="1978D690" w14:textId="77777777" w:rsidR="00A61322" w:rsidRPr="00AB1D65" w:rsidRDefault="00A61322" w:rsidP="00F22D65">
            <w:pPr>
              <w:contextualSpacing/>
              <w:rPr>
                <w:rFonts w:asciiTheme="minorHAnsi" w:hAnsiTheme="minorHAnsi" w:cstheme="minorHAnsi"/>
                <w:sz w:val="18"/>
                <w:szCs w:val="18"/>
                <w:lang w:val="en-GB"/>
              </w:rPr>
            </w:pPr>
          </w:p>
        </w:tc>
        <w:tc>
          <w:tcPr>
            <w:tcW w:w="1173" w:type="pct"/>
          </w:tcPr>
          <w:p w14:paraId="2886C501" w14:textId="77777777" w:rsidR="00A61322" w:rsidRPr="00AB1D65" w:rsidRDefault="00A61322" w:rsidP="00F22D65">
            <w:pPr>
              <w:contextualSpacing/>
              <w:rPr>
                <w:rFonts w:asciiTheme="minorHAnsi" w:hAnsiTheme="minorHAnsi" w:cstheme="minorHAnsi"/>
                <w:sz w:val="18"/>
                <w:szCs w:val="18"/>
                <w:lang w:val="en-GB"/>
              </w:rPr>
            </w:pPr>
          </w:p>
        </w:tc>
      </w:tr>
      <w:tr w:rsidR="00A61322" w:rsidRPr="00AB1D65" w14:paraId="543C34FB" w14:textId="55406D50" w:rsidTr="00E031C8">
        <w:tc>
          <w:tcPr>
            <w:tcW w:w="473" w:type="pct"/>
          </w:tcPr>
          <w:p w14:paraId="6110D3B8" w14:textId="77777777" w:rsidR="00A61322" w:rsidRPr="00AB1D65" w:rsidRDefault="00A61322" w:rsidP="00F22D65">
            <w:pPr>
              <w:contextualSpacing/>
              <w:rPr>
                <w:rFonts w:asciiTheme="minorHAnsi" w:hAnsiTheme="minorHAnsi" w:cstheme="minorHAnsi"/>
                <w:sz w:val="18"/>
                <w:szCs w:val="18"/>
                <w:lang w:val="en-GB"/>
              </w:rPr>
            </w:pPr>
          </w:p>
        </w:tc>
        <w:tc>
          <w:tcPr>
            <w:tcW w:w="535" w:type="pct"/>
          </w:tcPr>
          <w:p w14:paraId="5D97121C" w14:textId="0F821420" w:rsidR="00A61322" w:rsidRPr="00AB1D65" w:rsidRDefault="00A61322" w:rsidP="00F22D65">
            <w:pPr>
              <w:contextualSpacing/>
              <w:rPr>
                <w:rFonts w:asciiTheme="minorHAnsi" w:hAnsiTheme="minorHAnsi" w:cstheme="minorHAnsi"/>
                <w:sz w:val="18"/>
                <w:szCs w:val="18"/>
                <w:lang w:val="en-GB"/>
              </w:rPr>
            </w:pPr>
          </w:p>
        </w:tc>
        <w:tc>
          <w:tcPr>
            <w:tcW w:w="483" w:type="pct"/>
          </w:tcPr>
          <w:p w14:paraId="079E94F7" w14:textId="77777777" w:rsidR="00A61322" w:rsidRPr="00AB1D65" w:rsidRDefault="00A61322" w:rsidP="00F22D65">
            <w:pPr>
              <w:contextualSpacing/>
              <w:rPr>
                <w:rFonts w:asciiTheme="minorHAnsi" w:hAnsiTheme="minorHAnsi" w:cstheme="minorHAnsi"/>
                <w:sz w:val="18"/>
                <w:szCs w:val="18"/>
                <w:lang w:val="en-GB"/>
              </w:rPr>
            </w:pPr>
          </w:p>
        </w:tc>
        <w:tc>
          <w:tcPr>
            <w:tcW w:w="561" w:type="pct"/>
          </w:tcPr>
          <w:p w14:paraId="69C58492" w14:textId="77777777" w:rsidR="00A61322" w:rsidRPr="00AB1D65" w:rsidRDefault="00A61322" w:rsidP="00F22D65">
            <w:pPr>
              <w:contextualSpacing/>
              <w:rPr>
                <w:rFonts w:asciiTheme="minorHAnsi" w:hAnsiTheme="minorHAnsi" w:cstheme="minorHAnsi"/>
                <w:sz w:val="18"/>
                <w:szCs w:val="18"/>
                <w:lang w:val="en-GB"/>
              </w:rPr>
            </w:pPr>
          </w:p>
        </w:tc>
        <w:tc>
          <w:tcPr>
            <w:tcW w:w="601" w:type="pct"/>
          </w:tcPr>
          <w:p w14:paraId="597BC1C2" w14:textId="77777777" w:rsidR="00A61322" w:rsidRPr="00AB1D65" w:rsidRDefault="00A61322" w:rsidP="00F22D65">
            <w:pPr>
              <w:contextualSpacing/>
              <w:rPr>
                <w:rFonts w:asciiTheme="minorHAnsi" w:hAnsiTheme="minorHAnsi" w:cstheme="minorHAnsi"/>
                <w:sz w:val="18"/>
                <w:szCs w:val="18"/>
                <w:lang w:val="en-GB"/>
              </w:rPr>
            </w:pPr>
          </w:p>
        </w:tc>
        <w:tc>
          <w:tcPr>
            <w:tcW w:w="1174" w:type="pct"/>
          </w:tcPr>
          <w:p w14:paraId="7BC51ED1" w14:textId="77777777" w:rsidR="00A61322" w:rsidRPr="00AB1D65" w:rsidRDefault="00A61322" w:rsidP="00F22D65">
            <w:pPr>
              <w:contextualSpacing/>
              <w:rPr>
                <w:rFonts w:asciiTheme="minorHAnsi" w:hAnsiTheme="minorHAnsi" w:cstheme="minorHAnsi"/>
                <w:sz w:val="18"/>
                <w:szCs w:val="18"/>
                <w:lang w:val="en-GB"/>
              </w:rPr>
            </w:pPr>
          </w:p>
        </w:tc>
        <w:tc>
          <w:tcPr>
            <w:tcW w:w="1173" w:type="pct"/>
          </w:tcPr>
          <w:p w14:paraId="23AE6783" w14:textId="77777777" w:rsidR="00A61322" w:rsidRPr="00AB1D65" w:rsidRDefault="00A61322" w:rsidP="00F22D65">
            <w:pPr>
              <w:contextualSpacing/>
              <w:rPr>
                <w:rFonts w:asciiTheme="minorHAnsi" w:hAnsiTheme="minorHAnsi" w:cstheme="minorHAnsi"/>
                <w:sz w:val="18"/>
                <w:szCs w:val="18"/>
                <w:lang w:val="en-GB"/>
              </w:rPr>
            </w:pPr>
          </w:p>
        </w:tc>
      </w:tr>
      <w:tr w:rsidR="00A61322" w:rsidRPr="00AB1D65" w14:paraId="0C6567D8" w14:textId="74C5D112" w:rsidTr="00E031C8">
        <w:tc>
          <w:tcPr>
            <w:tcW w:w="473" w:type="pct"/>
          </w:tcPr>
          <w:p w14:paraId="5C35587F" w14:textId="77777777" w:rsidR="00A61322" w:rsidRPr="00AB1D65" w:rsidRDefault="00A61322" w:rsidP="00F22D65">
            <w:pPr>
              <w:contextualSpacing/>
              <w:rPr>
                <w:rFonts w:asciiTheme="minorHAnsi" w:hAnsiTheme="minorHAnsi" w:cstheme="minorHAnsi"/>
                <w:sz w:val="18"/>
                <w:szCs w:val="18"/>
                <w:lang w:val="en-GB"/>
              </w:rPr>
            </w:pPr>
          </w:p>
        </w:tc>
        <w:tc>
          <w:tcPr>
            <w:tcW w:w="535" w:type="pct"/>
          </w:tcPr>
          <w:p w14:paraId="0590E299" w14:textId="77777777" w:rsidR="00A61322" w:rsidRPr="00AB1D65" w:rsidRDefault="00A61322" w:rsidP="00F22D65">
            <w:pPr>
              <w:contextualSpacing/>
              <w:rPr>
                <w:rFonts w:asciiTheme="minorHAnsi" w:hAnsiTheme="minorHAnsi" w:cstheme="minorHAnsi"/>
                <w:sz w:val="18"/>
                <w:szCs w:val="18"/>
                <w:lang w:val="en-GB"/>
              </w:rPr>
            </w:pPr>
          </w:p>
        </w:tc>
        <w:tc>
          <w:tcPr>
            <w:tcW w:w="483" w:type="pct"/>
          </w:tcPr>
          <w:p w14:paraId="2251AE9F" w14:textId="77777777" w:rsidR="00A61322" w:rsidRPr="00AB1D65" w:rsidRDefault="00A61322" w:rsidP="00F22D65">
            <w:pPr>
              <w:contextualSpacing/>
              <w:rPr>
                <w:rFonts w:asciiTheme="minorHAnsi" w:hAnsiTheme="minorHAnsi" w:cstheme="minorHAnsi"/>
                <w:sz w:val="18"/>
                <w:szCs w:val="18"/>
                <w:lang w:val="en-GB"/>
              </w:rPr>
            </w:pPr>
          </w:p>
        </w:tc>
        <w:tc>
          <w:tcPr>
            <w:tcW w:w="561" w:type="pct"/>
          </w:tcPr>
          <w:p w14:paraId="32A4D597" w14:textId="77777777" w:rsidR="00A61322" w:rsidRPr="00AB1D65" w:rsidRDefault="00A61322" w:rsidP="00F22D65">
            <w:pPr>
              <w:contextualSpacing/>
              <w:rPr>
                <w:rFonts w:asciiTheme="minorHAnsi" w:hAnsiTheme="minorHAnsi" w:cstheme="minorHAnsi"/>
                <w:sz w:val="18"/>
                <w:szCs w:val="18"/>
                <w:lang w:val="en-GB"/>
              </w:rPr>
            </w:pPr>
          </w:p>
        </w:tc>
        <w:tc>
          <w:tcPr>
            <w:tcW w:w="601" w:type="pct"/>
          </w:tcPr>
          <w:p w14:paraId="78A2D4CC" w14:textId="77777777" w:rsidR="00A61322" w:rsidRPr="00AB1D65" w:rsidRDefault="00A61322" w:rsidP="00F22D65">
            <w:pPr>
              <w:contextualSpacing/>
              <w:rPr>
                <w:rFonts w:asciiTheme="minorHAnsi" w:hAnsiTheme="minorHAnsi" w:cstheme="minorHAnsi"/>
                <w:sz w:val="18"/>
                <w:szCs w:val="18"/>
                <w:lang w:val="en-GB"/>
              </w:rPr>
            </w:pPr>
          </w:p>
        </w:tc>
        <w:tc>
          <w:tcPr>
            <w:tcW w:w="1174" w:type="pct"/>
          </w:tcPr>
          <w:p w14:paraId="19CA993D" w14:textId="77777777" w:rsidR="00A61322" w:rsidRPr="00AB1D65" w:rsidRDefault="00A61322" w:rsidP="00F22D65">
            <w:pPr>
              <w:contextualSpacing/>
              <w:rPr>
                <w:rFonts w:asciiTheme="minorHAnsi" w:hAnsiTheme="minorHAnsi" w:cstheme="minorHAnsi"/>
                <w:sz w:val="18"/>
                <w:szCs w:val="18"/>
                <w:lang w:val="en-GB"/>
              </w:rPr>
            </w:pPr>
          </w:p>
        </w:tc>
        <w:tc>
          <w:tcPr>
            <w:tcW w:w="1173" w:type="pct"/>
          </w:tcPr>
          <w:p w14:paraId="63F2A07D" w14:textId="77777777" w:rsidR="00A61322" w:rsidRPr="00AB1D65" w:rsidRDefault="00A61322" w:rsidP="00F22D65">
            <w:pPr>
              <w:contextualSpacing/>
              <w:rPr>
                <w:rFonts w:asciiTheme="minorHAnsi" w:hAnsiTheme="minorHAnsi" w:cstheme="minorHAnsi"/>
                <w:sz w:val="18"/>
                <w:szCs w:val="18"/>
                <w:lang w:val="en-GB"/>
              </w:rPr>
            </w:pPr>
          </w:p>
        </w:tc>
      </w:tr>
      <w:tr w:rsidR="00A61322" w:rsidRPr="00AB1D65" w14:paraId="28AF31C8" w14:textId="6E03CC79" w:rsidTr="00E031C8">
        <w:tc>
          <w:tcPr>
            <w:tcW w:w="473" w:type="pct"/>
          </w:tcPr>
          <w:p w14:paraId="535D28C6" w14:textId="77777777" w:rsidR="00A61322" w:rsidRPr="00AB1D65" w:rsidRDefault="00A61322" w:rsidP="00F22D65">
            <w:pPr>
              <w:contextualSpacing/>
              <w:rPr>
                <w:rFonts w:asciiTheme="minorHAnsi" w:hAnsiTheme="minorHAnsi" w:cstheme="minorHAnsi"/>
                <w:sz w:val="18"/>
                <w:szCs w:val="18"/>
                <w:lang w:val="en-GB"/>
              </w:rPr>
            </w:pPr>
          </w:p>
        </w:tc>
        <w:tc>
          <w:tcPr>
            <w:tcW w:w="535" w:type="pct"/>
          </w:tcPr>
          <w:p w14:paraId="37F20BBF" w14:textId="1F8BF507" w:rsidR="00A61322" w:rsidRPr="00AB1D65" w:rsidRDefault="00A61322" w:rsidP="00F22D65">
            <w:pPr>
              <w:contextualSpacing/>
              <w:rPr>
                <w:rFonts w:asciiTheme="minorHAnsi" w:hAnsiTheme="minorHAnsi" w:cstheme="minorHAnsi"/>
                <w:sz w:val="18"/>
                <w:szCs w:val="18"/>
                <w:lang w:val="en-GB"/>
              </w:rPr>
            </w:pPr>
            <w:r w:rsidRPr="00AB1D65">
              <w:rPr>
                <w:rFonts w:asciiTheme="minorHAnsi" w:hAnsiTheme="minorHAnsi" w:cstheme="minorHAnsi"/>
                <w:sz w:val="18"/>
                <w:szCs w:val="18"/>
                <w:lang w:val="en-GB"/>
              </w:rPr>
              <w:t>1996</w:t>
            </w:r>
          </w:p>
        </w:tc>
        <w:tc>
          <w:tcPr>
            <w:tcW w:w="483" w:type="pct"/>
          </w:tcPr>
          <w:p w14:paraId="5BB973BB" w14:textId="77777777" w:rsidR="00A61322" w:rsidRPr="00AB1D65" w:rsidRDefault="00A61322" w:rsidP="00F22D65">
            <w:pPr>
              <w:contextualSpacing/>
              <w:rPr>
                <w:rFonts w:asciiTheme="minorHAnsi" w:hAnsiTheme="minorHAnsi" w:cstheme="minorHAnsi"/>
                <w:sz w:val="18"/>
                <w:szCs w:val="18"/>
                <w:lang w:val="en-GB"/>
              </w:rPr>
            </w:pPr>
          </w:p>
        </w:tc>
        <w:tc>
          <w:tcPr>
            <w:tcW w:w="561" w:type="pct"/>
          </w:tcPr>
          <w:p w14:paraId="7499A280" w14:textId="77777777" w:rsidR="00A61322" w:rsidRPr="00AB1D65" w:rsidRDefault="00A61322" w:rsidP="00F22D65">
            <w:pPr>
              <w:contextualSpacing/>
              <w:rPr>
                <w:rFonts w:asciiTheme="minorHAnsi" w:hAnsiTheme="minorHAnsi" w:cstheme="minorHAnsi"/>
                <w:sz w:val="18"/>
                <w:szCs w:val="18"/>
                <w:lang w:val="en-GB"/>
              </w:rPr>
            </w:pPr>
          </w:p>
        </w:tc>
        <w:tc>
          <w:tcPr>
            <w:tcW w:w="601" w:type="pct"/>
          </w:tcPr>
          <w:p w14:paraId="44FBF2F9" w14:textId="77777777" w:rsidR="00A61322" w:rsidRPr="00AB1D65" w:rsidRDefault="00A61322" w:rsidP="00F22D65">
            <w:pPr>
              <w:contextualSpacing/>
              <w:rPr>
                <w:rFonts w:asciiTheme="minorHAnsi" w:hAnsiTheme="minorHAnsi" w:cstheme="minorHAnsi"/>
                <w:sz w:val="18"/>
                <w:szCs w:val="18"/>
                <w:lang w:val="en-GB"/>
              </w:rPr>
            </w:pPr>
          </w:p>
        </w:tc>
        <w:tc>
          <w:tcPr>
            <w:tcW w:w="1174" w:type="pct"/>
          </w:tcPr>
          <w:p w14:paraId="10A518A5" w14:textId="77777777" w:rsidR="00A61322" w:rsidRPr="00AB1D65" w:rsidRDefault="00A61322" w:rsidP="00F22D65">
            <w:pPr>
              <w:contextualSpacing/>
              <w:rPr>
                <w:rFonts w:asciiTheme="minorHAnsi" w:hAnsiTheme="minorHAnsi" w:cstheme="minorHAnsi"/>
                <w:sz w:val="18"/>
                <w:szCs w:val="18"/>
                <w:lang w:val="en-GB"/>
              </w:rPr>
            </w:pPr>
          </w:p>
        </w:tc>
        <w:tc>
          <w:tcPr>
            <w:tcW w:w="1173" w:type="pct"/>
          </w:tcPr>
          <w:p w14:paraId="22C841D5" w14:textId="77777777" w:rsidR="00A61322" w:rsidRPr="00AB1D65" w:rsidRDefault="00A61322" w:rsidP="00F22D65">
            <w:pPr>
              <w:contextualSpacing/>
              <w:rPr>
                <w:rFonts w:asciiTheme="minorHAnsi" w:hAnsiTheme="minorHAnsi" w:cstheme="minorHAnsi"/>
                <w:sz w:val="18"/>
                <w:szCs w:val="18"/>
                <w:lang w:val="en-GB"/>
              </w:rPr>
            </w:pPr>
          </w:p>
        </w:tc>
      </w:tr>
    </w:tbl>
    <w:p w14:paraId="40A58F8F" w14:textId="77777777" w:rsidR="00E031C8" w:rsidRDefault="00E031C8" w:rsidP="00E031C8">
      <w:pPr>
        <w:contextualSpacing/>
        <w:rPr>
          <w:i/>
          <w:sz w:val="22"/>
          <w:szCs w:val="22"/>
        </w:rPr>
      </w:pPr>
    </w:p>
    <w:p w14:paraId="0F02E4CA" w14:textId="0CFC4763" w:rsidR="0045231B" w:rsidRPr="00AB1D65" w:rsidRDefault="0045231B" w:rsidP="0045231B">
      <w:pPr>
        <w:contextualSpacing/>
        <w:rPr>
          <w:i/>
          <w:color w:val="E36C0A" w:themeColor="accent6" w:themeShade="BF"/>
          <w:sz w:val="22"/>
          <w:szCs w:val="22"/>
        </w:rPr>
      </w:pPr>
      <w:r w:rsidRPr="00AB1D65">
        <w:rPr>
          <w:i/>
          <w:color w:val="E36C0A" w:themeColor="accent6" w:themeShade="BF"/>
          <w:sz w:val="22"/>
          <w:szCs w:val="22"/>
        </w:rPr>
        <w:t>Question to be addressed in table 1</w:t>
      </w:r>
      <w:r w:rsidR="00AB1D65" w:rsidRPr="00AB1D65">
        <w:rPr>
          <w:i/>
          <w:color w:val="E36C0A" w:themeColor="accent6" w:themeShade="BF"/>
          <w:sz w:val="22"/>
          <w:szCs w:val="22"/>
        </w:rPr>
        <w:t>9</w:t>
      </w:r>
      <w:r w:rsidRPr="00AB1D65">
        <w:rPr>
          <w:i/>
          <w:color w:val="E36C0A" w:themeColor="accent6" w:themeShade="BF"/>
          <w:sz w:val="22"/>
          <w:szCs w:val="22"/>
        </w:rPr>
        <w:t>: what is the rough rate of pregnancy by age? Does this compare to what we know</w:t>
      </w:r>
      <w:r w:rsidR="001A6D6B" w:rsidRPr="00AB1D65">
        <w:rPr>
          <w:i/>
          <w:color w:val="E36C0A" w:themeColor="accent6" w:themeShade="BF"/>
          <w:sz w:val="22"/>
          <w:szCs w:val="22"/>
        </w:rPr>
        <w:t xml:space="preserve"> from national statistics</w:t>
      </w:r>
      <w:r w:rsidRPr="00AB1D65">
        <w:rPr>
          <w:i/>
          <w:color w:val="E36C0A" w:themeColor="accent6" w:themeShade="BF"/>
          <w:sz w:val="22"/>
          <w:szCs w:val="22"/>
        </w:rPr>
        <w:t>?</w:t>
      </w:r>
    </w:p>
    <w:p w14:paraId="12E7C3BB" w14:textId="77777777" w:rsidR="0045231B" w:rsidRDefault="0045231B" w:rsidP="0045231B">
      <w:pPr>
        <w:contextualSpacing/>
        <w:rPr>
          <w:sz w:val="22"/>
          <w:szCs w:val="22"/>
        </w:rPr>
      </w:pPr>
    </w:p>
    <w:p w14:paraId="7D0FD89F" w14:textId="58665028" w:rsidR="0045231B" w:rsidRDefault="0045231B" w:rsidP="0045231B">
      <w:pPr>
        <w:contextualSpacing/>
        <w:rPr>
          <w:sz w:val="22"/>
          <w:szCs w:val="22"/>
        </w:rPr>
      </w:pPr>
      <w:proofErr w:type="spellStart"/>
      <w:r>
        <w:rPr>
          <w:sz w:val="22"/>
          <w:szCs w:val="22"/>
        </w:rPr>
        <w:t>Personyears</w:t>
      </w:r>
      <w:proofErr w:type="spellEnd"/>
      <w:r>
        <w:rPr>
          <w:sz w:val="22"/>
          <w:szCs w:val="22"/>
        </w:rPr>
        <w:t xml:space="preserve"> are totals per year (as above), numerators stratified by category of pregnancy code for the first pregnancy code in that year</w:t>
      </w:r>
    </w:p>
    <w:p w14:paraId="0031BBEB" w14:textId="77777777" w:rsidR="0045231B" w:rsidRDefault="0045231B" w:rsidP="00E031C8">
      <w:pPr>
        <w:contextualSpacing/>
        <w:rPr>
          <w:i/>
          <w:sz w:val="22"/>
          <w:szCs w:val="22"/>
        </w:rPr>
      </w:pPr>
    </w:p>
    <w:p w14:paraId="3E2FCA7E" w14:textId="73CB5D8D" w:rsidR="00E031C8" w:rsidRDefault="00E031C8" w:rsidP="00E031C8">
      <w:pPr>
        <w:contextualSpacing/>
        <w:rPr>
          <w:i/>
          <w:sz w:val="22"/>
          <w:szCs w:val="22"/>
        </w:rPr>
      </w:pPr>
      <w:r w:rsidRPr="00671288">
        <w:rPr>
          <w:i/>
          <w:sz w:val="22"/>
          <w:szCs w:val="22"/>
        </w:rPr>
        <w:t>D4 output table 1</w:t>
      </w:r>
      <w:r w:rsidR="00AB1D65">
        <w:rPr>
          <w:i/>
          <w:sz w:val="22"/>
          <w:szCs w:val="22"/>
        </w:rPr>
        <w:t>9</w:t>
      </w:r>
      <w:r>
        <w:rPr>
          <w:i/>
          <w:sz w:val="22"/>
          <w:szCs w:val="22"/>
        </w:rPr>
        <w:t xml:space="preserve"> </w:t>
      </w:r>
      <w:r w:rsidR="001A6D6B">
        <w:rPr>
          <w:i/>
          <w:sz w:val="22"/>
          <w:szCs w:val="22"/>
        </w:rPr>
        <w:t>P</w:t>
      </w:r>
      <w:r>
        <w:rPr>
          <w:i/>
          <w:sz w:val="22"/>
          <w:szCs w:val="22"/>
        </w:rPr>
        <w:t xml:space="preserve">regnancies </w:t>
      </w:r>
      <w:r w:rsidR="001A6D6B">
        <w:rPr>
          <w:i/>
          <w:sz w:val="22"/>
          <w:szCs w:val="22"/>
        </w:rPr>
        <w:t xml:space="preserve">code </w:t>
      </w:r>
      <w:r>
        <w:rPr>
          <w:i/>
          <w:sz w:val="22"/>
          <w:szCs w:val="22"/>
        </w:rPr>
        <w:t>for females 12-55 years of age</w:t>
      </w:r>
      <w:r w:rsidR="001A6D6B">
        <w:rPr>
          <w:i/>
          <w:sz w:val="22"/>
          <w:szCs w:val="22"/>
        </w:rPr>
        <w:t xml:space="preserve"> by age</w:t>
      </w:r>
    </w:p>
    <w:p w14:paraId="4A781C57" w14:textId="77777777" w:rsidR="00E031C8" w:rsidRDefault="00E031C8" w:rsidP="00E031C8">
      <w:pPr>
        <w:contextualSpacing/>
        <w:rPr>
          <w:i/>
          <w:sz w:val="22"/>
          <w:szCs w:val="22"/>
        </w:rPr>
      </w:pPr>
    </w:p>
    <w:tbl>
      <w:tblPr>
        <w:tblStyle w:val="TableGrid"/>
        <w:tblW w:w="5000" w:type="pct"/>
        <w:tblLook w:val="04A0" w:firstRow="1" w:lastRow="0" w:firstColumn="1" w:lastColumn="0" w:noHBand="0" w:noVBand="1"/>
      </w:tblPr>
      <w:tblGrid>
        <w:gridCol w:w="1034"/>
        <w:gridCol w:w="1172"/>
        <w:gridCol w:w="1057"/>
        <w:gridCol w:w="879"/>
        <w:gridCol w:w="2646"/>
        <w:gridCol w:w="2562"/>
      </w:tblGrid>
      <w:tr w:rsidR="001A6D6B" w:rsidRPr="0074759A" w14:paraId="21D84DDF" w14:textId="77777777" w:rsidTr="003B013B">
        <w:tc>
          <w:tcPr>
            <w:tcW w:w="553" w:type="pct"/>
          </w:tcPr>
          <w:p w14:paraId="7CE403E7"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DAP</w:t>
            </w:r>
          </w:p>
        </w:tc>
        <w:tc>
          <w:tcPr>
            <w:tcW w:w="627" w:type="pct"/>
          </w:tcPr>
          <w:p w14:paraId="5276AE00"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Calendar year</w:t>
            </w:r>
          </w:p>
        </w:tc>
        <w:tc>
          <w:tcPr>
            <w:tcW w:w="565" w:type="pct"/>
          </w:tcPr>
          <w:p w14:paraId="74245517" w14:textId="14EE5B6E"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age</w:t>
            </w:r>
          </w:p>
        </w:tc>
        <w:tc>
          <w:tcPr>
            <w:tcW w:w="470" w:type="pct"/>
          </w:tcPr>
          <w:p w14:paraId="2DFE2439" w14:textId="0A034529"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 xml:space="preserve"># PY </w:t>
            </w:r>
          </w:p>
        </w:tc>
        <w:tc>
          <w:tcPr>
            <w:tcW w:w="1415" w:type="pct"/>
          </w:tcPr>
          <w:p w14:paraId="5BCDB9F3" w14:textId="00326AC5"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No. of women(unique) with at least one such record in that year and age group</w:t>
            </w:r>
          </w:p>
        </w:tc>
        <w:tc>
          <w:tcPr>
            <w:tcW w:w="1371" w:type="pct"/>
          </w:tcPr>
          <w:p w14:paraId="7E639297"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Rate</w:t>
            </w:r>
          </w:p>
          <w:p w14:paraId="4CFB9999"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Women with at least one code</w:t>
            </w:r>
          </w:p>
          <w:p w14:paraId="6B406E67"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Per 100 PY</w:t>
            </w:r>
          </w:p>
        </w:tc>
      </w:tr>
      <w:tr w:rsidR="001A6D6B" w:rsidRPr="0074759A" w14:paraId="6D1599F3" w14:textId="77777777" w:rsidTr="003B013B">
        <w:tc>
          <w:tcPr>
            <w:tcW w:w="553" w:type="pct"/>
          </w:tcPr>
          <w:p w14:paraId="02301F95"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0B385A1E"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1995</w:t>
            </w:r>
          </w:p>
        </w:tc>
        <w:tc>
          <w:tcPr>
            <w:tcW w:w="565" w:type="pct"/>
          </w:tcPr>
          <w:p w14:paraId="4F552670" w14:textId="1623F68B"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12-19</w:t>
            </w:r>
          </w:p>
        </w:tc>
        <w:tc>
          <w:tcPr>
            <w:tcW w:w="470" w:type="pct"/>
          </w:tcPr>
          <w:p w14:paraId="0BE5F337" w14:textId="30E153B5" w:rsidR="001A6D6B" w:rsidRPr="0074759A" w:rsidRDefault="001A6D6B" w:rsidP="00F22D65">
            <w:pPr>
              <w:contextualSpacing/>
              <w:rPr>
                <w:rFonts w:asciiTheme="minorHAnsi" w:hAnsiTheme="minorHAnsi" w:cstheme="minorHAnsi"/>
                <w:sz w:val="18"/>
                <w:szCs w:val="18"/>
                <w:lang w:val="en-GB"/>
              </w:rPr>
            </w:pPr>
          </w:p>
        </w:tc>
        <w:tc>
          <w:tcPr>
            <w:tcW w:w="1415" w:type="pct"/>
          </w:tcPr>
          <w:p w14:paraId="24E3E8D5"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5667F457" w14:textId="77777777" w:rsidR="001A6D6B" w:rsidRPr="0074759A" w:rsidRDefault="001A6D6B" w:rsidP="00F22D65">
            <w:pPr>
              <w:contextualSpacing/>
              <w:rPr>
                <w:rFonts w:asciiTheme="minorHAnsi" w:hAnsiTheme="minorHAnsi" w:cstheme="minorHAnsi"/>
                <w:sz w:val="18"/>
                <w:szCs w:val="18"/>
                <w:lang w:val="en-GB"/>
              </w:rPr>
            </w:pPr>
          </w:p>
        </w:tc>
      </w:tr>
      <w:tr w:rsidR="001A6D6B" w:rsidRPr="0074759A" w14:paraId="60113669" w14:textId="77777777" w:rsidTr="003B013B">
        <w:tc>
          <w:tcPr>
            <w:tcW w:w="553" w:type="pct"/>
          </w:tcPr>
          <w:p w14:paraId="70BFF224"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0EB93A74" w14:textId="77777777" w:rsidR="001A6D6B" w:rsidRPr="0074759A" w:rsidRDefault="001A6D6B" w:rsidP="00F22D65">
            <w:pPr>
              <w:contextualSpacing/>
              <w:rPr>
                <w:rFonts w:asciiTheme="minorHAnsi" w:hAnsiTheme="minorHAnsi" w:cstheme="minorHAnsi"/>
                <w:sz w:val="18"/>
                <w:szCs w:val="18"/>
                <w:lang w:val="en-GB"/>
              </w:rPr>
            </w:pPr>
          </w:p>
        </w:tc>
        <w:tc>
          <w:tcPr>
            <w:tcW w:w="565" w:type="pct"/>
          </w:tcPr>
          <w:p w14:paraId="5B979FB0" w14:textId="1B70C601"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20-29</w:t>
            </w:r>
          </w:p>
        </w:tc>
        <w:tc>
          <w:tcPr>
            <w:tcW w:w="470" w:type="pct"/>
          </w:tcPr>
          <w:p w14:paraId="730432DA" w14:textId="10B06ECE" w:rsidR="001A6D6B" w:rsidRPr="0074759A" w:rsidRDefault="001A6D6B" w:rsidP="00F22D65">
            <w:pPr>
              <w:contextualSpacing/>
              <w:rPr>
                <w:rFonts w:asciiTheme="minorHAnsi" w:hAnsiTheme="minorHAnsi" w:cstheme="minorHAnsi"/>
                <w:sz w:val="18"/>
                <w:szCs w:val="18"/>
                <w:lang w:val="en-GB"/>
              </w:rPr>
            </w:pPr>
          </w:p>
        </w:tc>
        <w:tc>
          <w:tcPr>
            <w:tcW w:w="1415" w:type="pct"/>
          </w:tcPr>
          <w:p w14:paraId="5226701A"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27A7811E" w14:textId="77777777" w:rsidR="001A6D6B" w:rsidRPr="0074759A" w:rsidRDefault="001A6D6B" w:rsidP="00F22D65">
            <w:pPr>
              <w:contextualSpacing/>
              <w:rPr>
                <w:rFonts w:asciiTheme="minorHAnsi" w:hAnsiTheme="minorHAnsi" w:cstheme="minorHAnsi"/>
                <w:sz w:val="18"/>
                <w:szCs w:val="18"/>
                <w:lang w:val="en-GB"/>
              </w:rPr>
            </w:pPr>
          </w:p>
        </w:tc>
      </w:tr>
      <w:tr w:rsidR="001A6D6B" w:rsidRPr="0074759A" w14:paraId="4B33DC36" w14:textId="77777777" w:rsidTr="003B013B">
        <w:tc>
          <w:tcPr>
            <w:tcW w:w="553" w:type="pct"/>
          </w:tcPr>
          <w:p w14:paraId="0F61442C"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21810049" w14:textId="77777777" w:rsidR="001A6D6B" w:rsidRPr="0074759A" w:rsidRDefault="001A6D6B" w:rsidP="00F22D65">
            <w:pPr>
              <w:contextualSpacing/>
              <w:rPr>
                <w:rFonts w:asciiTheme="minorHAnsi" w:hAnsiTheme="minorHAnsi" w:cstheme="minorHAnsi"/>
                <w:sz w:val="18"/>
                <w:szCs w:val="18"/>
                <w:lang w:val="en-GB"/>
              </w:rPr>
            </w:pPr>
          </w:p>
        </w:tc>
        <w:tc>
          <w:tcPr>
            <w:tcW w:w="565" w:type="pct"/>
          </w:tcPr>
          <w:p w14:paraId="48F2B193" w14:textId="0BABD2B9"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30-39</w:t>
            </w:r>
          </w:p>
        </w:tc>
        <w:tc>
          <w:tcPr>
            <w:tcW w:w="470" w:type="pct"/>
          </w:tcPr>
          <w:p w14:paraId="6CF4C21D" w14:textId="62D60E62" w:rsidR="001A6D6B" w:rsidRPr="0074759A" w:rsidRDefault="001A6D6B" w:rsidP="00F22D65">
            <w:pPr>
              <w:contextualSpacing/>
              <w:rPr>
                <w:rFonts w:asciiTheme="minorHAnsi" w:hAnsiTheme="minorHAnsi" w:cstheme="minorHAnsi"/>
                <w:sz w:val="18"/>
                <w:szCs w:val="18"/>
                <w:lang w:val="en-GB"/>
              </w:rPr>
            </w:pPr>
          </w:p>
        </w:tc>
        <w:tc>
          <w:tcPr>
            <w:tcW w:w="1415" w:type="pct"/>
          </w:tcPr>
          <w:p w14:paraId="64169917"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51FBFD5E" w14:textId="77777777" w:rsidR="001A6D6B" w:rsidRPr="0074759A" w:rsidRDefault="001A6D6B" w:rsidP="00F22D65">
            <w:pPr>
              <w:contextualSpacing/>
              <w:rPr>
                <w:rFonts w:asciiTheme="minorHAnsi" w:hAnsiTheme="minorHAnsi" w:cstheme="minorHAnsi"/>
                <w:sz w:val="18"/>
                <w:szCs w:val="18"/>
                <w:lang w:val="en-GB"/>
              </w:rPr>
            </w:pPr>
          </w:p>
        </w:tc>
      </w:tr>
      <w:tr w:rsidR="001A6D6B" w:rsidRPr="0074759A" w14:paraId="1E86EDF1" w14:textId="77777777" w:rsidTr="003B013B">
        <w:tc>
          <w:tcPr>
            <w:tcW w:w="553" w:type="pct"/>
          </w:tcPr>
          <w:p w14:paraId="0985453B"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58BDA19A" w14:textId="77777777" w:rsidR="001A6D6B" w:rsidRPr="0074759A" w:rsidRDefault="001A6D6B" w:rsidP="00F22D65">
            <w:pPr>
              <w:contextualSpacing/>
              <w:rPr>
                <w:rFonts w:asciiTheme="minorHAnsi" w:hAnsiTheme="minorHAnsi" w:cstheme="minorHAnsi"/>
                <w:sz w:val="18"/>
                <w:szCs w:val="18"/>
                <w:lang w:val="en-GB"/>
              </w:rPr>
            </w:pPr>
          </w:p>
        </w:tc>
        <w:tc>
          <w:tcPr>
            <w:tcW w:w="565" w:type="pct"/>
          </w:tcPr>
          <w:p w14:paraId="7DED817C" w14:textId="73DC20EF"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40-49</w:t>
            </w:r>
          </w:p>
        </w:tc>
        <w:tc>
          <w:tcPr>
            <w:tcW w:w="470" w:type="pct"/>
          </w:tcPr>
          <w:p w14:paraId="1B8D6B82" w14:textId="77777777" w:rsidR="001A6D6B" w:rsidRPr="0074759A" w:rsidRDefault="001A6D6B" w:rsidP="00F22D65">
            <w:pPr>
              <w:contextualSpacing/>
              <w:rPr>
                <w:rFonts w:asciiTheme="minorHAnsi" w:hAnsiTheme="minorHAnsi" w:cstheme="minorHAnsi"/>
                <w:sz w:val="18"/>
                <w:szCs w:val="18"/>
                <w:lang w:val="en-GB"/>
              </w:rPr>
            </w:pPr>
          </w:p>
        </w:tc>
        <w:tc>
          <w:tcPr>
            <w:tcW w:w="1415" w:type="pct"/>
          </w:tcPr>
          <w:p w14:paraId="1E3E26D6"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5164AE7E" w14:textId="77777777" w:rsidR="001A6D6B" w:rsidRPr="0074759A" w:rsidRDefault="001A6D6B" w:rsidP="00F22D65">
            <w:pPr>
              <w:contextualSpacing/>
              <w:rPr>
                <w:rFonts w:asciiTheme="minorHAnsi" w:hAnsiTheme="minorHAnsi" w:cstheme="minorHAnsi"/>
                <w:sz w:val="18"/>
                <w:szCs w:val="18"/>
                <w:lang w:val="en-GB"/>
              </w:rPr>
            </w:pPr>
          </w:p>
        </w:tc>
      </w:tr>
      <w:tr w:rsidR="001A6D6B" w:rsidRPr="0074759A" w14:paraId="7933355B" w14:textId="77777777" w:rsidTr="003B013B">
        <w:tc>
          <w:tcPr>
            <w:tcW w:w="553" w:type="pct"/>
          </w:tcPr>
          <w:p w14:paraId="20D55536"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3332B576" w14:textId="77777777" w:rsidR="001A6D6B" w:rsidRPr="0074759A" w:rsidRDefault="001A6D6B" w:rsidP="00F22D65">
            <w:pPr>
              <w:contextualSpacing/>
              <w:rPr>
                <w:rFonts w:asciiTheme="minorHAnsi" w:hAnsiTheme="minorHAnsi" w:cstheme="minorHAnsi"/>
                <w:sz w:val="18"/>
                <w:szCs w:val="18"/>
                <w:lang w:val="en-GB"/>
              </w:rPr>
            </w:pPr>
          </w:p>
        </w:tc>
        <w:tc>
          <w:tcPr>
            <w:tcW w:w="565" w:type="pct"/>
          </w:tcPr>
          <w:p w14:paraId="3B68363A" w14:textId="5A6E4C4F"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50-55</w:t>
            </w:r>
          </w:p>
        </w:tc>
        <w:tc>
          <w:tcPr>
            <w:tcW w:w="470" w:type="pct"/>
          </w:tcPr>
          <w:p w14:paraId="27F5180D" w14:textId="77777777" w:rsidR="001A6D6B" w:rsidRPr="0074759A" w:rsidRDefault="001A6D6B" w:rsidP="00F22D65">
            <w:pPr>
              <w:contextualSpacing/>
              <w:rPr>
                <w:rFonts w:asciiTheme="minorHAnsi" w:hAnsiTheme="minorHAnsi" w:cstheme="minorHAnsi"/>
                <w:sz w:val="18"/>
                <w:szCs w:val="18"/>
                <w:lang w:val="en-GB"/>
              </w:rPr>
            </w:pPr>
          </w:p>
        </w:tc>
        <w:tc>
          <w:tcPr>
            <w:tcW w:w="1415" w:type="pct"/>
          </w:tcPr>
          <w:p w14:paraId="5B799F6A"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63E59287" w14:textId="77777777" w:rsidR="001A6D6B" w:rsidRPr="0074759A" w:rsidRDefault="001A6D6B" w:rsidP="00F22D65">
            <w:pPr>
              <w:contextualSpacing/>
              <w:rPr>
                <w:rFonts w:asciiTheme="minorHAnsi" w:hAnsiTheme="minorHAnsi" w:cstheme="minorHAnsi"/>
                <w:sz w:val="18"/>
                <w:szCs w:val="18"/>
                <w:lang w:val="en-GB"/>
              </w:rPr>
            </w:pPr>
          </w:p>
        </w:tc>
      </w:tr>
      <w:tr w:rsidR="001A6D6B" w:rsidRPr="0074759A" w14:paraId="234B4CD9" w14:textId="77777777" w:rsidTr="003B013B">
        <w:tc>
          <w:tcPr>
            <w:tcW w:w="553" w:type="pct"/>
          </w:tcPr>
          <w:p w14:paraId="1F93CE06" w14:textId="77777777" w:rsidR="001A6D6B" w:rsidRPr="0074759A" w:rsidRDefault="001A6D6B" w:rsidP="00F22D65">
            <w:pPr>
              <w:contextualSpacing/>
              <w:rPr>
                <w:rFonts w:asciiTheme="minorHAnsi" w:hAnsiTheme="minorHAnsi" w:cstheme="minorHAnsi"/>
                <w:sz w:val="18"/>
                <w:szCs w:val="18"/>
                <w:lang w:val="en-GB"/>
              </w:rPr>
            </w:pPr>
          </w:p>
        </w:tc>
        <w:tc>
          <w:tcPr>
            <w:tcW w:w="627" w:type="pct"/>
          </w:tcPr>
          <w:p w14:paraId="04537DD2" w14:textId="77777777" w:rsidR="001A6D6B" w:rsidRPr="0074759A" w:rsidRDefault="001A6D6B"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1996</w:t>
            </w:r>
          </w:p>
        </w:tc>
        <w:tc>
          <w:tcPr>
            <w:tcW w:w="565" w:type="pct"/>
          </w:tcPr>
          <w:p w14:paraId="24E94324" w14:textId="77777777" w:rsidR="001A6D6B" w:rsidRPr="0074759A" w:rsidRDefault="001A6D6B" w:rsidP="00F22D65">
            <w:pPr>
              <w:contextualSpacing/>
              <w:rPr>
                <w:rFonts w:asciiTheme="minorHAnsi" w:hAnsiTheme="minorHAnsi" w:cstheme="minorHAnsi"/>
                <w:sz w:val="18"/>
                <w:szCs w:val="18"/>
                <w:lang w:val="en-GB"/>
              </w:rPr>
            </w:pPr>
          </w:p>
        </w:tc>
        <w:tc>
          <w:tcPr>
            <w:tcW w:w="470" w:type="pct"/>
          </w:tcPr>
          <w:p w14:paraId="120E9943" w14:textId="2193246E" w:rsidR="001A6D6B" w:rsidRPr="0074759A" w:rsidRDefault="001A6D6B" w:rsidP="00F22D65">
            <w:pPr>
              <w:contextualSpacing/>
              <w:rPr>
                <w:rFonts w:asciiTheme="minorHAnsi" w:hAnsiTheme="minorHAnsi" w:cstheme="minorHAnsi"/>
                <w:sz w:val="18"/>
                <w:szCs w:val="18"/>
                <w:lang w:val="en-GB"/>
              </w:rPr>
            </w:pPr>
          </w:p>
        </w:tc>
        <w:tc>
          <w:tcPr>
            <w:tcW w:w="1415" w:type="pct"/>
          </w:tcPr>
          <w:p w14:paraId="281E0F99" w14:textId="77777777" w:rsidR="001A6D6B" w:rsidRPr="0074759A" w:rsidRDefault="001A6D6B" w:rsidP="00F22D65">
            <w:pPr>
              <w:contextualSpacing/>
              <w:rPr>
                <w:rFonts w:asciiTheme="minorHAnsi" w:hAnsiTheme="minorHAnsi" w:cstheme="minorHAnsi"/>
                <w:sz w:val="18"/>
                <w:szCs w:val="18"/>
                <w:lang w:val="en-GB"/>
              </w:rPr>
            </w:pPr>
          </w:p>
        </w:tc>
        <w:tc>
          <w:tcPr>
            <w:tcW w:w="1371" w:type="pct"/>
          </w:tcPr>
          <w:p w14:paraId="244918DB" w14:textId="77777777" w:rsidR="001A6D6B" w:rsidRPr="0074759A" w:rsidRDefault="001A6D6B" w:rsidP="00F22D65">
            <w:pPr>
              <w:contextualSpacing/>
              <w:rPr>
                <w:rFonts w:asciiTheme="minorHAnsi" w:hAnsiTheme="minorHAnsi" w:cstheme="minorHAnsi"/>
                <w:sz w:val="18"/>
                <w:szCs w:val="18"/>
                <w:lang w:val="en-GB"/>
              </w:rPr>
            </w:pPr>
          </w:p>
        </w:tc>
      </w:tr>
    </w:tbl>
    <w:p w14:paraId="1ACFD8A8" w14:textId="77777777" w:rsidR="00E031C8" w:rsidRDefault="00E031C8" w:rsidP="00E031C8">
      <w:pPr>
        <w:contextualSpacing/>
        <w:rPr>
          <w:color w:val="E36C0A" w:themeColor="accent6" w:themeShade="BF"/>
          <w:sz w:val="22"/>
          <w:szCs w:val="22"/>
        </w:rPr>
      </w:pPr>
    </w:p>
    <w:p w14:paraId="2FB182A8" w14:textId="77777777" w:rsidR="00A61322" w:rsidRDefault="00A61322" w:rsidP="00F42F00">
      <w:pPr>
        <w:contextualSpacing/>
        <w:rPr>
          <w:color w:val="E36C0A" w:themeColor="accent6" w:themeShade="BF"/>
          <w:sz w:val="22"/>
          <w:szCs w:val="22"/>
        </w:rPr>
      </w:pPr>
    </w:p>
    <w:p w14:paraId="791D6004" w14:textId="637DEF66" w:rsidR="00E031C8" w:rsidRPr="0074759A" w:rsidRDefault="00E031C8" w:rsidP="00E031C8">
      <w:pPr>
        <w:contextualSpacing/>
        <w:rPr>
          <w:i/>
          <w:color w:val="E36C0A" w:themeColor="accent6" w:themeShade="BF"/>
          <w:sz w:val="22"/>
          <w:szCs w:val="22"/>
        </w:rPr>
      </w:pPr>
      <w:r w:rsidRPr="0074759A">
        <w:rPr>
          <w:i/>
          <w:color w:val="E36C0A" w:themeColor="accent6" w:themeShade="BF"/>
          <w:sz w:val="22"/>
          <w:szCs w:val="22"/>
        </w:rPr>
        <w:t xml:space="preserve">Question table </w:t>
      </w:r>
      <w:r w:rsidR="00AB1D65" w:rsidRPr="0074759A">
        <w:rPr>
          <w:i/>
          <w:color w:val="E36C0A" w:themeColor="accent6" w:themeShade="BF"/>
          <w:sz w:val="22"/>
          <w:szCs w:val="22"/>
        </w:rPr>
        <w:t>20</w:t>
      </w:r>
      <w:r w:rsidRPr="0074759A">
        <w:rPr>
          <w:i/>
          <w:color w:val="E36C0A" w:themeColor="accent6" w:themeShade="BF"/>
          <w:sz w:val="22"/>
          <w:szCs w:val="22"/>
        </w:rPr>
        <w:t xml:space="preserve">: how many women with pregnancy code have </w:t>
      </w:r>
      <w:r w:rsidR="001A6D6B" w:rsidRPr="0074759A">
        <w:rPr>
          <w:i/>
          <w:color w:val="E36C0A" w:themeColor="accent6" w:themeShade="BF"/>
          <w:sz w:val="22"/>
          <w:szCs w:val="22"/>
        </w:rPr>
        <w:t xml:space="preserve">at least </w:t>
      </w:r>
      <w:r w:rsidRPr="0074759A">
        <w:rPr>
          <w:i/>
          <w:color w:val="E36C0A" w:themeColor="accent6" w:themeShade="BF"/>
          <w:sz w:val="22"/>
          <w:szCs w:val="22"/>
        </w:rPr>
        <w:t>one year of follow-up</w:t>
      </w:r>
      <w:r w:rsidR="001A6D6B" w:rsidRPr="0074759A">
        <w:rPr>
          <w:i/>
          <w:color w:val="E36C0A" w:themeColor="accent6" w:themeShade="BF"/>
          <w:sz w:val="22"/>
          <w:szCs w:val="22"/>
        </w:rPr>
        <w:t xml:space="preserve"> (able to see end of pregnancy)</w:t>
      </w:r>
      <w:r w:rsidRPr="0074759A">
        <w:rPr>
          <w:i/>
          <w:color w:val="E36C0A" w:themeColor="accent6" w:themeShade="BF"/>
          <w:sz w:val="22"/>
          <w:szCs w:val="22"/>
        </w:rPr>
        <w:t>?</w:t>
      </w:r>
    </w:p>
    <w:p w14:paraId="77540C1A" w14:textId="7ADDBCC0" w:rsidR="00A61322" w:rsidRDefault="00A61322" w:rsidP="00F42F00">
      <w:pPr>
        <w:contextualSpacing/>
        <w:rPr>
          <w:sz w:val="22"/>
          <w:szCs w:val="22"/>
        </w:rPr>
      </w:pPr>
    </w:p>
    <w:p w14:paraId="6120E6C0" w14:textId="738A6A73" w:rsidR="00E031C8" w:rsidRPr="00E031C8" w:rsidRDefault="00E031C8" w:rsidP="00E031C8">
      <w:pPr>
        <w:contextualSpacing/>
        <w:rPr>
          <w:sz w:val="22"/>
          <w:szCs w:val="22"/>
        </w:rPr>
      </w:pPr>
      <w:r w:rsidRPr="00E031C8">
        <w:rPr>
          <w:sz w:val="22"/>
          <w:szCs w:val="22"/>
        </w:rPr>
        <w:t xml:space="preserve">For all women 12-55 years in the </w:t>
      </w:r>
      <w:proofErr w:type="spellStart"/>
      <w:r w:rsidRPr="00E031C8">
        <w:rPr>
          <w:i/>
          <w:sz w:val="22"/>
          <w:szCs w:val="22"/>
        </w:rPr>
        <w:t>Study_population</w:t>
      </w:r>
      <w:proofErr w:type="spellEnd"/>
      <w:r w:rsidRPr="00E031C8">
        <w:rPr>
          <w:i/>
          <w:sz w:val="22"/>
          <w:szCs w:val="22"/>
        </w:rPr>
        <w:t xml:space="preserve">, </w:t>
      </w:r>
      <w:r w:rsidRPr="00E031C8">
        <w:rPr>
          <w:sz w:val="22"/>
          <w:szCs w:val="22"/>
        </w:rPr>
        <w:t xml:space="preserve">with at least one type of pregnancy code in the </w:t>
      </w:r>
      <w:r w:rsidR="001A6D6B">
        <w:rPr>
          <w:sz w:val="22"/>
          <w:szCs w:val="22"/>
        </w:rPr>
        <w:t xml:space="preserve">specific </w:t>
      </w:r>
      <w:r w:rsidRPr="00E031C8">
        <w:rPr>
          <w:sz w:val="22"/>
          <w:szCs w:val="22"/>
        </w:rPr>
        <w:t xml:space="preserve">calendar year, we will assess the distance between </w:t>
      </w:r>
      <w:proofErr w:type="spellStart"/>
      <w:r w:rsidRPr="00E031C8">
        <w:rPr>
          <w:i/>
          <w:sz w:val="22"/>
          <w:szCs w:val="22"/>
        </w:rPr>
        <w:t>end_study_fup</w:t>
      </w:r>
      <w:proofErr w:type="spellEnd"/>
      <w:r w:rsidRPr="00E031C8">
        <w:rPr>
          <w:i/>
          <w:sz w:val="22"/>
          <w:szCs w:val="22"/>
        </w:rPr>
        <w:t xml:space="preserve"> </w:t>
      </w:r>
      <w:r w:rsidRPr="00E031C8">
        <w:rPr>
          <w:sz w:val="22"/>
          <w:szCs w:val="22"/>
        </w:rPr>
        <w:t xml:space="preserve">and the </w:t>
      </w:r>
      <w:r>
        <w:rPr>
          <w:sz w:val="22"/>
          <w:szCs w:val="22"/>
        </w:rPr>
        <w:t xml:space="preserve">date of the </w:t>
      </w:r>
      <w:r w:rsidRPr="00E031C8">
        <w:rPr>
          <w:sz w:val="22"/>
          <w:szCs w:val="22"/>
        </w:rPr>
        <w:t>first pregnancy code in the calendar year</w:t>
      </w:r>
      <w:r>
        <w:rPr>
          <w:sz w:val="22"/>
          <w:szCs w:val="22"/>
        </w:rPr>
        <w:t xml:space="preserve">. </w:t>
      </w:r>
    </w:p>
    <w:p w14:paraId="279EFC86" w14:textId="17E80E9D" w:rsidR="00E031C8" w:rsidRDefault="00E031C8" w:rsidP="00F42F00">
      <w:pPr>
        <w:contextualSpacing/>
        <w:rPr>
          <w:sz w:val="22"/>
          <w:szCs w:val="22"/>
        </w:rPr>
      </w:pPr>
    </w:p>
    <w:p w14:paraId="585F5C98" w14:textId="77777777" w:rsidR="00E031C8" w:rsidRDefault="00E031C8" w:rsidP="00F42F00">
      <w:pPr>
        <w:contextualSpacing/>
        <w:rPr>
          <w:sz w:val="22"/>
          <w:szCs w:val="22"/>
        </w:rPr>
      </w:pPr>
    </w:p>
    <w:p w14:paraId="6D10D4B6" w14:textId="4A3FAC58" w:rsidR="00E031C8" w:rsidRDefault="00E031C8" w:rsidP="00E031C8">
      <w:pPr>
        <w:contextualSpacing/>
        <w:rPr>
          <w:i/>
          <w:sz w:val="22"/>
          <w:szCs w:val="22"/>
        </w:rPr>
      </w:pPr>
      <w:r w:rsidRPr="00671288">
        <w:rPr>
          <w:i/>
          <w:sz w:val="22"/>
          <w:szCs w:val="22"/>
        </w:rPr>
        <w:t xml:space="preserve">D4 output table </w:t>
      </w:r>
      <w:r w:rsidR="0074759A">
        <w:rPr>
          <w:i/>
          <w:sz w:val="22"/>
          <w:szCs w:val="22"/>
        </w:rPr>
        <w:t>20</w:t>
      </w:r>
      <w:r>
        <w:rPr>
          <w:i/>
          <w:sz w:val="22"/>
          <w:szCs w:val="22"/>
        </w:rPr>
        <w:t xml:space="preserve"> Follow-up for women 12-55 years of age with a pregnancy code</w:t>
      </w:r>
    </w:p>
    <w:p w14:paraId="39BD39C3" w14:textId="77777777" w:rsidR="00E031C8" w:rsidRDefault="00E031C8" w:rsidP="00E031C8">
      <w:pPr>
        <w:contextualSpacing/>
        <w:rPr>
          <w:i/>
          <w:sz w:val="22"/>
          <w:szCs w:val="22"/>
        </w:rPr>
      </w:pPr>
    </w:p>
    <w:tbl>
      <w:tblPr>
        <w:tblStyle w:val="TableGrid"/>
        <w:tblW w:w="5000" w:type="pct"/>
        <w:tblLook w:val="04A0" w:firstRow="1" w:lastRow="0" w:firstColumn="1" w:lastColumn="0" w:noHBand="0" w:noVBand="1"/>
      </w:tblPr>
      <w:tblGrid>
        <w:gridCol w:w="865"/>
        <w:gridCol w:w="982"/>
        <w:gridCol w:w="1408"/>
        <w:gridCol w:w="2126"/>
        <w:gridCol w:w="1820"/>
        <w:gridCol w:w="2149"/>
      </w:tblGrid>
      <w:tr w:rsidR="00E031C8" w:rsidRPr="0074759A" w14:paraId="67E65F10" w14:textId="6D61C31F" w:rsidTr="0074759A">
        <w:tc>
          <w:tcPr>
            <w:tcW w:w="463" w:type="pct"/>
          </w:tcPr>
          <w:p w14:paraId="2B5DBA32" w14:textId="77777777"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DAP</w:t>
            </w:r>
          </w:p>
        </w:tc>
        <w:tc>
          <w:tcPr>
            <w:tcW w:w="525" w:type="pct"/>
          </w:tcPr>
          <w:p w14:paraId="45BCC729" w14:textId="77777777"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Calendar year</w:t>
            </w:r>
          </w:p>
        </w:tc>
        <w:tc>
          <w:tcPr>
            <w:tcW w:w="753" w:type="pct"/>
          </w:tcPr>
          <w:p w14:paraId="5DC3AD80" w14:textId="62BD7AA7"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Category first pregnancy code in that year</w:t>
            </w:r>
          </w:p>
        </w:tc>
        <w:tc>
          <w:tcPr>
            <w:tcW w:w="1137" w:type="pct"/>
          </w:tcPr>
          <w:p w14:paraId="602E8DEE" w14:textId="77777777"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No. of women(unique) with at least one such record</w:t>
            </w:r>
          </w:p>
        </w:tc>
        <w:tc>
          <w:tcPr>
            <w:tcW w:w="973" w:type="pct"/>
          </w:tcPr>
          <w:p w14:paraId="30AC953F" w14:textId="03954752"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Median, range of follow-up</w:t>
            </w:r>
          </w:p>
        </w:tc>
        <w:tc>
          <w:tcPr>
            <w:tcW w:w="1149" w:type="pct"/>
          </w:tcPr>
          <w:p w14:paraId="5A87714C" w14:textId="76D57423"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 of women with at least one such record and more than 365 days of follow-up after the first pregnancy code</w:t>
            </w:r>
          </w:p>
        </w:tc>
      </w:tr>
      <w:tr w:rsidR="00E031C8" w:rsidRPr="0074759A" w14:paraId="152FC0A5" w14:textId="19126653" w:rsidTr="0074759A">
        <w:tc>
          <w:tcPr>
            <w:tcW w:w="463" w:type="pct"/>
          </w:tcPr>
          <w:p w14:paraId="0BD9C61A" w14:textId="77777777" w:rsidR="00E031C8" w:rsidRPr="0074759A" w:rsidRDefault="00E031C8" w:rsidP="00F22D65">
            <w:pPr>
              <w:contextualSpacing/>
              <w:rPr>
                <w:rFonts w:asciiTheme="minorHAnsi" w:hAnsiTheme="minorHAnsi" w:cstheme="minorHAnsi"/>
                <w:sz w:val="18"/>
                <w:szCs w:val="18"/>
                <w:lang w:val="en-GB"/>
              </w:rPr>
            </w:pPr>
          </w:p>
        </w:tc>
        <w:tc>
          <w:tcPr>
            <w:tcW w:w="525" w:type="pct"/>
          </w:tcPr>
          <w:p w14:paraId="3C918C64" w14:textId="77777777" w:rsidR="00E031C8" w:rsidRPr="0074759A" w:rsidRDefault="00E031C8" w:rsidP="00F22D65">
            <w:pPr>
              <w:contextualSpacing/>
              <w:rPr>
                <w:rFonts w:asciiTheme="minorHAnsi" w:hAnsiTheme="minorHAnsi" w:cstheme="minorHAnsi"/>
                <w:sz w:val="18"/>
                <w:szCs w:val="18"/>
                <w:lang w:val="en-GB"/>
              </w:rPr>
            </w:pPr>
            <w:r w:rsidRPr="0074759A">
              <w:rPr>
                <w:rFonts w:asciiTheme="minorHAnsi" w:hAnsiTheme="minorHAnsi" w:cstheme="minorHAnsi"/>
                <w:sz w:val="18"/>
                <w:szCs w:val="18"/>
                <w:lang w:val="en-GB"/>
              </w:rPr>
              <w:t>1995</w:t>
            </w:r>
          </w:p>
        </w:tc>
        <w:tc>
          <w:tcPr>
            <w:tcW w:w="753" w:type="pct"/>
          </w:tcPr>
          <w:p w14:paraId="0CDBEA31" w14:textId="77777777" w:rsidR="00E031C8" w:rsidRPr="0074759A" w:rsidRDefault="00E031C8" w:rsidP="00F22D65">
            <w:pPr>
              <w:contextualSpacing/>
              <w:rPr>
                <w:rFonts w:asciiTheme="minorHAnsi" w:hAnsiTheme="minorHAnsi" w:cstheme="minorHAnsi"/>
                <w:sz w:val="18"/>
                <w:szCs w:val="18"/>
                <w:lang w:val="en-GB"/>
              </w:rPr>
            </w:pPr>
          </w:p>
        </w:tc>
        <w:tc>
          <w:tcPr>
            <w:tcW w:w="1137" w:type="pct"/>
          </w:tcPr>
          <w:p w14:paraId="77C9D34E" w14:textId="77777777" w:rsidR="00E031C8" w:rsidRPr="0074759A" w:rsidRDefault="00E031C8" w:rsidP="00F22D65">
            <w:pPr>
              <w:contextualSpacing/>
              <w:rPr>
                <w:rFonts w:asciiTheme="minorHAnsi" w:hAnsiTheme="minorHAnsi" w:cstheme="minorHAnsi"/>
                <w:sz w:val="18"/>
                <w:szCs w:val="18"/>
                <w:lang w:val="en-GB"/>
              </w:rPr>
            </w:pPr>
          </w:p>
        </w:tc>
        <w:tc>
          <w:tcPr>
            <w:tcW w:w="973" w:type="pct"/>
          </w:tcPr>
          <w:p w14:paraId="14BC41AA" w14:textId="77777777" w:rsidR="00E031C8" w:rsidRPr="0074759A" w:rsidRDefault="00E031C8" w:rsidP="00F22D65">
            <w:pPr>
              <w:contextualSpacing/>
              <w:rPr>
                <w:rFonts w:asciiTheme="minorHAnsi" w:hAnsiTheme="minorHAnsi" w:cstheme="minorHAnsi"/>
                <w:sz w:val="18"/>
                <w:szCs w:val="18"/>
                <w:lang w:val="en-GB"/>
              </w:rPr>
            </w:pPr>
          </w:p>
        </w:tc>
        <w:tc>
          <w:tcPr>
            <w:tcW w:w="1149" w:type="pct"/>
          </w:tcPr>
          <w:p w14:paraId="71EC3F56" w14:textId="77777777" w:rsidR="00E031C8" w:rsidRPr="0074759A" w:rsidRDefault="00E031C8" w:rsidP="00F22D65">
            <w:pPr>
              <w:contextualSpacing/>
              <w:rPr>
                <w:rFonts w:asciiTheme="minorHAnsi" w:hAnsiTheme="minorHAnsi" w:cstheme="minorHAnsi"/>
                <w:sz w:val="18"/>
                <w:szCs w:val="18"/>
                <w:lang w:val="en-GB"/>
              </w:rPr>
            </w:pPr>
          </w:p>
        </w:tc>
      </w:tr>
      <w:tr w:rsidR="00E031C8" w:rsidRPr="0074759A" w14:paraId="7B70FE3C" w14:textId="0F46C77F" w:rsidTr="0074759A">
        <w:tc>
          <w:tcPr>
            <w:tcW w:w="463" w:type="pct"/>
          </w:tcPr>
          <w:p w14:paraId="63FE4205" w14:textId="77777777" w:rsidR="00E031C8" w:rsidRPr="0074759A" w:rsidRDefault="00E031C8" w:rsidP="00F22D65">
            <w:pPr>
              <w:contextualSpacing/>
              <w:rPr>
                <w:rFonts w:asciiTheme="minorHAnsi" w:hAnsiTheme="minorHAnsi" w:cstheme="minorHAnsi"/>
                <w:sz w:val="18"/>
                <w:szCs w:val="18"/>
                <w:lang w:val="en-GB"/>
              </w:rPr>
            </w:pPr>
          </w:p>
        </w:tc>
        <w:tc>
          <w:tcPr>
            <w:tcW w:w="525" w:type="pct"/>
          </w:tcPr>
          <w:p w14:paraId="2C37AFFB" w14:textId="77777777" w:rsidR="00E031C8" w:rsidRPr="0074759A" w:rsidRDefault="00E031C8" w:rsidP="00F22D65">
            <w:pPr>
              <w:contextualSpacing/>
              <w:rPr>
                <w:rFonts w:asciiTheme="minorHAnsi" w:hAnsiTheme="minorHAnsi" w:cstheme="minorHAnsi"/>
                <w:sz w:val="18"/>
                <w:szCs w:val="18"/>
                <w:lang w:val="en-GB"/>
              </w:rPr>
            </w:pPr>
          </w:p>
        </w:tc>
        <w:tc>
          <w:tcPr>
            <w:tcW w:w="753" w:type="pct"/>
          </w:tcPr>
          <w:p w14:paraId="5BCADE73" w14:textId="77777777" w:rsidR="00E031C8" w:rsidRPr="0074759A" w:rsidRDefault="00E031C8" w:rsidP="00F22D65">
            <w:pPr>
              <w:contextualSpacing/>
              <w:rPr>
                <w:rFonts w:asciiTheme="minorHAnsi" w:hAnsiTheme="minorHAnsi" w:cstheme="minorHAnsi"/>
                <w:sz w:val="18"/>
                <w:szCs w:val="18"/>
                <w:lang w:val="en-GB"/>
              </w:rPr>
            </w:pPr>
          </w:p>
        </w:tc>
        <w:tc>
          <w:tcPr>
            <w:tcW w:w="1137" w:type="pct"/>
          </w:tcPr>
          <w:p w14:paraId="689D5434" w14:textId="77777777" w:rsidR="00E031C8" w:rsidRPr="0074759A" w:rsidRDefault="00E031C8" w:rsidP="00F22D65">
            <w:pPr>
              <w:contextualSpacing/>
              <w:rPr>
                <w:rFonts w:asciiTheme="minorHAnsi" w:hAnsiTheme="minorHAnsi" w:cstheme="minorHAnsi"/>
                <w:sz w:val="18"/>
                <w:szCs w:val="18"/>
                <w:lang w:val="en-GB"/>
              </w:rPr>
            </w:pPr>
          </w:p>
        </w:tc>
        <w:tc>
          <w:tcPr>
            <w:tcW w:w="973" w:type="pct"/>
          </w:tcPr>
          <w:p w14:paraId="76B43C0F" w14:textId="77777777" w:rsidR="00E031C8" w:rsidRPr="0074759A" w:rsidRDefault="00E031C8" w:rsidP="00F22D65">
            <w:pPr>
              <w:contextualSpacing/>
              <w:rPr>
                <w:rFonts w:asciiTheme="minorHAnsi" w:hAnsiTheme="minorHAnsi" w:cstheme="minorHAnsi"/>
                <w:sz w:val="18"/>
                <w:szCs w:val="18"/>
                <w:lang w:val="en-GB"/>
              </w:rPr>
            </w:pPr>
          </w:p>
        </w:tc>
        <w:tc>
          <w:tcPr>
            <w:tcW w:w="1149" w:type="pct"/>
          </w:tcPr>
          <w:p w14:paraId="2960135A" w14:textId="77777777" w:rsidR="00E031C8" w:rsidRPr="0074759A" w:rsidRDefault="00E031C8" w:rsidP="00F22D65">
            <w:pPr>
              <w:contextualSpacing/>
              <w:rPr>
                <w:rFonts w:asciiTheme="minorHAnsi" w:hAnsiTheme="minorHAnsi" w:cstheme="minorHAnsi"/>
                <w:sz w:val="18"/>
                <w:szCs w:val="18"/>
                <w:lang w:val="en-GB"/>
              </w:rPr>
            </w:pPr>
          </w:p>
        </w:tc>
      </w:tr>
    </w:tbl>
    <w:p w14:paraId="3353C7F7" w14:textId="77777777" w:rsidR="00A61322" w:rsidRDefault="00A61322" w:rsidP="00F42F00">
      <w:pPr>
        <w:contextualSpacing/>
        <w:rPr>
          <w:sz w:val="22"/>
          <w:szCs w:val="22"/>
        </w:rPr>
      </w:pPr>
    </w:p>
    <w:p w14:paraId="2F7F16CD" w14:textId="6B596FDB" w:rsidR="00C57397" w:rsidRPr="00C57397" w:rsidRDefault="00C57397" w:rsidP="00C57397">
      <w:pPr>
        <w:pStyle w:val="Heading5"/>
        <w:contextualSpacing/>
        <w:rPr>
          <w:sz w:val="22"/>
          <w:szCs w:val="22"/>
        </w:rPr>
      </w:pPr>
      <w:bookmarkStart w:id="265" w:name="_Toc69912944"/>
      <w:r>
        <w:t>Step 1</w:t>
      </w:r>
      <w:r w:rsidR="003B013B">
        <w:t>2</w:t>
      </w:r>
      <w:r>
        <w:t>: Event</w:t>
      </w:r>
      <w:r w:rsidR="00FB4C29">
        <w:t>s &amp;</w:t>
      </w:r>
      <w:r>
        <w:t xml:space="preserve"> rates</w:t>
      </w:r>
      <w:bookmarkEnd w:id="265"/>
      <w:r>
        <w:t xml:space="preserve"> </w:t>
      </w:r>
    </w:p>
    <w:p w14:paraId="4E69245A" w14:textId="32A46E48" w:rsidR="00700CF5" w:rsidRDefault="00700CF5" w:rsidP="00F42F00">
      <w:pPr>
        <w:contextualSpacing/>
        <w:rPr>
          <w:sz w:val="22"/>
          <w:szCs w:val="22"/>
        </w:rPr>
      </w:pPr>
    </w:p>
    <w:p w14:paraId="6824C26B" w14:textId="2022A6DE" w:rsidR="00C57397" w:rsidRPr="00700CF5" w:rsidRDefault="00C57397" w:rsidP="00C57397">
      <w:pPr>
        <w:contextualSpacing/>
        <w:rPr>
          <w:b/>
          <w:sz w:val="22"/>
          <w:szCs w:val="22"/>
        </w:rPr>
      </w:pPr>
      <w:r w:rsidRPr="00700CF5">
        <w:rPr>
          <w:b/>
          <w:sz w:val="22"/>
          <w:szCs w:val="22"/>
        </w:rPr>
        <w:t>Input</w:t>
      </w:r>
      <w:r w:rsidR="00961874">
        <w:rPr>
          <w:b/>
          <w:sz w:val="22"/>
          <w:szCs w:val="22"/>
        </w:rPr>
        <w:t xml:space="preserve"> table</w:t>
      </w:r>
      <w:r w:rsidR="001A6D6B">
        <w:rPr>
          <w:b/>
          <w:sz w:val="22"/>
          <w:szCs w:val="22"/>
        </w:rPr>
        <w:t>s</w:t>
      </w:r>
    </w:p>
    <w:p w14:paraId="65437A14" w14:textId="77777777" w:rsidR="00C57397" w:rsidRPr="0074759A" w:rsidRDefault="00C57397" w:rsidP="00C57397">
      <w:pPr>
        <w:contextualSpacing/>
        <w:rPr>
          <w:i/>
          <w:sz w:val="22"/>
          <w:szCs w:val="22"/>
        </w:rPr>
      </w:pPr>
      <w:proofErr w:type="spellStart"/>
      <w:r w:rsidRPr="0074759A">
        <w:rPr>
          <w:i/>
          <w:sz w:val="22"/>
          <w:szCs w:val="22"/>
        </w:rPr>
        <w:t>Study_population</w:t>
      </w:r>
      <w:proofErr w:type="spellEnd"/>
    </w:p>
    <w:p w14:paraId="68AF5117" w14:textId="77777777" w:rsidR="00C57397" w:rsidRPr="0074759A" w:rsidRDefault="00C57397" w:rsidP="00C57397">
      <w:pPr>
        <w:contextualSpacing/>
        <w:rPr>
          <w:i/>
          <w:sz w:val="22"/>
          <w:szCs w:val="22"/>
        </w:rPr>
      </w:pPr>
      <w:proofErr w:type="spellStart"/>
      <w:r w:rsidRPr="0074759A">
        <w:rPr>
          <w:i/>
          <w:sz w:val="22"/>
          <w:szCs w:val="22"/>
        </w:rPr>
        <w:t>Medicines_study</w:t>
      </w:r>
      <w:proofErr w:type="spellEnd"/>
    </w:p>
    <w:p w14:paraId="28C6DAEA" w14:textId="77BD8352" w:rsidR="00C57397" w:rsidRPr="0074759A" w:rsidRDefault="00C57397" w:rsidP="00C57397">
      <w:pPr>
        <w:contextualSpacing/>
        <w:rPr>
          <w:i/>
          <w:sz w:val="22"/>
          <w:szCs w:val="22"/>
        </w:rPr>
      </w:pPr>
      <w:r w:rsidRPr="0074759A">
        <w:rPr>
          <w:i/>
          <w:sz w:val="22"/>
          <w:szCs w:val="22"/>
        </w:rPr>
        <w:t xml:space="preserve">List </w:t>
      </w:r>
      <w:r w:rsidR="00961874" w:rsidRPr="0074759A">
        <w:rPr>
          <w:i/>
          <w:sz w:val="22"/>
          <w:szCs w:val="22"/>
        </w:rPr>
        <w:t>of event diagnoses codes (</w:t>
      </w:r>
      <w:proofErr w:type="spellStart"/>
      <w:r w:rsidR="00961874" w:rsidRPr="0074759A">
        <w:rPr>
          <w:i/>
          <w:sz w:val="22"/>
          <w:szCs w:val="22"/>
        </w:rPr>
        <w:t>codemapper</w:t>
      </w:r>
      <w:proofErr w:type="spellEnd"/>
      <w:r w:rsidR="00961874" w:rsidRPr="0074759A">
        <w:rPr>
          <w:i/>
          <w:sz w:val="22"/>
          <w:szCs w:val="22"/>
        </w:rPr>
        <w:t xml:space="preserve"> </w:t>
      </w:r>
      <w:proofErr w:type="spellStart"/>
      <w:r w:rsidR="00961874" w:rsidRPr="0074759A">
        <w:rPr>
          <w:i/>
          <w:sz w:val="22"/>
          <w:szCs w:val="22"/>
        </w:rPr>
        <w:t>codesheet</w:t>
      </w:r>
      <w:proofErr w:type="spellEnd"/>
      <w:r w:rsidR="00961874" w:rsidRPr="0074759A">
        <w:rPr>
          <w:i/>
          <w:sz w:val="22"/>
          <w:szCs w:val="22"/>
        </w:rPr>
        <w:t>)</w:t>
      </w:r>
      <w:r w:rsidRPr="0074759A">
        <w:rPr>
          <w:i/>
          <w:sz w:val="22"/>
          <w:szCs w:val="22"/>
        </w:rPr>
        <w:t xml:space="preserve"> </w:t>
      </w:r>
      <w:r w:rsidR="00F314F5">
        <w:rPr>
          <w:i/>
          <w:sz w:val="22"/>
          <w:szCs w:val="22"/>
        </w:rPr>
        <w:t>see annex 3</w:t>
      </w:r>
    </w:p>
    <w:p w14:paraId="7634B9D4" w14:textId="7F889A71" w:rsidR="00961874" w:rsidRPr="0074759A" w:rsidRDefault="00961874" w:rsidP="00C57397">
      <w:pPr>
        <w:rPr>
          <w:i/>
          <w:sz w:val="22"/>
          <w:szCs w:val="22"/>
        </w:rPr>
      </w:pPr>
      <w:r w:rsidRPr="0074759A">
        <w:rPr>
          <w:i/>
          <w:sz w:val="22"/>
          <w:szCs w:val="22"/>
        </w:rPr>
        <w:t>Pregnancy-study</w:t>
      </w:r>
    </w:p>
    <w:p w14:paraId="2B18E4E6" w14:textId="06B8C34F" w:rsidR="00C57397" w:rsidRPr="0074759A" w:rsidRDefault="00C57397" w:rsidP="00C57397">
      <w:pPr>
        <w:rPr>
          <w:sz w:val="22"/>
          <w:szCs w:val="22"/>
        </w:rPr>
      </w:pPr>
      <w:r w:rsidRPr="0074759A">
        <w:rPr>
          <w:color w:val="365F91" w:themeColor="accent1" w:themeShade="BF"/>
          <w:sz w:val="22"/>
          <w:szCs w:val="22"/>
        </w:rPr>
        <w:t xml:space="preserve">Events </w:t>
      </w:r>
      <w:r w:rsidR="00961874" w:rsidRPr="0074759A">
        <w:rPr>
          <w:color w:val="365F91" w:themeColor="accent1" w:themeShade="BF"/>
          <w:sz w:val="22"/>
          <w:szCs w:val="22"/>
        </w:rPr>
        <w:t>CDM</w:t>
      </w:r>
      <w:r w:rsidRPr="0074759A">
        <w:rPr>
          <w:color w:val="365F91" w:themeColor="accent1" w:themeShade="BF"/>
          <w:sz w:val="22"/>
          <w:szCs w:val="22"/>
        </w:rPr>
        <w:t xml:space="preserve"> </w:t>
      </w:r>
    </w:p>
    <w:p w14:paraId="692794F9" w14:textId="6C684FDD" w:rsidR="00700CF5" w:rsidRDefault="00700CF5" w:rsidP="00F42F00">
      <w:pPr>
        <w:contextualSpacing/>
        <w:rPr>
          <w:sz w:val="22"/>
          <w:szCs w:val="22"/>
        </w:rPr>
      </w:pPr>
    </w:p>
    <w:p w14:paraId="78CCBA7B" w14:textId="22335F2E" w:rsidR="001A6D6B" w:rsidRDefault="001A6D6B" w:rsidP="00F42F00">
      <w:pPr>
        <w:contextualSpacing/>
        <w:rPr>
          <w:sz w:val="22"/>
          <w:szCs w:val="22"/>
        </w:rPr>
      </w:pPr>
      <w:r>
        <w:rPr>
          <w:sz w:val="22"/>
          <w:szCs w:val="22"/>
        </w:rPr>
        <w:lastRenderedPageBreak/>
        <w:t xml:space="preserve">Use Events CDM and select for study population all records prior to </w:t>
      </w:r>
      <w:proofErr w:type="spellStart"/>
      <w:r w:rsidRPr="001A6D6B">
        <w:rPr>
          <w:i/>
          <w:sz w:val="22"/>
          <w:szCs w:val="22"/>
        </w:rPr>
        <w:t>start_study_fup</w:t>
      </w:r>
      <w:proofErr w:type="spellEnd"/>
      <w:r w:rsidRPr="001A6D6B">
        <w:rPr>
          <w:i/>
          <w:sz w:val="22"/>
          <w:szCs w:val="22"/>
        </w:rPr>
        <w:t xml:space="preserve"> till end-study-</w:t>
      </w:r>
      <w:proofErr w:type="spellStart"/>
      <w:r w:rsidRPr="001A6D6B">
        <w:rPr>
          <w:i/>
          <w:sz w:val="22"/>
          <w:szCs w:val="22"/>
        </w:rPr>
        <w:t>fup</w:t>
      </w:r>
      <w:proofErr w:type="spellEnd"/>
      <w:r>
        <w:rPr>
          <w:sz w:val="22"/>
          <w:szCs w:val="22"/>
        </w:rPr>
        <w:t xml:space="preserve"> to </w:t>
      </w:r>
      <w:proofErr w:type="spellStart"/>
      <w:r>
        <w:rPr>
          <w:i/>
          <w:sz w:val="22"/>
          <w:szCs w:val="22"/>
        </w:rPr>
        <w:t>events_study</w:t>
      </w:r>
      <w:proofErr w:type="spellEnd"/>
      <w:r w:rsidRPr="001B0FB9">
        <w:rPr>
          <w:i/>
          <w:sz w:val="22"/>
          <w:szCs w:val="22"/>
        </w:rPr>
        <w:t xml:space="preserve"> </w:t>
      </w:r>
    </w:p>
    <w:p w14:paraId="7861675F" w14:textId="27D71A11" w:rsidR="00C57397" w:rsidRDefault="00C57397" w:rsidP="00F42F00">
      <w:pPr>
        <w:contextualSpacing/>
        <w:rPr>
          <w:sz w:val="22"/>
          <w:szCs w:val="22"/>
        </w:rPr>
      </w:pPr>
    </w:p>
    <w:p w14:paraId="020FB40E" w14:textId="2B6D9FD4" w:rsidR="00F314F5" w:rsidRDefault="00F314F5" w:rsidP="00F42F00">
      <w:pPr>
        <w:contextualSpacing/>
        <w:rPr>
          <w:sz w:val="22"/>
          <w:szCs w:val="22"/>
        </w:rPr>
      </w:pPr>
      <w:r>
        <w:rPr>
          <w:sz w:val="22"/>
          <w:szCs w:val="22"/>
        </w:rPr>
        <w:t xml:space="preserve">The </w:t>
      </w:r>
      <w:proofErr w:type="spellStart"/>
      <w:r>
        <w:rPr>
          <w:sz w:val="22"/>
          <w:szCs w:val="22"/>
        </w:rPr>
        <w:t>Codemapper</w:t>
      </w:r>
      <w:proofErr w:type="spellEnd"/>
      <w:r>
        <w:rPr>
          <w:sz w:val="22"/>
          <w:szCs w:val="22"/>
        </w:rPr>
        <w:t xml:space="preserve"> output comprises Concept names and concepts (UMLS), the totality of the different concepts is the event </w:t>
      </w:r>
    </w:p>
    <w:p w14:paraId="21B59080" w14:textId="77777777" w:rsidR="00F314F5" w:rsidRDefault="00F314F5" w:rsidP="00F42F00">
      <w:pPr>
        <w:contextualSpacing/>
        <w:rPr>
          <w:sz w:val="22"/>
          <w:szCs w:val="22"/>
        </w:rPr>
      </w:pPr>
    </w:p>
    <w:p w14:paraId="79FFEFE6" w14:textId="67701938" w:rsidR="001A6D6B" w:rsidRPr="001A6D6B" w:rsidRDefault="001A6D6B" w:rsidP="00F42F00">
      <w:pPr>
        <w:contextualSpacing/>
        <w:rPr>
          <w:i/>
          <w:color w:val="E36C0A" w:themeColor="accent6" w:themeShade="BF"/>
          <w:sz w:val="22"/>
          <w:szCs w:val="22"/>
        </w:rPr>
      </w:pPr>
      <w:r w:rsidRPr="001A6D6B">
        <w:rPr>
          <w:i/>
          <w:color w:val="E36C0A" w:themeColor="accent6" w:themeShade="BF"/>
          <w:sz w:val="22"/>
          <w:szCs w:val="22"/>
        </w:rPr>
        <w:t>Question to be addressed</w:t>
      </w:r>
      <w:r w:rsidR="00F22D65">
        <w:rPr>
          <w:i/>
          <w:color w:val="E36C0A" w:themeColor="accent6" w:themeShade="BF"/>
          <w:sz w:val="22"/>
          <w:szCs w:val="22"/>
        </w:rPr>
        <w:t xml:space="preserve"> in table 2</w:t>
      </w:r>
      <w:r w:rsidR="00F314F5">
        <w:rPr>
          <w:i/>
          <w:color w:val="E36C0A" w:themeColor="accent6" w:themeShade="BF"/>
          <w:sz w:val="22"/>
          <w:szCs w:val="22"/>
        </w:rPr>
        <w:t>1</w:t>
      </w:r>
      <w:r w:rsidRPr="001A6D6B">
        <w:rPr>
          <w:i/>
          <w:color w:val="E36C0A" w:themeColor="accent6" w:themeShade="BF"/>
          <w:sz w:val="22"/>
          <w:szCs w:val="22"/>
        </w:rPr>
        <w:t xml:space="preserve">: How many </w:t>
      </w:r>
      <w:r w:rsidR="00F314F5">
        <w:rPr>
          <w:i/>
          <w:color w:val="E36C0A" w:themeColor="accent6" w:themeShade="BF"/>
          <w:sz w:val="22"/>
          <w:szCs w:val="22"/>
        </w:rPr>
        <w:t>diagnosis</w:t>
      </w:r>
      <w:r w:rsidRPr="001A6D6B">
        <w:rPr>
          <w:i/>
          <w:color w:val="E36C0A" w:themeColor="accent6" w:themeShade="BF"/>
          <w:sz w:val="22"/>
          <w:szCs w:val="22"/>
        </w:rPr>
        <w:t xml:space="preserve"> </w:t>
      </w:r>
      <w:r w:rsidR="00F314F5">
        <w:rPr>
          <w:i/>
          <w:color w:val="E36C0A" w:themeColor="accent6" w:themeShade="BF"/>
          <w:sz w:val="22"/>
          <w:szCs w:val="22"/>
        </w:rPr>
        <w:t xml:space="preserve">records </w:t>
      </w:r>
      <w:r w:rsidRPr="001A6D6B">
        <w:rPr>
          <w:i/>
          <w:color w:val="E36C0A" w:themeColor="accent6" w:themeShade="BF"/>
          <w:sz w:val="22"/>
          <w:szCs w:val="22"/>
        </w:rPr>
        <w:t xml:space="preserve">do not have a </w:t>
      </w:r>
      <w:r w:rsidR="00F314F5">
        <w:rPr>
          <w:i/>
          <w:color w:val="E36C0A" w:themeColor="accent6" w:themeShade="BF"/>
          <w:sz w:val="22"/>
          <w:szCs w:val="22"/>
        </w:rPr>
        <w:t>meaning</w:t>
      </w:r>
      <w:r w:rsidRPr="001A6D6B">
        <w:rPr>
          <w:i/>
          <w:color w:val="E36C0A" w:themeColor="accent6" w:themeShade="BF"/>
          <w:sz w:val="22"/>
          <w:szCs w:val="22"/>
        </w:rPr>
        <w:t>?</w:t>
      </w:r>
    </w:p>
    <w:p w14:paraId="3908F4A0" w14:textId="77777777" w:rsidR="001A6D6B" w:rsidRDefault="001A6D6B" w:rsidP="00F42F00">
      <w:pPr>
        <w:contextualSpacing/>
        <w:rPr>
          <w:sz w:val="22"/>
          <w:szCs w:val="22"/>
        </w:rPr>
      </w:pPr>
    </w:p>
    <w:p w14:paraId="5B34E270" w14:textId="3C581EB5" w:rsidR="001A6D6B" w:rsidRDefault="00F22D65" w:rsidP="001A6D6B">
      <w:pPr>
        <w:contextualSpacing/>
        <w:rPr>
          <w:i/>
          <w:sz w:val="22"/>
          <w:szCs w:val="22"/>
        </w:rPr>
      </w:pPr>
      <w:r>
        <w:rPr>
          <w:i/>
          <w:sz w:val="22"/>
          <w:szCs w:val="22"/>
        </w:rPr>
        <w:t>O</w:t>
      </w:r>
      <w:r w:rsidR="001A6D6B" w:rsidRPr="00671288">
        <w:rPr>
          <w:i/>
          <w:sz w:val="22"/>
          <w:szCs w:val="22"/>
        </w:rPr>
        <w:t xml:space="preserve">utput table </w:t>
      </w:r>
      <w:r>
        <w:rPr>
          <w:i/>
          <w:sz w:val="22"/>
          <w:szCs w:val="22"/>
        </w:rPr>
        <w:t>20</w:t>
      </w:r>
      <w:r w:rsidR="001A6D6B">
        <w:rPr>
          <w:i/>
          <w:sz w:val="22"/>
          <w:szCs w:val="22"/>
        </w:rPr>
        <w:t xml:space="preserve"> Missingness of </w:t>
      </w:r>
      <w:r w:rsidR="00F314F5">
        <w:rPr>
          <w:i/>
          <w:sz w:val="22"/>
          <w:szCs w:val="22"/>
        </w:rPr>
        <w:t>meanings.</w:t>
      </w:r>
      <w:r w:rsidR="001A6D6B">
        <w:rPr>
          <w:i/>
          <w:sz w:val="22"/>
          <w:szCs w:val="22"/>
        </w:rPr>
        <w:t xml:space="preserve"> By </w:t>
      </w:r>
      <w:r w:rsidR="00F314F5">
        <w:rPr>
          <w:i/>
          <w:sz w:val="22"/>
          <w:szCs w:val="22"/>
        </w:rPr>
        <w:t>concept</w:t>
      </w:r>
      <w:r w:rsidR="001A6D6B">
        <w:rPr>
          <w:i/>
          <w:sz w:val="22"/>
          <w:szCs w:val="22"/>
        </w:rPr>
        <w:t xml:space="preserve"> for </w:t>
      </w:r>
      <w:r>
        <w:rPr>
          <w:i/>
          <w:sz w:val="22"/>
          <w:szCs w:val="22"/>
        </w:rPr>
        <w:t>study population 0-55 years of age</w:t>
      </w:r>
    </w:p>
    <w:p w14:paraId="16DFDCAC" w14:textId="77777777" w:rsidR="001A6D6B" w:rsidRDefault="001A6D6B" w:rsidP="001A6D6B">
      <w:pPr>
        <w:contextualSpacing/>
        <w:rPr>
          <w:i/>
          <w:sz w:val="22"/>
          <w:szCs w:val="22"/>
        </w:rPr>
      </w:pPr>
    </w:p>
    <w:tbl>
      <w:tblPr>
        <w:tblStyle w:val="TableGrid"/>
        <w:tblW w:w="5000" w:type="pct"/>
        <w:tblLook w:val="04A0" w:firstRow="1" w:lastRow="0" w:firstColumn="1" w:lastColumn="0" w:noHBand="0" w:noVBand="1"/>
      </w:tblPr>
      <w:tblGrid>
        <w:gridCol w:w="972"/>
        <w:gridCol w:w="1098"/>
        <w:gridCol w:w="1232"/>
        <w:gridCol w:w="1232"/>
        <w:gridCol w:w="2409"/>
        <w:gridCol w:w="2407"/>
      </w:tblGrid>
      <w:tr w:rsidR="001A6D6B" w:rsidRPr="00700CF5" w14:paraId="2ED9349B" w14:textId="77777777" w:rsidTr="001A6D6B">
        <w:tc>
          <w:tcPr>
            <w:tcW w:w="520" w:type="pct"/>
          </w:tcPr>
          <w:p w14:paraId="2521813C" w14:textId="77777777" w:rsidR="001A6D6B" w:rsidRPr="00700CF5" w:rsidRDefault="001A6D6B" w:rsidP="00F22D65">
            <w:pPr>
              <w:contextualSpacing/>
              <w:rPr>
                <w:rFonts w:cs="Tahoma"/>
                <w:sz w:val="20"/>
                <w:szCs w:val="20"/>
                <w:lang w:val="en-GB"/>
              </w:rPr>
            </w:pPr>
            <w:r w:rsidRPr="00700CF5">
              <w:rPr>
                <w:rFonts w:cs="Tahoma"/>
                <w:sz w:val="20"/>
                <w:szCs w:val="20"/>
                <w:lang w:val="en-GB"/>
              </w:rPr>
              <w:t>DAP</w:t>
            </w:r>
          </w:p>
        </w:tc>
        <w:tc>
          <w:tcPr>
            <w:tcW w:w="587" w:type="pct"/>
          </w:tcPr>
          <w:p w14:paraId="1167B0F8" w14:textId="77777777" w:rsidR="001A6D6B" w:rsidRDefault="001A6D6B" w:rsidP="00F22D65">
            <w:pPr>
              <w:contextualSpacing/>
              <w:rPr>
                <w:rFonts w:cs="Tahoma"/>
                <w:sz w:val="20"/>
                <w:szCs w:val="20"/>
                <w:lang w:val="en-GB"/>
              </w:rPr>
            </w:pPr>
            <w:r>
              <w:rPr>
                <w:rFonts w:cs="Tahoma"/>
                <w:sz w:val="20"/>
                <w:szCs w:val="20"/>
                <w:lang w:val="en-GB"/>
              </w:rPr>
              <w:t>Calendar year</w:t>
            </w:r>
          </w:p>
        </w:tc>
        <w:tc>
          <w:tcPr>
            <w:tcW w:w="659" w:type="pct"/>
          </w:tcPr>
          <w:p w14:paraId="1FCEC64E" w14:textId="37E76C7E" w:rsidR="001A6D6B" w:rsidRDefault="00F314F5" w:rsidP="00F22D65">
            <w:pPr>
              <w:contextualSpacing/>
              <w:rPr>
                <w:rFonts w:cs="Tahoma"/>
                <w:sz w:val="20"/>
                <w:szCs w:val="20"/>
                <w:lang w:val="en-GB"/>
              </w:rPr>
            </w:pPr>
            <w:r>
              <w:rPr>
                <w:rFonts w:cs="Tahoma"/>
                <w:sz w:val="20"/>
                <w:szCs w:val="20"/>
                <w:lang w:val="en-GB"/>
              </w:rPr>
              <w:t xml:space="preserve">Concept </w:t>
            </w:r>
          </w:p>
        </w:tc>
        <w:tc>
          <w:tcPr>
            <w:tcW w:w="659" w:type="pct"/>
          </w:tcPr>
          <w:p w14:paraId="1710C0DA" w14:textId="4FAFA160" w:rsidR="001A6D6B" w:rsidRPr="00700CF5" w:rsidRDefault="001A6D6B" w:rsidP="00F22D65">
            <w:pPr>
              <w:contextualSpacing/>
              <w:rPr>
                <w:rFonts w:cs="Tahoma"/>
                <w:sz w:val="20"/>
                <w:szCs w:val="20"/>
                <w:lang w:val="en-GB"/>
              </w:rPr>
            </w:pPr>
            <w:r>
              <w:rPr>
                <w:rFonts w:cs="Tahoma"/>
                <w:sz w:val="20"/>
                <w:szCs w:val="20"/>
                <w:lang w:val="en-GB"/>
              </w:rPr>
              <w:t>No. of events records</w:t>
            </w:r>
          </w:p>
        </w:tc>
        <w:tc>
          <w:tcPr>
            <w:tcW w:w="1288" w:type="pct"/>
          </w:tcPr>
          <w:p w14:paraId="78C323B0" w14:textId="2BB7D444" w:rsidR="001A6D6B" w:rsidRDefault="001A6D6B" w:rsidP="00F22D65">
            <w:pPr>
              <w:contextualSpacing/>
              <w:rPr>
                <w:rFonts w:cs="Tahoma"/>
                <w:sz w:val="20"/>
                <w:szCs w:val="20"/>
                <w:lang w:val="en-GB"/>
              </w:rPr>
            </w:pPr>
            <w:r>
              <w:rPr>
                <w:rFonts w:cs="Tahoma"/>
                <w:sz w:val="20"/>
                <w:szCs w:val="20"/>
                <w:lang w:val="en-GB"/>
              </w:rPr>
              <w:t xml:space="preserve">No of records with empty </w:t>
            </w:r>
            <w:r w:rsidR="00F314F5">
              <w:rPr>
                <w:rFonts w:cs="Tahoma"/>
                <w:sz w:val="20"/>
                <w:szCs w:val="20"/>
                <w:lang w:val="en-GB"/>
              </w:rPr>
              <w:t>meaning</w:t>
            </w:r>
          </w:p>
        </w:tc>
        <w:tc>
          <w:tcPr>
            <w:tcW w:w="1287" w:type="pct"/>
          </w:tcPr>
          <w:p w14:paraId="56B3127D" w14:textId="1074AE9C" w:rsidR="001A6D6B" w:rsidRDefault="001A6D6B" w:rsidP="00F22D65">
            <w:pPr>
              <w:contextualSpacing/>
              <w:rPr>
                <w:rFonts w:cs="Tahoma"/>
                <w:sz w:val="20"/>
                <w:szCs w:val="20"/>
                <w:lang w:val="en-GB"/>
              </w:rPr>
            </w:pPr>
            <w:r>
              <w:rPr>
                <w:rFonts w:cs="Tahoma"/>
                <w:sz w:val="20"/>
                <w:szCs w:val="20"/>
                <w:lang w:val="en-GB"/>
              </w:rPr>
              <w:t>%</w:t>
            </w:r>
            <w:r w:rsidR="00FB4C29">
              <w:rPr>
                <w:rFonts w:cs="Tahoma"/>
                <w:sz w:val="20"/>
                <w:szCs w:val="20"/>
                <w:lang w:val="en-GB"/>
              </w:rPr>
              <w:t xml:space="preserve"> empty of no. of events </w:t>
            </w:r>
          </w:p>
        </w:tc>
      </w:tr>
      <w:tr w:rsidR="001A6D6B" w:rsidRPr="00700CF5" w14:paraId="53A14021" w14:textId="77777777" w:rsidTr="001A6D6B">
        <w:tc>
          <w:tcPr>
            <w:tcW w:w="520" w:type="pct"/>
          </w:tcPr>
          <w:p w14:paraId="5DC3E710" w14:textId="77777777" w:rsidR="001A6D6B" w:rsidRPr="00700CF5" w:rsidRDefault="001A6D6B" w:rsidP="00F22D65">
            <w:pPr>
              <w:contextualSpacing/>
              <w:rPr>
                <w:rFonts w:cs="Tahoma"/>
                <w:sz w:val="20"/>
                <w:szCs w:val="20"/>
                <w:lang w:val="en-GB"/>
              </w:rPr>
            </w:pPr>
          </w:p>
        </w:tc>
        <w:tc>
          <w:tcPr>
            <w:tcW w:w="587" w:type="pct"/>
          </w:tcPr>
          <w:p w14:paraId="3F8438F7" w14:textId="77777777" w:rsidR="001A6D6B" w:rsidRDefault="001A6D6B" w:rsidP="00F22D65">
            <w:pPr>
              <w:contextualSpacing/>
              <w:rPr>
                <w:rFonts w:cs="Tahoma"/>
                <w:sz w:val="20"/>
                <w:szCs w:val="20"/>
                <w:lang w:val="en-GB"/>
              </w:rPr>
            </w:pPr>
            <w:r>
              <w:rPr>
                <w:rFonts w:cs="Tahoma"/>
                <w:sz w:val="20"/>
                <w:szCs w:val="20"/>
                <w:lang w:val="en-GB"/>
              </w:rPr>
              <w:t>1995</w:t>
            </w:r>
          </w:p>
        </w:tc>
        <w:tc>
          <w:tcPr>
            <w:tcW w:w="659" w:type="pct"/>
          </w:tcPr>
          <w:p w14:paraId="6EFEF630" w14:textId="77777777" w:rsidR="001A6D6B" w:rsidRDefault="001A6D6B" w:rsidP="00F22D65">
            <w:pPr>
              <w:contextualSpacing/>
              <w:rPr>
                <w:rFonts w:cs="Tahoma"/>
                <w:sz w:val="20"/>
                <w:szCs w:val="20"/>
                <w:lang w:val="en-GB"/>
              </w:rPr>
            </w:pPr>
          </w:p>
        </w:tc>
        <w:tc>
          <w:tcPr>
            <w:tcW w:w="659" w:type="pct"/>
          </w:tcPr>
          <w:p w14:paraId="46A95F97" w14:textId="5A9A5D6D" w:rsidR="001A6D6B" w:rsidRDefault="001A6D6B" w:rsidP="00F22D65">
            <w:pPr>
              <w:contextualSpacing/>
              <w:rPr>
                <w:rFonts w:cs="Tahoma"/>
                <w:sz w:val="20"/>
                <w:szCs w:val="20"/>
                <w:lang w:val="en-GB"/>
              </w:rPr>
            </w:pPr>
          </w:p>
        </w:tc>
        <w:tc>
          <w:tcPr>
            <w:tcW w:w="1288" w:type="pct"/>
          </w:tcPr>
          <w:p w14:paraId="6AC50183" w14:textId="77777777" w:rsidR="001A6D6B" w:rsidRDefault="001A6D6B" w:rsidP="00F22D65">
            <w:pPr>
              <w:contextualSpacing/>
              <w:rPr>
                <w:rFonts w:cs="Tahoma"/>
                <w:sz w:val="20"/>
                <w:szCs w:val="20"/>
                <w:lang w:val="en-GB"/>
              </w:rPr>
            </w:pPr>
          </w:p>
        </w:tc>
        <w:tc>
          <w:tcPr>
            <w:tcW w:w="1287" w:type="pct"/>
          </w:tcPr>
          <w:p w14:paraId="22D800BE" w14:textId="77777777" w:rsidR="001A6D6B" w:rsidRDefault="001A6D6B" w:rsidP="00F22D65">
            <w:pPr>
              <w:contextualSpacing/>
              <w:rPr>
                <w:rFonts w:cs="Tahoma"/>
                <w:sz w:val="20"/>
                <w:szCs w:val="20"/>
                <w:lang w:val="en-GB"/>
              </w:rPr>
            </w:pPr>
          </w:p>
        </w:tc>
      </w:tr>
      <w:tr w:rsidR="001A6D6B" w:rsidRPr="00700CF5" w14:paraId="3A8B9302" w14:textId="77777777" w:rsidTr="001A6D6B">
        <w:tc>
          <w:tcPr>
            <w:tcW w:w="520" w:type="pct"/>
          </w:tcPr>
          <w:p w14:paraId="6C261A49" w14:textId="77777777" w:rsidR="001A6D6B" w:rsidRPr="00700CF5" w:rsidRDefault="001A6D6B" w:rsidP="00F22D65">
            <w:pPr>
              <w:contextualSpacing/>
              <w:rPr>
                <w:rFonts w:cs="Tahoma"/>
                <w:sz w:val="20"/>
                <w:szCs w:val="20"/>
                <w:lang w:val="en-GB"/>
              </w:rPr>
            </w:pPr>
          </w:p>
        </w:tc>
        <w:tc>
          <w:tcPr>
            <w:tcW w:w="587" w:type="pct"/>
          </w:tcPr>
          <w:p w14:paraId="0CCB5CBB" w14:textId="77777777" w:rsidR="001A6D6B" w:rsidRDefault="001A6D6B" w:rsidP="00F22D65">
            <w:pPr>
              <w:contextualSpacing/>
              <w:rPr>
                <w:rFonts w:cs="Tahoma"/>
                <w:sz w:val="20"/>
                <w:szCs w:val="20"/>
                <w:lang w:val="en-GB"/>
              </w:rPr>
            </w:pPr>
          </w:p>
        </w:tc>
        <w:tc>
          <w:tcPr>
            <w:tcW w:w="659" w:type="pct"/>
          </w:tcPr>
          <w:p w14:paraId="58BFE417" w14:textId="77777777" w:rsidR="001A6D6B" w:rsidRDefault="001A6D6B" w:rsidP="00F22D65">
            <w:pPr>
              <w:contextualSpacing/>
              <w:rPr>
                <w:rFonts w:cs="Tahoma"/>
                <w:sz w:val="20"/>
                <w:szCs w:val="20"/>
                <w:lang w:val="en-GB"/>
              </w:rPr>
            </w:pPr>
          </w:p>
        </w:tc>
        <w:tc>
          <w:tcPr>
            <w:tcW w:w="659" w:type="pct"/>
          </w:tcPr>
          <w:p w14:paraId="6C2F0B08" w14:textId="4637763D" w:rsidR="001A6D6B" w:rsidRDefault="001A6D6B" w:rsidP="00F22D65">
            <w:pPr>
              <w:contextualSpacing/>
              <w:rPr>
                <w:rFonts w:cs="Tahoma"/>
                <w:sz w:val="20"/>
                <w:szCs w:val="20"/>
                <w:lang w:val="en-GB"/>
              </w:rPr>
            </w:pPr>
          </w:p>
        </w:tc>
        <w:tc>
          <w:tcPr>
            <w:tcW w:w="1288" w:type="pct"/>
          </w:tcPr>
          <w:p w14:paraId="63C71928" w14:textId="77777777" w:rsidR="001A6D6B" w:rsidRDefault="001A6D6B" w:rsidP="00F22D65">
            <w:pPr>
              <w:contextualSpacing/>
              <w:rPr>
                <w:rFonts w:cs="Tahoma"/>
                <w:sz w:val="20"/>
                <w:szCs w:val="20"/>
                <w:lang w:val="en-GB"/>
              </w:rPr>
            </w:pPr>
          </w:p>
        </w:tc>
        <w:tc>
          <w:tcPr>
            <w:tcW w:w="1287" w:type="pct"/>
          </w:tcPr>
          <w:p w14:paraId="681CF90F" w14:textId="77777777" w:rsidR="001A6D6B" w:rsidRDefault="001A6D6B" w:rsidP="00F22D65">
            <w:pPr>
              <w:contextualSpacing/>
              <w:rPr>
                <w:rFonts w:cs="Tahoma"/>
                <w:sz w:val="20"/>
                <w:szCs w:val="20"/>
                <w:lang w:val="en-GB"/>
              </w:rPr>
            </w:pPr>
          </w:p>
        </w:tc>
      </w:tr>
      <w:tr w:rsidR="001A6D6B" w:rsidRPr="00700CF5" w14:paraId="6C743E4D" w14:textId="77777777" w:rsidTr="001A6D6B">
        <w:tc>
          <w:tcPr>
            <w:tcW w:w="520" w:type="pct"/>
          </w:tcPr>
          <w:p w14:paraId="17939669" w14:textId="77777777" w:rsidR="001A6D6B" w:rsidRPr="00700CF5" w:rsidRDefault="001A6D6B" w:rsidP="00F22D65">
            <w:pPr>
              <w:contextualSpacing/>
              <w:rPr>
                <w:rFonts w:cs="Tahoma"/>
                <w:sz w:val="20"/>
                <w:szCs w:val="20"/>
                <w:lang w:val="en-GB"/>
              </w:rPr>
            </w:pPr>
          </w:p>
        </w:tc>
        <w:tc>
          <w:tcPr>
            <w:tcW w:w="587" w:type="pct"/>
          </w:tcPr>
          <w:p w14:paraId="13FDF617" w14:textId="77777777" w:rsidR="001A6D6B" w:rsidRDefault="001A6D6B" w:rsidP="00F22D65">
            <w:pPr>
              <w:contextualSpacing/>
              <w:rPr>
                <w:rFonts w:cs="Tahoma"/>
                <w:sz w:val="20"/>
                <w:szCs w:val="20"/>
                <w:lang w:val="en-GB"/>
              </w:rPr>
            </w:pPr>
          </w:p>
        </w:tc>
        <w:tc>
          <w:tcPr>
            <w:tcW w:w="659" w:type="pct"/>
          </w:tcPr>
          <w:p w14:paraId="5398F511" w14:textId="77777777" w:rsidR="001A6D6B" w:rsidRDefault="001A6D6B" w:rsidP="00F22D65">
            <w:pPr>
              <w:contextualSpacing/>
              <w:rPr>
                <w:rFonts w:cs="Tahoma"/>
                <w:sz w:val="20"/>
                <w:szCs w:val="20"/>
                <w:lang w:val="en-GB"/>
              </w:rPr>
            </w:pPr>
          </w:p>
        </w:tc>
        <w:tc>
          <w:tcPr>
            <w:tcW w:w="659" w:type="pct"/>
          </w:tcPr>
          <w:p w14:paraId="5E837E9E" w14:textId="549E2FB4" w:rsidR="001A6D6B" w:rsidRDefault="001A6D6B" w:rsidP="00F22D65">
            <w:pPr>
              <w:contextualSpacing/>
              <w:rPr>
                <w:rFonts w:cs="Tahoma"/>
                <w:sz w:val="20"/>
                <w:szCs w:val="20"/>
                <w:lang w:val="en-GB"/>
              </w:rPr>
            </w:pPr>
          </w:p>
        </w:tc>
        <w:tc>
          <w:tcPr>
            <w:tcW w:w="1288" w:type="pct"/>
          </w:tcPr>
          <w:p w14:paraId="759D5733" w14:textId="77777777" w:rsidR="001A6D6B" w:rsidRDefault="001A6D6B" w:rsidP="00F22D65">
            <w:pPr>
              <w:contextualSpacing/>
              <w:rPr>
                <w:rFonts w:cs="Tahoma"/>
                <w:sz w:val="20"/>
                <w:szCs w:val="20"/>
                <w:lang w:val="en-GB"/>
              </w:rPr>
            </w:pPr>
          </w:p>
        </w:tc>
        <w:tc>
          <w:tcPr>
            <w:tcW w:w="1287" w:type="pct"/>
          </w:tcPr>
          <w:p w14:paraId="30273DA2" w14:textId="77777777" w:rsidR="001A6D6B" w:rsidRDefault="001A6D6B" w:rsidP="00F22D65">
            <w:pPr>
              <w:contextualSpacing/>
              <w:rPr>
                <w:rFonts w:cs="Tahoma"/>
                <w:sz w:val="20"/>
                <w:szCs w:val="20"/>
                <w:lang w:val="en-GB"/>
              </w:rPr>
            </w:pPr>
          </w:p>
        </w:tc>
      </w:tr>
      <w:tr w:rsidR="001A6D6B" w:rsidRPr="00700CF5" w14:paraId="4DE483C7" w14:textId="77777777" w:rsidTr="001A6D6B">
        <w:tc>
          <w:tcPr>
            <w:tcW w:w="520" w:type="pct"/>
          </w:tcPr>
          <w:p w14:paraId="4286F0A1" w14:textId="77777777" w:rsidR="001A6D6B" w:rsidRPr="00700CF5" w:rsidRDefault="001A6D6B" w:rsidP="00F22D65">
            <w:pPr>
              <w:contextualSpacing/>
              <w:rPr>
                <w:rFonts w:cs="Tahoma"/>
                <w:sz w:val="20"/>
                <w:szCs w:val="20"/>
                <w:lang w:val="en-GB"/>
              </w:rPr>
            </w:pPr>
          </w:p>
        </w:tc>
        <w:tc>
          <w:tcPr>
            <w:tcW w:w="587" w:type="pct"/>
          </w:tcPr>
          <w:p w14:paraId="4DCA369D" w14:textId="77777777" w:rsidR="001A6D6B" w:rsidRDefault="001A6D6B" w:rsidP="00F22D65">
            <w:pPr>
              <w:contextualSpacing/>
              <w:rPr>
                <w:rFonts w:cs="Tahoma"/>
                <w:sz w:val="20"/>
                <w:szCs w:val="20"/>
                <w:lang w:val="en-GB"/>
              </w:rPr>
            </w:pPr>
            <w:r>
              <w:rPr>
                <w:rFonts w:cs="Tahoma"/>
                <w:sz w:val="20"/>
                <w:szCs w:val="20"/>
                <w:lang w:val="en-GB"/>
              </w:rPr>
              <w:t>1996</w:t>
            </w:r>
          </w:p>
        </w:tc>
        <w:tc>
          <w:tcPr>
            <w:tcW w:w="659" w:type="pct"/>
          </w:tcPr>
          <w:p w14:paraId="1255C68D" w14:textId="77777777" w:rsidR="001A6D6B" w:rsidRDefault="001A6D6B" w:rsidP="00F22D65">
            <w:pPr>
              <w:contextualSpacing/>
              <w:rPr>
                <w:rFonts w:cs="Tahoma"/>
                <w:sz w:val="20"/>
                <w:szCs w:val="20"/>
                <w:lang w:val="en-GB"/>
              </w:rPr>
            </w:pPr>
          </w:p>
        </w:tc>
        <w:tc>
          <w:tcPr>
            <w:tcW w:w="659" w:type="pct"/>
          </w:tcPr>
          <w:p w14:paraId="3C51107F" w14:textId="2DFE5D80" w:rsidR="001A6D6B" w:rsidRDefault="001A6D6B" w:rsidP="00F22D65">
            <w:pPr>
              <w:contextualSpacing/>
              <w:rPr>
                <w:rFonts w:cs="Tahoma"/>
                <w:sz w:val="20"/>
                <w:szCs w:val="20"/>
                <w:lang w:val="en-GB"/>
              </w:rPr>
            </w:pPr>
          </w:p>
        </w:tc>
        <w:tc>
          <w:tcPr>
            <w:tcW w:w="1288" w:type="pct"/>
          </w:tcPr>
          <w:p w14:paraId="0CF2A1CB" w14:textId="77777777" w:rsidR="001A6D6B" w:rsidRDefault="001A6D6B" w:rsidP="00F22D65">
            <w:pPr>
              <w:contextualSpacing/>
              <w:rPr>
                <w:rFonts w:cs="Tahoma"/>
                <w:sz w:val="20"/>
                <w:szCs w:val="20"/>
                <w:lang w:val="en-GB"/>
              </w:rPr>
            </w:pPr>
          </w:p>
        </w:tc>
        <w:tc>
          <w:tcPr>
            <w:tcW w:w="1287" w:type="pct"/>
          </w:tcPr>
          <w:p w14:paraId="5335B16D" w14:textId="77777777" w:rsidR="001A6D6B" w:rsidRDefault="001A6D6B" w:rsidP="00F22D65">
            <w:pPr>
              <w:contextualSpacing/>
              <w:rPr>
                <w:rFonts w:cs="Tahoma"/>
                <w:sz w:val="20"/>
                <w:szCs w:val="20"/>
                <w:lang w:val="en-GB"/>
              </w:rPr>
            </w:pPr>
          </w:p>
        </w:tc>
      </w:tr>
    </w:tbl>
    <w:p w14:paraId="46AA9B85" w14:textId="31B50261" w:rsidR="00C57397" w:rsidRDefault="00C57397" w:rsidP="00F42F00">
      <w:pPr>
        <w:contextualSpacing/>
        <w:rPr>
          <w:sz w:val="22"/>
          <w:szCs w:val="22"/>
        </w:rPr>
      </w:pPr>
    </w:p>
    <w:p w14:paraId="60040C0E" w14:textId="550C6ED6" w:rsidR="00C542CA" w:rsidRPr="001A6D6B" w:rsidRDefault="00C542CA" w:rsidP="00C542CA">
      <w:pPr>
        <w:contextualSpacing/>
        <w:rPr>
          <w:i/>
          <w:color w:val="E36C0A" w:themeColor="accent6" w:themeShade="BF"/>
          <w:sz w:val="22"/>
          <w:szCs w:val="22"/>
        </w:rPr>
      </w:pPr>
      <w:r w:rsidRPr="001A6D6B">
        <w:rPr>
          <w:i/>
          <w:color w:val="E36C0A" w:themeColor="accent6" w:themeShade="BF"/>
          <w:sz w:val="22"/>
          <w:szCs w:val="22"/>
        </w:rPr>
        <w:t>Question to be addressed</w:t>
      </w:r>
      <w:r w:rsidR="00F22D65">
        <w:rPr>
          <w:i/>
          <w:color w:val="E36C0A" w:themeColor="accent6" w:themeShade="BF"/>
          <w:sz w:val="22"/>
          <w:szCs w:val="22"/>
        </w:rPr>
        <w:t xml:space="preserve"> in table 2</w:t>
      </w:r>
      <w:r w:rsidR="00C077DC">
        <w:rPr>
          <w:i/>
          <w:color w:val="E36C0A" w:themeColor="accent6" w:themeShade="BF"/>
          <w:sz w:val="22"/>
          <w:szCs w:val="22"/>
        </w:rPr>
        <w:t>2</w:t>
      </w:r>
      <w:r w:rsidRPr="001A6D6B">
        <w:rPr>
          <w:i/>
          <w:color w:val="E36C0A" w:themeColor="accent6" w:themeShade="BF"/>
          <w:sz w:val="22"/>
          <w:szCs w:val="22"/>
        </w:rPr>
        <w:t xml:space="preserve">: </w:t>
      </w:r>
      <w:r>
        <w:rPr>
          <w:i/>
          <w:color w:val="E36C0A" w:themeColor="accent6" w:themeShade="BF"/>
          <w:sz w:val="22"/>
          <w:szCs w:val="22"/>
        </w:rPr>
        <w:t>What are the code counts of the various event concepts of interest</w:t>
      </w:r>
      <w:r w:rsidR="00F22D65">
        <w:rPr>
          <w:i/>
          <w:color w:val="E36C0A" w:themeColor="accent6" w:themeShade="BF"/>
          <w:sz w:val="22"/>
          <w:szCs w:val="22"/>
        </w:rPr>
        <w:t xml:space="preserve"> by meaning?</w:t>
      </w:r>
    </w:p>
    <w:p w14:paraId="164F64A8" w14:textId="323A508D" w:rsidR="00C542CA" w:rsidRDefault="00C542CA" w:rsidP="00C542CA">
      <w:pPr>
        <w:contextualSpacing/>
        <w:rPr>
          <w:sz w:val="22"/>
          <w:szCs w:val="22"/>
        </w:rPr>
      </w:pPr>
    </w:p>
    <w:p w14:paraId="2D5743F0" w14:textId="542EC5FE" w:rsidR="00C542CA" w:rsidRPr="00C542CA" w:rsidRDefault="00C542CA" w:rsidP="00C542CA">
      <w:pPr>
        <w:contextualSpacing/>
        <w:rPr>
          <w:sz w:val="22"/>
          <w:szCs w:val="22"/>
        </w:rPr>
      </w:pPr>
      <w:r>
        <w:rPr>
          <w:sz w:val="22"/>
          <w:szCs w:val="22"/>
        </w:rPr>
        <w:t xml:space="preserve">Use </w:t>
      </w:r>
      <w:proofErr w:type="spellStart"/>
      <w:r w:rsidRPr="00C542CA">
        <w:rPr>
          <w:i/>
          <w:sz w:val="22"/>
          <w:szCs w:val="22"/>
        </w:rPr>
        <w:t>events_study</w:t>
      </w:r>
      <w:proofErr w:type="spellEnd"/>
      <w:r>
        <w:rPr>
          <w:sz w:val="22"/>
          <w:szCs w:val="22"/>
        </w:rPr>
        <w:t xml:space="preserve"> and select all codes appearing in the </w:t>
      </w:r>
      <w:proofErr w:type="spellStart"/>
      <w:r>
        <w:rPr>
          <w:sz w:val="22"/>
          <w:szCs w:val="22"/>
        </w:rPr>
        <w:t>codesheet</w:t>
      </w:r>
      <w:proofErr w:type="spellEnd"/>
      <w:r>
        <w:rPr>
          <w:sz w:val="22"/>
          <w:szCs w:val="22"/>
        </w:rPr>
        <w:t xml:space="preserve"> for the events of relevance (</w:t>
      </w:r>
      <w:r w:rsidRPr="00C542CA">
        <w:rPr>
          <w:sz w:val="22"/>
          <w:szCs w:val="22"/>
          <w:highlight w:val="yellow"/>
        </w:rPr>
        <w:t>see annex 3</w:t>
      </w:r>
      <w:r>
        <w:rPr>
          <w:sz w:val="22"/>
          <w:szCs w:val="22"/>
        </w:rPr>
        <w:t xml:space="preserve">) copy to </w:t>
      </w:r>
      <w:proofErr w:type="spellStart"/>
      <w:r w:rsidRPr="00C542CA">
        <w:rPr>
          <w:i/>
          <w:sz w:val="22"/>
          <w:szCs w:val="22"/>
        </w:rPr>
        <w:t>events_study_interest</w:t>
      </w:r>
      <w:proofErr w:type="spellEnd"/>
      <w:r>
        <w:rPr>
          <w:i/>
          <w:sz w:val="22"/>
          <w:szCs w:val="22"/>
        </w:rPr>
        <w:t xml:space="preserve">, </w:t>
      </w:r>
      <w:r w:rsidRPr="00C542CA">
        <w:rPr>
          <w:sz w:val="22"/>
          <w:szCs w:val="22"/>
        </w:rPr>
        <w:t xml:space="preserve">link on code and add from the </w:t>
      </w:r>
      <w:proofErr w:type="spellStart"/>
      <w:r w:rsidRPr="00C542CA">
        <w:rPr>
          <w:sz w:val="22"/>
          <w:szCs w:val="22"/>
        </w:rPr>
        <w:t>codesheet</w:t>
      </w:r>
      <w:proofErr w:type="spellEnd"/>
      <w:r w:rsidRPr="00C542CA">
        <w:rPr>
          <w:sz w:val="22"/>
          <w:szCs w:val="22"/>
        </w:rPr>
        <w:t xml:space="preserve"> the </w:t>
      </w:r>
      <w:r>
        <w:rPr>
          <w:sz w:val="22"/>
          <w:szCs w:val="22"/>
        </w:rPr>
        <w:t xml:space="preserve">UMLS </w:t>
      </w:r>
      <w:r w:rsidRPr="00C542CA">
        <w:rPr>
          <w:sz w:val="22"/>
          <w:szCs w:val="22"/>
        </w:rPr>
        <w:t xml:space="preserve">concept and </w:t>
      </w:r>
      <w:r>
        <w:rPr>
          <w:sz w:val="22"/>
          <w:szCs w:val="22"/>
        </w:rPr>
        <w:t xml:space="preserve">UMLS </w:t>
      </w:r>
      <w:r w:rsidRPr="00C542CA">
        <w:rPr>
          <w:sz w:val="22"/>
          <w:szCs w:val="22"/>
        </w:rPr>
        <w:t>concept name</w:t>
      </w:r>
    </w:p>
    <w:p w14:paraId="02310346" w14:textId="77777777" w:rsidR="00C542CA" w:rsidRDefault="00C542CA" w:rsidP="00C542CA">
      <w:pPr>
        <w:contextualSpacing/>
        <w:rPr>
          <w:sz w:val="22"/>
          <w:szCs w:val="22"/>
        </w:rPr>
      </w:pPr>
    </w:p>
    <w:p w14:paraId="7ED54643" w14:textId="175845E5" w:rsidR="00C542CA" w:rsidRDefault="00F22D65" w:rsidP="00C542CA">
      <w:pPr>
        <w:contextualSpacing/>
        <w:rPr>
          <w:i/>
          <w:sz w:val="22"/>
          <w:szCs w:val="22"/>
        </w:rPr>
      </w:pPr>
      <w:r>
        <w:rPr>
          <w:i/>
          <w:sz w:val="22"/>
          <w:szCs w:val="22"/>
        </w:rPr>
        <w:t>O</w:t>
      </w:r>
      <w:r w:rsidR="00C542CA" w:rsidRPr="00671288">
        <w:rPr>
          <w:i/>
          <w:sz w:val="22"/>
          <w:szCs w:val="22"/>
        </w:rPr>
        <w:t xml:space="preserve">utput table </w:t>
      </w:r>
      <w:r w:rsidR="00C542CA">
        <w:rPr>
          <w:i/>
          <w:sz w:val="22"/>
          <w:szCs w:val="22"/>
        </w:rPr>
        <w:t>2</w:t>
      </w:r>
      <w:r w:rsidR="00C077DC">
        <w:rPr>
          <w:i/>
          <w:sz w:val="22"/>
          <w:szCs w:val="22"/>
        </w:rPr>
        <w:t>2</w:t>
      </w:r>
      <w:r w:rsidR="00C542CA">
        <w:rPr>
          <w:i/>
          <w:sz w:val="22"/>
          <w:szCs w:val="22"/>
        </w:rPr>
        <w:t xml:space="preserve"> Code count by meaning for study population </w:t>
      </w:r>
      <w:r>
        <w:rPr>
          <w:i/>
          <w:sz w:val="22"/>
          <w:szCs w:val="22"/>
        </w:rPr>
        <w:t>0-55 years of age</w:t>
      </w:r>
    </w:p>
    <w:p w14:paraId="56F5723F" w14:textId="77777777" w:rsidR="00C542CA" w:rsidRDefault="00C542CA" w:rsidP="00C542CA">
      <w:pPr>
        <w:contextualSpacing/>
        <w:rPr>
          <w:i/>
          <w:sz w:val="22"/>
          <w:szCs w:val="22"/>
        </w:rPr>
      </w:pPr>
    </w:p>
    <w:tbl>
      <w:tblPr>
        <w:tblStyle w:val="TableGrid"/>
        <w:tblW w:w="5000" w:type="pct"/>
        <w:tblLook w:val="04A0" w:firstRow="1" w:lastRow="0" w:firstColumn="1" w:lastColumn="0" w:noHBand="0" w:noVBand="1"/>
      </w:tblPr>
      <w:tblGrid>
        <w:gridCol w:w="618"/>
        <w:gridCol w:w="683"/>
        <w:gridCol w:w="883"/>
        <w:gridCol w:w="1197"/>
        <w:gridCol w:w="1197"/>
        <w:gridCol w:w="1195"/>
        <w:gridCol w:w="1195"/>
        <w:gridCol w:w="1191"/>
        <w:gridCol w:w="1191"/>
      </w:tblGrid>
      <w:tr w:rsidR="00F22D65" w:rsidRPr="00700CF5" w14:paraId="1EB5F86D" w14:textId="1F24F5A6" w:rsidTr="00F22D65">
        <w:tc>
          <w:tcPr>
            <w:tcW w:w="330" w:type="pct"/>
          </w:tcPr>
          <w:p w14:paraId="212CC91C" w14:textId="77777777" w:rsidR="00F22D65" w:rsidRPr="00700CF5" w:rsidRDefault="00F22D65" w:rsidP="00F22D65">
            <w:pPr>
              <w:contextualSpacing/>
              <w:rPr>
                <w:rFonts w:cs="Tahoma"/>
                <w:sz w:val="20"/>
                <w:szCs w:val="20"/>
                <w:lang w:val="en-GB"/>
              </w:rPr>
            </w:pPr>
            <w:r w:rsidRPr="00700CF5">
              <w:rPr>
                <w:rFonts w:cs="Tahoma"/>
                <w:sz w:val="20"/>
                <w:szCs w:val="20"/>
                <w:lang w:val="en-GB"/>
              </w:rPr>
              <w:t>DAP</w:t>
            </w:r>
          </w:p>
        </w:tc>
        <w:tc>
          <w:tcPr>
            <w:tcW w:w="365" w:type="pct"/>
          </w:tcPr>
          <w:p w14:paraId="06F2472D" w14:textId="72C63DE0" w:rsidR="00F22D65" w:rsidRDefault="00F22D65" w:rsidP="00F22D65">
            <w:pPr>
              <w:contextualSpacing/>
              <w:rPr>
                <w:rFonts w:cs="Tahoma"/>
                <w:sz w:val="20"/>
                <w:szCs w:val="20"/>
                <w:lang w:val="en-GB"/>
              </w:rPr>
            </w:pPr>
            <w:r>
              <w:rPr>
                <w:rFonts w:cs="Tahoma"/>
                <w:sz w:val="20"/>
                <w:szCs w:val="20"/>
                <w:lang w:val="en-GB"/>
              </w:rPr>
              <w:t xml:space="preserve">Event </w:t>
            </w:r>
          </w:p>
        </w:tc>
        <w:tc>
          <w:tcPr>
            <w:tcW w:w="472" w:type="pct"/>
          </w:tcPr>
          <w:p w14:paraId="17A14A63" w14:textId="03DA6C2F" w:rsidR="00F22D65" w:rsidRPr="00700CF5" w:rsidRDefault="00F22D65" w:rsidP="00F22D65">
            <w:pPr>
              <w:contextualSpacing/>
              <w:rPr>
                <w:rFonts w:cs="Tahoma"/>
                <w:sz w:val="20"/>
                <w:szCs w:val="20"/>
                <w:lang w:val="en-GB"/>
              </w:rPr>
            </w:pPr>
            <w:r>
              <w:rPr>
                <w:rFonts w:cs="Tahoma"/>
                <w:sz w:val="20"/>
                <w:szCs w:val="20"/>
                <w:lang w:val="en-GB"/>
              </w:rPr>
              <w:t>Concept (CUI)</w:t>
            </w:r>
          </w:p>
        </w:tc>
        <w:tc>
          <w:tcPr>
            <w:tcW w:w="640" w:type="pct"/>
          </w:tcPr>
          <w:p w14:paraId="2862600C" w14:textId="15199E54" w:rsidR="00F22D65" w:rsidRDefault="00F22D65" w:rsidP="00F22D65">
            <w:pPr>
              <w:contextualSpacing/>
              <w:rPr>
                <w:rFonts w:cs="Tahoma"/>
                <w:sz w:val="20"/>
                <w:szCs w:val="20"/>
                <w:lang w:val="en-GB"/>
              </w:rPr>
            </w:pPr>
            <w:r>
              <w:rPr>
                <w:rFonts w:cs="Tahoma"/>
                <w:sz w:val="20"/>
                <w:szCs w:val="20"/>
                <w:lang w:val="en-GB"/>
              </w:rPr>
              <w:t>Concept name</w:t>
            </w:r>
          </w:p>
        </w:tc>
        <w:tc>
          <w:tcPr>
            <w:tcW w:w="640" w:type="pct"/>
          </w:tcPr>
          <w:p w14:paraId="21AF84EB" w14:textId="5E7422A8" w:rsidR="00F22D65" w:rsidRDefault="00F22D65" w:rsidP="00F22D65">
            <w:pPr>
              <w:contextualSpacing/>
              <w:rPr>
                <w:rFonts w:cs="Tahoma"/>
                <w:sz w:val="20"/>
                <w:szCs w:val="20"/>
                <w:lang w:val="en-GB"/>
              </w:rPr>
            </w:pPr>
            <w:r>
              <w:rPr>
                <w:rFonts w:cs="Tahoma"/>
                <w:sz w:val="20"/>
                <w:szCs w:val="20"/>
                <w:lang w:val="en-GB"/>
              </w:rPr>
              <w:t>Vocabulary</w:t>
            </w:r>
          </w:p>
        </w:tc>
        <w:tc>
          <w:tcPr>
            <w:tcW w:w="639" w:type="pct"/>
          </w:tcPr>
          <w:p w14:paraId="75D5F9BE" w14:textId="6B118190" w:rsidR="00F22D65" w:rsidRDefault="00F22D65" w:rsidP="00F22D65">
            <w:pPr>
              <w:contextualSpacing/>
              <w:rPr>
                <w:rFonts w:cs="Tahoma"/>
                <w:sz w:val="20"/>
                <w:szCs w:val="20"/>
                <w:lang w:val="en-GB"/>
              </w:rPr>
            </w:pPr>
            <w:r>
              <w:rPr>
                <w:rFonts w:cs="Tahoma"/>
                <w:sz w:val="20"/>
                <w:szCs w:val="20"/>
                <w:lang w:val="en-GB"/>
              </w:rPr>
              <w:t>Meaning</w:t>
            </w:r>
          </w:p>
        </w:tc>
        <w:tc>
          <w:tcPr>
            <w:tcW w:w="639" w:type="pct"/>
          </w:tcPr>
          <w:p w14:paraId="658AF3C0" w14:textId="478FE1CB" w:rsidR="00F22D65" w:rsidRDefault="00F22D65" w:rsidP="00F22D65">
            <w:pPr>
              <w:contextualSpacing/>
              <w:rPr>
                <w:rFonts w:cs="Tahoma"/>
                <w:sz w:val="20"/>
                <w:szCs w:val="20"/>
                <w:lang w:val="en-GB"/>
              </w:rPr>
            </w:pPr>
            <w:r>
              <w:rPr>
                <w:rFonts w:cs="Tahoma"/>
                <w:sz w:val="20"/>
                <w:szCs w:val="20"/>
                <w:lang w:val="en-GB"/>
              </w:rPr>
              <w:t>Code (truncated)</w:t>
            </w:r>
          </w:p>
        </w:tc>
        <w:tc>
          <w:tcPr>
            <w:tcW w:w="637" w:type="pct"/>
          </w:tcPr>
          <w:p w14:paraId="27FD0936" w14:textId="6ADB652F" w:rsidR="00F22D65" w:rsidRDefault="00F22D65" w:rsidP="00F22D65">
            <w:pPr>
              <w:contextualSpacing/>
              <w:rPr>
                <w:rFonts w:cs="Tahoma"/>
                <w:sz w:val="20"/>
                <w:szCs w:val="20"/>
                <w:lang w:val="en-GB"/>
              </w:rPr>
            </w:pPr>
            <w:r>
              <w:rPr>
                <w:rFonts w:cs="Tahoma"/>
                <w:sz w:val="20"/>
                <w:szCs w:val="20"/>
                <w:lang w:val="en-GB"/>
              </w:rPr>
              <w:t xml:space="preserve">No. </w:t>
            </w:r>
          </w:p>
        </w:tc>
        <w:tc>
          <w:tcPr>
            <w:tcW w:w="637" w:type="pct"/>
          </w:tcPr>
          <w:p w14:paraId="67F097ED" w14:textId="33F9C529" w:rsidR="00F22D65" w:rsidRDefault="00F22D65" w:rsidP="00F22D65">
            <w:pPr>
              <w:contextualSpacing/>
              <w:rPr>
                <w:rFonts w:cs="Tahoma"/>
                <w:sz w:val="20"/>
                <w:szCs w:val="20"/>
                <w:lang w:val="en-GB"/>
              </w:rPr>
            </w:pPr>
            <w:r>
              <w:rPr>
                <w:rFonts w:cs="Tahoma"/>
                <w:sz w:val="20"/>
                <w:szCs w:val="20"/>
                <w:lang w:val="en-GB"/>
              </w:rPr>
              <w:t xml:space="preserve">% </w:t>
            </w:r>
          </w:p>
        </w:tc>
      </w:tr>
      <w:tr w:rsidR="00F22D65" w:rsidRPr="00700CF5" w14:paraId="4417747E" w14:textId="140148E6" w:rsidTr="00F22D65">
        <w:tc>
          <w:tcPr>
            <w:tcW w:w="330" w:type="pct"/>
          </w:tcPr>
          <w:p w14:paraId="460821BF" w14:textId="77777777" w:rsidR="00F22D65" w:rsidRPr="00700CF5" w:rsidRDefault="00F22D65" w:rsidP="00F22D65">
            <w:pPr>
              <w:contextualSpacing/>
              <w:rPr>
                <w:rFonts w:cs="Tahoma"/>
                <w:sz w:val="20"/>
                <w:szCs w:val="20"/>
                <w:lang w:val="en-GB"/>
              </w:rPr>
            </w:pPr>
          </w:p>
        </w:tc>
        <w:tc>
          <w:tcPr>
            <w:tcW w:w="365" w:type="pct"/>
          </w:tcPr>
          <w:p w14:paraId="3F4844CF" w14:textId="52F47A19" w:rsidR="00F22D65" w:rsidRDefault="00F22D65" w:rsidP="00F22D65">
            <w:pPr>
              <w:contextualSpacing/>
              <w:rPr>
                <w:rFonts w:cs="Tahoma"/>
                <w:sz w:val="20"/>
                <w:szCs w:val="20"/>
                <w:lang w:val="en-GB"/>
              </w:rPr>
            </w:pPr>
            <w:r>
              <w:rPr>
                <w:rFonts w:cs="Tahoma"/>
                <w:sz w:val="20"/>
                <w:szCs w:val="20"/>
                <w:lang w:val="en-GB"/>
              </w:rPr>
              <w:t>MS</w:t>
            </w:r>
          </w:p>
        </w:tc>
        <w:tc>
          <w:tcPr>
            <w:tcW w:w="472" w:type="pct"/>
          </w:tcPr>
          <w:p w14:paraId="52848ACC" w14:textId="77777777" w:rsidR="00F22D65" w:rsidRDefault="00F22D65" w:rsidP="00F22D65">
            <w:pPr>
              <w:contextualSpacing/>
              <w:rPr>
                <w:rFonts w:cs="Tahoma"/>
                <w:sz w:val="20"/>
                <w:szCs w:val="20"/>
                <w:lang w:val="en-GB"/>
              </w:rPr>
            </w:pPr>
          </w:p>
        </w:tc>
        <w:tc>
          <w:tcPr>
            <w:tcW w:w="640" w:type="pct"/>
          </w:tcPr>
          <w:p w14:paraId="10F1B22B" w14:textId="77777777" w:rsidR="00F22D65" w:rsidRDefault="00F22D65" w:rsidP="00F22D65">
            <w:pPr>
              <w:contextualSpacing/>
              <w:rPr>
                <w:rFonts w:cs="Tahoma"/>
                <w:sz w:val="20"/>
                <w:szCs w:val="20"/>
                <w:lang w:val="en-GB"/>
              </w:rPr>
            </w:pPr>
          </w:p>
        </w:tc>
        <w:tc>
          <w:tcPr>
            <w:tcW w:w="640" w:type="pct"/>
          </w:tcPr>
          <w:p w14:paraId="41CD8688" w14:textId="610B7E1B" w:rsidR="00F22D65" w:rsidRDefault="00F22D65" w:rsidP="00F22D65">
            <w:pPr>
              <w:contextualSpacing/>
              <w:rPr>
                <w:rFonts w:cs="Tahoma"/>
                <w:sz w:val="20"/>
                <w:szCs w:val="20"/>
                <w:lang w:val="en-GB"/>
              </w:rPr>
            </w:pPr>
          </w:p>
        </w:tc>
        <w:tc>
          <w:tcPr>
            <w:tcW w:w="639" w:type="pct"/>
          </w:tcPr>
          <w:p w14:paraId="623A838C" w14:textId="77777777" w:rsidR="00F22D65" w:rsidRDefault="00F22D65" w:rsidP="00F22D65">
            <w:pPr>
              <w:contextualSpacing/>
              <w:rPr>
                <w:rFonts w:cs="Tahoma"/>
                <w:sz w:val="20"/>
                <w:szCs w:val="20"/>
                <w:lang w:val="en-GB"/>
              </w:rPr>
            </w:pPr>
          </w:p>
        </w:tc>
        <w:tc>
          <w:tcPr>
            <w:tcW w:w="639" w:type="pct"/>
          </w:tcPr>
          <w:p w14:paraId="04AEE1C2" w14:textId="2CDAD56D" w:rsidR="00F22D65" w:rsidRDefault="00F22D65" w:rsidP="00F22D65">
            <w:pPr>
              <w:contextualSpacing/>
              <w:rPr>
                <w:rFonts w:cs="Tahoma"/>
                <w:sz w:val="20"/>
                <w:szCs w:val="20"/>
                <w:lang w:val="en-GB"/>
              </w:rPr>
            </w:pPr>
          </w:p>
        </w:tc>
        <w:tc>
          <w:tcPr>
            <w:tcW w:w="637" w:type="pct"/>
          </w:tcPr>
          <w:p w14:paraId="76A93C83" w14:textId="77777777" w:rsidR="00F22D65" w:rsidRDefault="00F22D65" w:rsidP="00F22D65">
            <w:pPr>
              <w:contextualSpacing/>
              <w:rPr>
                <w:rFonts w:cs="Tahoma"/>
                <w:sz w:val="20"/>
                <w:szCs w:val="20"/>
                <w:lang w:val="en-GB"/>
              </w:rPr>
            </w:pPr>
          </w:p>
        </w:tc>
        <w:tc>
          <w:tcPr>
            <w:tcW w:w="637" w:type="pct"/>
          </w:tcPr>
          <w:p w14:paraId="10566551" w14:textId="77777777" w:rsidR="00F22D65" w:rsidRDefault="00F22D65" w:rsidP="00F22D65">
            <w:pPr>
              <w:contextualSpacing/>
              <w:rPr>
                <w:rFonts w:cs="Tahoma"/>
                <w:sz w:val="20"/>
                <w:szCs w:val="20"/>
                <w:lang w:val="en-GB"/>
              </w:rPr>
            </w:pPr>
          </w:p>
        </w:tc>
      </w:tr>
      <w:tr w:rsidR="00F22D65" w:rsidRPr="00700CF5" w14:paraId="1A08935C" w14:textId="5D798C05" w:rsidTr="00F22D65">
        <w:tc>
          <w:tcPr>
            <w:tcW w:w="330" w:type="pct"/>
          </w:tcPr>
          <w:p w14:paraId="52DCD546" w14:textId="77777777" w:rsidR="00F22D65" w:rsidRPr="00700CF5" w:rsidRDefault="00F22D65" w:rsidP="00F22D65">
            <w:pPr>
              <w:contextualSpacing/>
              <w:rPr>
                <w:rFonts w:cs="Tahoma"/>
                <w:sz w:val="20"/>
                <w:szCs w:val="20"/>
                <w:lang w:val="en-GB"/>
              </w:rPr>
            </w:pPr>
          </w:p>
        </w:tc>
        <w:tc>
          <w:tcPr>
            <w:tcW w:w="365" w:type="pct"/>
          </w:tcPr>
          <w:p w14:paraId="6B84F33B" w14:textId="77777777" w:rsidR="00F22D65" w:rsidRDefault="00F22D65" w:rsidP="00F22D65">
            <w:pPr>
              <w:contextualSpacing/>
              <w:rPr>
                <w:rFonts w:cs="Tahoma"/>
                <w:sz w:val="20"/>
                <w:szCs w:val="20"/>
                <w:lang w:val="en-GB"/>
              </w:rPr>
            </w:pPr>
          </w:p>
        </w:tc>
        <w:tc>
          <w:tcPr>
            <w:tcW w:w="472" w:type="pct"/>
          </w:tcPr>
          <w:p w14:paraId="667405C2" w14:textId="77777777" w:rsidR="00F22D65" w:rsidRDefault="00F22D65" w:rsidP="00F22D65">
            <w:pPr>
              <w:contextualSpacing/>
              <w:rPr>
                <w:rFonts w:cs="Tahoma"/>
                <w:sz w:val="20"/>
                <w:szCs w:val="20"/>
                <w:lang w:val="en-GB"/>
              </w:rPr>
            </w:pPr>
          </w:p>
        </w:tc>
        <w:tc>
          <w:tcPr>
            <w:tcW w:w="640" w:type="pct"/>
          </w:tcPr>
          <w:p w14:paraId="5815DCB2" w14:textId="77777777" w:rsidR="00F22D65" w:rsidRDefault="00F22D65" w:rsidP="00F22D65">
            <w:pPr>
              <w:contextualSpacing/>
              <w:rPr>
                <w:rFonts w:cs="Tahoma"/>
                <w:sz w:val="20"/>
                <w:szCs w:val="20"/>
                <w:lang w:val="en-GB"/>
              </w:rPr>
            </w:pPr>
          </w:p>
        </w:tc>
        <w:tc>
          <w:tcPr>
            <w:tcW w:w="640" w:type="pct"/>
          </w:tcPr>
          <w:p w14:paraId="0C0DCFE7" w14:textId="234CE5BA" w:rsidR="00F22D65" w:rsidRDefault="00F22D65" w:rsidP="00F22D65">
            <w:pPr>
              <w:contextualSpacing/>
              <w:rPr>
                <w:rFonts w:cs="Tahoma"/>
                <w:sz w:val="20"/>
                <w:szCs w:val="20"/>
                <w:lang w:val="en-GB"/>
              </w:rPr>
            </w:pPr>
          </w:p>
        </w:tc>
        <w:tc>
          <w:tcPr>
            <w:tcW w:w="639" w:type="pct"/>
          </w:tcPr>
          <w:p w14:paraId="0EB37F9F" w14:textId="77777777" w:rsidR="00F22D65" w:rsidRDefault="00F22D65" w:rsidP="00F22D65">
            <w:pPr>
              <w:contextualSpacing/>
              <w:rPr>
                <w:rFonts w:cs="Tahoma"/>
                <w:sz w:val="20"/>
                <w:szCs w:val="20"/>
                <w:lang w:val="en-GB"/>
              </w:rPr>
            </w:pPr>
          </w:p>
        </w:tc>
        <w:tc>
          <w:tcPr>
            <w:tcW w:w="639" w:type="pct"/>
          </w:tcPr>
          <w:p w14:paraId="08ED7E07" w14:textId="79D5809A" w:rsidR="00F22D65" w:rsidRDefault="00F22D65" w:rsidP="00F22D65">
            <w:pPr>
              <w:contextualSpacing/>
              <w:rPr>
                <w:rFonts w:cs="Tahoma"/>
                <w:sz w:val="20"/>
                <w:szCs w:val="20"/>
                <w:lang w:val="en-GB"/>
              </w:rPr>
            </w:pPr>
          </w:p>
        </w:tc>
        <w:tc>
          <w:tcPr>
            <w:tcW w:w="637" w:type="pct"/>
          </w:tcPr>
          <w:p w14:paraId="2F17AAE9" w14:textId="77777777" w:rsidR="00F22D65" w:rsidRDefault="00F22D65" w:rsidP="00F22D65">
            <w:pPr>
              <w:contextualSpacing/>
              <w:rPr>
                <w:rFonts w:cs="Tahoma"/>
                <w:sz w:val="20"/>
                <w:szCs w:val="20"/>
                <w:lang w:val="en-GB"/>
              </w:rPr>
            </w:pPr>
          </w:p>
        </w:tc>
        <w:tc>
          <w:tcPr>
            <w:tcW w:w="637" w:type="pct"/>
          </w:tcPr>
          <w:p w14:paraId="1AFD937B" w14:textId="77777777" w:rsidR="00F22D65" w:rsidRDefault="00F22D65" w:rsidP="00F22D65">
            <w:pPr>
              <w:contextualSpacing/>
              <w:rPr>
                <w:rFonts w:cs="Tahoma"/>
                <w:sz w:val="20"/>
                <w:szCs w:val="20"/>
                <w:lang w:val="en-GB"/>
              </w:rPr>
            </w:pPr>
          </w:p>
        </w:tc>
      </w:tr>
      <w:tr w:rsidR="00F22D65" w:rsidRPr="00700CF5" w14:paraId="0CAB5D06" w14:textId="0D0F8C3C" w:rsidTr="00F22D65">
        <w:tc>
          <w:tcPr>
            <w:tcW w:w="330" w:type="pct"/>
          </w:tcPr>
          <w:p w14:paraId="5609E878" w14:textId="77777777" w:rsidR="00F22D65" w:rsidRPr="00700CF5" w:rsidRDefault="00F22D65" w:rsidP="00F22D65">
            <w:pPr>
              <w:contextualSpacing/>
              <w:rPr>
                <w:rFonts w:cs="Tahoma"/>
                <w:sz w:val="20"/>
                <w:szCs w:val="20"/>
                <w:lang w:val="en-GB"/>
              </w:rPr>
            </w:pPr>
          </w:p>
        </w:tc>
        <w:tc>
          <w:tcPr>
            <w:tcW w:w="365" w:type="pct"/>
          </w:tcPr>
          <w:p w14:paraId="7E3A85C9" w14:textId="77777777" w:rsidR="00F22D65" w:rsidRDefault="00F22D65" w:rsidP="00F22D65">
            <w:pPr>
              <w:contextualSpacing/>
              <w:rPr>
                <w:rFonts w:cs="Tahoma"/>
                <w:sz w:val="20"/>
                <w:szCs w:val="20"/>
                <w:lang w:val="en-GB"/>
              </w:rPr>
            </w:pPr>
          </w:p>
        </w:tc>
        <w:tc>
          <w:tcPr>
            <w:tcW w:w="472" w:type="pct"/>
          </w:tcPr>
          <w:p w14:paraId="262B7B77" w14:textId="77777777" w:rsidR="00F22D65" w:rsidRDefault="00F22D65" w:rsidP="00F22D65">
            <w:pPr>
              <w:contextualSpacing/>
              <w:rPr>
                <w:rFonts w:cs="Tahoma"/>
                <w:sz w:val="20"/>
                <w:szCs w:val="20"/>
                <w:lang w:val="en-GB"/>
              </w:rPr>
            </w:pPr>
          </w:p>
        </w:tc>
        <w:tc>
          <w:tcPr>
            <w:tcW w:w="640" w:type="pct"/>
          </w:tcPr>
          <w:p w14:paraId="4A1A6C53" w14:textId="77777777" w:rsidR="00F22D65" w:rsidRDefault="00F22D65" w:rsidP="00F22D65">
            <w:pPr>
              <w:contextualSpacing/>
              <w:rPr>
                <w:rFonts w:cs="Tahoma"/>
                <w:sz w:val="20"/>
                <w:szCs w:val="20"/>
                <w:lang w:val="en-GB"/>
              </w:rPr>
            </w:pPr>
          </w:p>
        </w:tc>
        <w:tc>
          <w:tcPr>
            <w:tcW w:w="640" w:type="pct"/>
          </w:tcPr>
          <w:p w14:paraId="6D2C390D" w14:textId="59C0877B" w:rsidR="00F22D65" w:rsidRDefault="00F22D65" w:rsidP="00F22D65">
            <w:pPr>
              <w:contextualSpacing/>
              <w:rPr>
                <w:rFonts w:cs="Tahoma"/>
                <w:sz w:val="20"/>
                <w:szCs w:val="20"/>
                <w:lang w:val="en-GB"/>
              </w:rPr>
            </w:pPr>
          </w:p>
        </w:tc>
        <w:tc>
          <w:tcPr>
            <w:tcW w:w="639" w:type="pct"/>
          </w:tcPr>
          <w:p w14:paraId="3433768A" w14:textId="77777777" w:rsidR="00F22D65" w:rsidRDefault="00F22D65" w:rsidP="00F22D65">
            <w:pPr>
              <w:contextualSpacing/>
              <w:rPr>
                <w:rFonts w:cs="Tahoma"/>
                <w:sz w:val="20"/>
                <w:szCs w:val="20"/>
                <w:lang w:val="en-GB"/>
              </w:rPr>
            </w:pPr>
          </w:p>
        </w:tc>
        <w:tc>
          <w:tcPr>
            <w:tcW w:w="639" w:type="pct"/>
          </w:tcPr>
          <w:p w14:paraId="5495AA19" w14:textId="1733AAFD" w:rsidR="00F22D65" w:rsidRDefault="00F22D65" w:rsidP="00F22D65">
            <w:pPr>
              <w:contextualSpacing/>
              <w:rPr>
                <w:rFonts w:cs="Tahoma"/>
                <w:sz w:val="20"/>
                <w:szCs w:val="20"/>
                <w:lang w:val="en-GB"/>
              </w:rPr>
            </w:pPr>
          </w:p>
        </w:tc>
        <w:tc>
          <w:tcPr>
            <w:tcW w:w="637" w:type="pct"/>
          </w:tcPr>
          <w:p w14:paraId="575DDA9C" w14:textId="77777777" w:rsidR="00F22D65" w:rsidRDefault="00F22D65" w:rsidP="00F22D65">
            <w:pPr>
              <w:contextualSpacing/>
              <w:rPr>
                <w:rFonts w:cs="Tahoma"/>
                <w:sz w:val="20"/>
                <w:szCs w:val="20"/>
                <w:lang w:val="en-GB"/>
              </w:rPr>
            </w:pPr>
          </w:p>
        </w:tc>
        <w:tc>
          <w:tcPr>
            <w:tcW w:w="637" w:type="pct"/>
          </w:tcPr>
          <w:p w14:paraId="28839644" w14:textId="77777777" w:rsidR="00F22D65" w:rsidRDefault="00F22D65" w:rsidP="00F22D65">
            <w:pPr>
              <w:contextualSpacing/>
              <w:rPr>
                <w:rFonts w:cs="Tahoma"/>
                <w:sz w:val="20"/>
                <w:szCs w:val="20"/>
                <w:lang w:val="en-GB"/>
              </w:rPr>
            </w:pPr>
          </w:p>
        </w:tc>
      </w:tr>
      <w:tr w:rsidR="00F22D65" w:rsidRPr="00700CF5" w14:paraId="3CC4609D" w14:textId="5B287895" w:rsidTr="00F22D65">
        <w:tc>
          <w:tcPr>
            <w:tcW w:w="330" w:type="pct"/>
          </w:tcPr>
          <w:p w14:paraId="251C5DC9" w14:textId="77777777" w:rsidR="00F22D65" w:rsidRPr="00700CF5" w:rsidRDefault="00F22D65" w:rsidP="00F22D65">
            <w:pPr>
              <w:contextualSpacing/>
              <w:rPr>
                <w:rFonts w:cs="Tahoma"/>
                <w:sz w:val="20"/>
                <w:szCs w:val="20"/>
                <w:lang w:val="en-GB"/>
              </w:rPr>
            </w:pPr>
          </w:p>
        </w:tc>
        <w:tc>
          <w:tcPr>
            <w:tcW w:w="365" w:type="pct"/>
          </w:tcPr>
          <w:p w14:paraId="516B27E3" w14:textId="77777777" w:rsidR="00F22D65" w:rsidRDefault="00F22D65" w:rsidP="00F22D65">
            <w:pPr>
              <w:contextualSpacing/>
              <w:rPr>
                <w:rFonts w:cs="Tahoma"/>
                <w:sz w:val="20"/>
                <w:szCs w:val="20"/>
                <w:lang w:val="en-GB"/>
              </w:rPr>
            </w:pPr>
          </w:p>
        </w:tc>
        <w:tc>
          <w:tcPr>
            <w:tcW w:w="472" w:type="pct"/>
          </w:tcPr>
          <w:p w14:paraId="16E60BB4" w14:textId="77777777" w:rsidR="00F22D65" w:rsidRDefault="00F22D65" w:rsidP="00F22D65">
            <w:pPr>
              <w:contextualSpacing/>
              <w:rPr>
                <w:rFonts w:cs="Tahoma"/>
                <w:sz w:val="20"/>
                <w:szCs w:val="20"/>
                <w:lang w:val="en-GB"/>
              </w:rPr>
            </w:pPr>
          </w:p>
        </w:tc>
        <w:tc>
          <w:tcPr>
            <w:tcW w:w="640" w:type="pct"/>
          </w:tcPr>
          <w:p w14:paraId="782EF8E4" w14:textId="77777777" w:rsidR="00F22D65" w:rsidRDefault="00F22D65" w:rsidP="00F22D65">
            <w:pPr>
              <w:contextualSpacing/>
              <w:rPr>
                <w:rFonts w:cs="Tahoma"/>
                <w:sz w:val="20"/>
                <w:szCs w:val="20"/>
                <w:lang w:val="en-GB"/>
              </w:rPr>
            </w:pPr>
          </w:p>
        </w:tc>
        <w:tc>
          <w:tcPr>
            <w:tcW w:w="640" w:type="pct"/>
          </w:tcPr>
          <w:p w14:paraId="125BC2DF" w14:textId="72BA828B" w:rsidR="00F22D65" w:rsidRDefault="00F22D65" w:rsidP="00F22D65">
            <w:pPr>
              <w:contextualSpacing/>
              <w:rPr>
                <w:rFonts w:cs="Tahoma"/>
                <w:sz w:val="20"/>
                <w:szCs w:val="20"/>
                <w:lang w:val="en-GB"/>
              </w:rPr>
            </w:pPr>
          </w:p>
        </w:tc>
        <w:tc>
          <w:tcPr>
            <w:tcW w:w="639" w:type="pct"/>
          </w:tcPr>
          <w:p w14:paraId="747158D1" w14:textId="77777777" w:rsidR="00F22D65" w:rsidRDefault="00F22D65" w:rsidP="00F22D65">
            <w:pPr>
              <w:contextualSpacing/>
              <w:rPr>
                <w:rFonts w:cs="Tahoma"/>
                <w:sz w:val="20"/>
                <w:szCs w:val="20"/>
                <w:lang w:val="en-GB"/>
              </w:rPr>
            </w:pPr>
          </w:p>
        </w:tc>
        <w:tc>
          <w:tcPr>
            <w:tcW w:w="639" w:type="pct"/>
          </w:tcPr>
          <w:p w14:paraId="654FAD9E" w14:textId="355762AD" w:rsidR="00F22D65" w:rsidRDefault="00F22D65" w:rsidP="00F22D65">
            <w:pPr>
              <w:contextualSpacing/>
              <w:rPr>
                <w:rFonts w:cs="Tahoma"/>
                <w:sz w:val="20"/>
                <w:szCs w:val="20"/>
                <w:lang w:val="en-GB"/>
              </w:rPr>
            </w:pPr>
          </w:p>
        </w:tc>
        <w:tc>
          <w:tcPr>
            <w:tcW w:w="637" w:type="pct"/>
          </w:tcPr>
          <w:p w14:paraId="6330F09C" w14:textId="77777777" w:rsidR="00F22D65" w:rsidRDefault="00F22D65" w:rsidP="00F22D65">
            <w:pPr>
              <w:contextualSpacing/>
              <w:rPr>
                <w:rFonts w:cs="Tahoma"/>
                <w:sz w:val="20"/>
                <w:szCs w:val="20"/>
                <w:lang w:val="en-GB"/>
              </w:rPr>
            </w:pPr>
          </w:p>
        </w:tc>
        <w:tc>
          <w:tcPr>
            <w:tcW w:w="637" w:type="pct"/>
          </w:tcPr>
          <w:p w14:paraId="3AA6C9B7" w14:textId="77777777" w:rsidR="00F22D65" w:rsidRDefault="00F22D65" w:rsidP="00F22D65">
            <w:pPr>
              <w:contextualSpacing/>
              <w:rPr>
                <w:rFonts w:cs="Tahoma"/>
                <w:sz w:val="20"/>
                <w:szCs w:val="20"/>
                <w:lang w:val="en-GB"/>
              </w:rPr>
            </w:pPr>
          </w:p>
        </w:tc>
      </w:tr>
    </w:tbl>
    <w:p w14:paraId="08290E8C" w14:textId="2A1FB307" w:rsidR="001A6D6B" w:rsidRDefault="001A6D6B" w:rsidP="00F42F00">
      <w:pPr>
        <w:contextualSpacing/>
        <w:rPr>
          <w:sz w:val="22"/>
          <w:szCs w:val="22"/>
        </w:rPr>
      </w:pPr>
    </w:p>
    <w:p w14:paraId="77372E52" w14:textId="6FFB13D3" w:rsidR="00F22D65" w:rsidRPr="001A6D6B" w:rsidRDefault="00F22D65" w:rsidP="00F22D65">
      <w:pPr>
        <w:contextualSpacing/>
        <w:rPr>
          <w:i/>
          <w:color w:val="E36C0A" w:themeColor="accent6" w:themeShade="BF"/>
          <w:sz w:val="22"/>
          <w:szCs w:val="22"/>
        </w:rPr>
      </w:pPr>
      <w:r w:rsidRPr="001A6D6B">
        <w:rPr>
          <w:i/>
          <w:color w:val="E36C0A" w:themeColor="accent6" w:themeShade="BF"/>
          <w:sz w:val="22"/>
          <w:szCs w:val="22"/>
        </w:rPr>
        <w:t>Question to be addressed</w:t>
      </w:r>
      <w:r>
        <w:rPr>
          <w:i/>
          <w:color w:val="E36C0A" w:themeColor="accent6" w:themeShade="BF"/>
          <w:sz w:val="22"/>
          <w:szCs w:val="22"/>
        </w:rPr>
        <w:t xml:space="preserve"> in table 2</w:t>
      </w:r>
      <w:r w:rsidR="00C077DC">
        <w:rPr>
          <w:i/>
          <w:color w:val="E36C0A" w:themeColor="accent6" w:themeShade="BF"/>
          <w:sz w:val="22"/>
          <w:szCs w:val="22"/>
        </w:rPr>
        <w:t>3</w:t>
      </w:r>
      <w:r w:rsidRPr="001A6D6B">
        <w:rPr>
          <w:i/>
          <w:color w:val="E36C0A" w:themeColor="accent6" w:themeShade="BF"/>
          <w:sz w:val="22"/>
          <w:szCs w:val="22"/>
        </w:rPr>
        <w:t xml:space="preserve">: </w:t>
      </w:r>
      <w:r>
        <w:rPr>
          <w:i/>
          <w:color w:val="E36C0A" w:themeColor="accent6" w:themeShade="BF"/>
          <w:sz w:val="22"/>
          <w:szCs w:val="22"/>
        </w:rPr>
        <w:t>What are the incidence rates of the various events by meaning?</w:t>
      </w:r>
    </w:p>
    <w:p w14:paraId="1AF8FC8C" w14:textId="77777777" w:rsidR="00F22D65" w:rsidRDefault="00F22D65" w:rsidP="00F22D65">
      <w:pPr>
        <w:contextualSpacing/>
        <w:rPr>
          <w:sz w:val="22"/>
          <w:szCs w:val="22"/>
        </w:rPr>
      </w:pPr>
    </w:p>
    <w:p w14:paraId="5CFD4AF8" w14:textId="77777777" w:rsidR="00F22D65" w:rsidRPr="00C542CA" w:rsidRDefault="00F22D65" w:rsidP="00F22D65">
      <w:pPr>
        <w:contextualSpacing/>
        <w:rPr>
          <w:sz w:val="22"/>
          <w:szCs w:val="22"/>
        </w:rPr>
      </w:pPr>
      <w:r>
        <w:rPr>
          <w:sz w:val="22"/>
          <w:szCs w:val="22"/>
        </w:rPr>
        <w:t xml:space="preserve">Use </w:t>
      </w:r>
      <w:proofErr w:type="spellStart"/>
      <w:r w:rsidRPr="00C542CA">
        <w:rPr>
          <w:i/>
          <w:sz w:val="22"/>
          <w:szCs w:val="22"/>
        </w:rPr>
        <w:t>events_study</w:t>
      </w:r>
      <w:proofErr w:type="spellEnd"/>
      <w:r>
        <w:rPr>
          <w:sz w:val="22"/>
          <w:szCs w:val="22"/>
        </w:rPr>
        <w:t xml:space="preserve"> and select all codes appearing in the </w:t>
      </w:r>
      <w:proofErr w:type="spellStart"/>
      <w:r>
        <w:rPr>
          <w:sz w:val="22"/>
          <w:szCs w:val="22"/>
        </w:rPr>
        <w:t>codesheet</w:t>
      </w:r>
      <w:proofErr w:type="spellEnd"/>
      <w:r>
        <w:rPr>
          <w:sz w:val="22"/>
          <w:szCs w:val="22"/>
        </w:rPr>
        <w:t xml:space="preserve"> for the events of relevance (</w:t>
      </w:r>
      <w:r w:rsidRPr="00C542CA">
        <w:rPr>
          <w:sz w:val="22"/>
          <w:szCs w:val="22"/>
          <w:highlight w:val="yellow"/>
        </w:rPr>
        <w:t>see annex 3</w:t>
      </w:r>
      <w:r>
        <w:rPr>
          <w:sz w:val="22"/>
          <w:szCs w:val="22"/>
        </w:rPr>
        <w:t xml:space="preserve">) copy to </w:t>
      </w:r>
      <w:proofErr w:type="spellStart"/>
      <w:r w:rsidRPr="00C542CA">
        <w:rPr>
          <w:i/>
          <w:sz w:val="22"/>
          <w:szCs w:val="22"/>
        </w:rPr>
        <w:t>events_study_interest</w:t>
      </w:r>
      <w:proofErr w:type="spellEnd"/>
      <w:r>
        <w:rPr>
          <w:i/>
          <w:sz w:val="22"/>
          <w:szCs w:val="22"/>
        </w:rPr>
        <w:t xml:space="preserve">, </w:t>
      </w:r>
      <w:r w:rsidRPr="00C542CA">
        <w:rPr>
          <w:sz w:val="22"/>
          <w:szCs w:val="22"/>
        </w:rPr>
        <w:t xml:space="preserve">link on code and add from the </w:t>
      </w:r>
      <w:proofErr w:type="spellStart"/>
      <w:r w:rsidRPr="00C542CA">
        <w:rPr>
          <w:sz w:val="22"/>
          <w:szCs w:val="22"/>
        </w:rPr>
        <w:t>codesheet</w:t>
      </w:r>
      <w:proofErr w:type="spellEnd"/>
      <w:r w:rsidRPr="00C542CA">
        <w:rPr>
          <w:sz w:val="22"/>
          <w:szCs w:val="22"/>
        </w:rPr>
        <w:t xml:space="preserve"> the </w:t>
      </w:r>
      <w:r>
        <w:rPr>
          <w:sz w:val="22"/>
          <w:szCs w:val="22"/>
        </w:rPr>
        <w:t xml:space="preserve">UMLS </w:t>
      </w:r>
      <w:r w:rsidRPr="00C542CA">
        <w:rPr>
          <w:sz w:val="22"/>
          <w:szCs w:val="22"/>
        </w:rPr>
        <w:t xml:space="preserve">concept and </w:t>
      </w:r>
      <w:r>
        <w:rPr>
          <w:sz w:val="22"/>
          <w:szCs w:val="22"/>
        </w:rPr>
        <w:t xml:space="preserve">UMLS </w:t>
      </w:r>
      <w:r w:rsidRPr="00C542CA">
        <w:rPr>
          <w:sz w:val="22"/>
          <w:szCs w:val="22"/>
        </w:rPr>
        <w:t>concept name</w:t>
      </w:r>
    </w:p>
    <w:p w14:paraId="7C31EA33" w14:textId="77777777" w:rsidR="00F22D65" w:rsidRDefault="00F22D65" w:rsidP="00F22D65">
      <w:pPr>
        <w:contextualSpacing/>
        <w:rPr>
          <w:sz w:val="22"/>
          <w:szCs w:val="22"/>
        </w:rPr>
      </w:pPr>
    </w:p>
    <w:p w14:paraId="21F2AC20" w14:textId="0F1FBE65" w:rsidR="00F22D65" w:rsidRDefault="0076716D" w:rsidP="00F22D65">
      <w:pPr>
        <w:contextualSpacing/>
        <w:rPr>
          <w:i/>
          <w:sz w:val="22"/>
          <w:szCs w:val="22"/>
        </w:rPr>
      </w:pPr>
      <w:r>
        <w:rPr>
          <w:i/>
          <w:sz w:val="22"/>
          <w:szCs w:val="22"/>
        </w:rPr>
        <w:t xml:space="preserve">D4 </w:t>
      </w:r>
      <w:r w:rsidR="00F22D65">
        <w:rPr>
          <w:i/>
          <w:sz w:val="22"/>
          <w:szCs w:val="22"/>
        </w:rPr>
        <w:t>O</w:t>
      </w:r>
      <w:r w:rsidR="00F22D65" w:rsidRPr="00671288">
        <w:rPr>
          <w:i/>
          <w:sz w:val="22"/>
          <w:szCs w:val="22"/>
        </w:rPr>
        <w:t xml:space="preserve">utput table </w:t>
      </w:r>
      <w:r w:rsidR="00F22D65">
        <w:rPr>
          <w:i/>
          <w:sz w:val="22"/>
          <w:szCs w:val="22"/>
        </w:rPr>
        <w:t>2</w:t>
      </w:r>
      <w:r w:rsidR="00C077DC">
        <w:rPr>
          <w:i/>
          <w:sz w:val="22"/>
          <w:szCs w:val="22"/>
        </w:rPr>
        <w:t>3</w:t>
      </w:r>
      <w:r w:rsidR="00F22D65">
        <w:rPr>
          <w:i/>
          <w:sz w:val="22"/>
          <w:szCs w:val="22"/>
        </w:rPr>
        <w:t xml:space="preserve"> </w:t>
      </w:r>
      <w:r>
        <w:rPr>
          <w:i/>
          <w:sz w:val="22"/>
          <w:szCs w:val="22"/>
        </w:rPr>
        <w:t>Rate of events</w:t>
      </w:r>
      <w:r w:rsidR="00F22D65">
        <w:rPr>
          <w:i/>
          <w:sz w:val="22"/>
          <w:szCs w:val="22"/>
        </w:rPr>
        <w:t xml:space="preserve"> for study population 0-55 years of age</w:t>
      </w:r>
      <w:r>
        <w:rPr>
          <w:i/>
          <w:sz w:val="22"/>
          <w:szCs w:val="22"/>
        </w:rPr>
        <w:t xml:space="preserve"> by event, gender, age</w:t>
      </w:r>
    </w:p>
    <w:p w14:paraId="75C21C5E" w14:textId="77777777" w:rsidR="00F22D65" w:rsidRDefault="00F22D65" w:rsidP="00F22D65">
      <w:pPr>
        <w:contextualSpacing/>
        <w:rPr>
          <w:i/>
          <w:sz w:val="22"/>
          <w:szCs w:val="22"/>
        </w:rPr>
      </w:pPr>
    </w:p>
    <w:tbl>
      <w:tblPr>
        <w:tblStyle w:val="TableGrid"/>
        <w:tblW w:w="5059" w:type="pct"/>
        <w:tblInd w:w="-113" w:type="dxa"/>
        <w:tblLook w:val="04A0" w:firstRow="1" w:lastRow="0" w:firstColumn="1" w:lastColumn="0" w:noHBand="0" w:noVBand="1"/>
      </w:tblPr>
      <w:tblGrid>
        <w:gridCol w:w="620"/>
        <w:gridCol w:w="917"/>
        <w:gridCol w:w="972"/>
        <w:gridCol w:w="993"/>
        <w:gridCol w:w="993"/>
        <w:gridCol w:w="993"/>
        <w:gridCol w:w="995"/>
        <w:gridCol w:w="995"/>
        <w:gridCol w:w="991"/>
        <w:gridCol w:w="991"/>
      </w:tblGrid>
      <w:tr w:rsidR="0076716D" w:rsidRPr="00C077DC" w14:paraId="0251F49C" w14:textId="77777777" w:rsidTr="0076716D">
        <w:tc>
          <w:tcPr>
            <w:tcW w:w="327" w:type="pct"/>
          </w:tcPr>
          <w:p w14:paraId="32C72CB3" w14:textId="7777777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DAP</w:t>
            </w:r>
          </w:p>
        </w:tc>
        <w:tc>
          <w:tcPr>
            <w:tcW w:w="484" w:type="pct"/>
          </w:tcPr>
          <w:p w14:paraId="1E0A8DE5" w14:textId="7777777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xml:space="preserve">Event </w:t>
            </w:r>
          </w:p>
        </w:tc>
        <w:tc>
          <w:tcPr>
            <w:tcW w:w="513" w:type="pct"/>
          </w:tcPr>
          <w:p w14:paraId="0F4CDF9C" w14:textId="5934EE8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Gender</w:t>
            </w:r>
          </w:p>
        </w:tc>
        <w:tc>
          <w:tcPr>
            <w:tcW w:w="525" w:type="pct"/>
          </w:tcPr>
          <w:p w14:paraId="0B817428" w14:textId="233DA76E"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Age</w:t>
            </w:r>
          </w:p>
        </w:tc>
        <w:tc>
          <w:tcPr>
            <w:tcW w:w="525" w:type="pct"/>
          </w:tcPr>
          <w:p w14:paraId="306A78EB" w14:textId="54220BFE"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Meaning</w:t>
            </w:r>
          </w:p>
        </w:tc>
        <w:tc>
          <w:tcPr>
            <w:tcW w:w="525" w:type="pct"/>
          </w:tcPr>
          <w:p w14:paraId="0B7C208B" w14:textId="173391BB"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Concept name</w:t>
            </w:r>
          </w:p>
        </w:tc>
        <w:tc>
          <w:tcPr>
            <w:tcW w:w="526" w:type="pct"/>
          </w:tcPr>
          <w:p w14:paraId="798AA119" w14:textId="6EDBFA53"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No. of cases</w:t>
            </w:r>
          </w:p>
        </w:tc>
        <w:tc>
          <w:tcPr>
            <w:tcW w:w="526" w:type="pct"/>
          </w:tcPr>
          <w:p w14:paraId="56533C35" w14:textId="03912042"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PY</w:t>
            </w:r>
          </w:p>
        </w:tc>
        <w:tc>
          <w:tcPr>
            <w:tcW w:w="524" w:type="pct"/>
          </w:tcPr>
          <w:p w14:paraId="5239AE78" w14:textId="0A9D748A"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xml:space="preserve">Rate per 100,000 PY </w:t>
            </w:r>
          </w:p>
        </w:tc>
        <w:tc>
          <w:tcPr>
            <w:tcW w:w="524" w:type="pct"/>
          </w:tcPr>
          <w:p w14:paraId="09E71D0B" w14:textId="287DCA40"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95%CI</w:t>
            </w:r>
          </w:p>
        </w:tc>
      </w:tr>
      <w:tr w:rsidR="0076716D" w:rsidRPr="00C077DC" w14:paraId="3730D9F5" w14:textId="77777777" w:rsidTr="0076716D">
        <w:tc>
          <w:tcPr>
            <w:tcW w:w="327" w:type="pct"/>
          </w:tcPr>
          <w:p w14:paraId="0C017C0F" w14:textId="438EB61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w:t>
            </w:r>
          </w:p>
        </w:tc>
        <w:tc>
          <w:tcPr>
            <w:tcW w:w="484" w:type="pct"/>
          </w:tcPr>
          <w:p w14:paraId="3000F436" w14:textId="7777777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MS</w:t>
            </w:r>
          </w:p>
        </w:tc>
        <w:tc>
          <w:tcPr>
            <w:tcW w:w="513" w:type="pct"/>
          </w:tcPr>
          <w:p w14:paraId="78FB4944" w14:textId="2EEF9C1E"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Male</w:t>
            </w:r>
          </w:p>
        </w:tc>
        <w:tc>
          <w:tcPr>
            <w:tcW w:w="525" w:type="pct"/>
          </w:tcPr>
          <w:p w14:paraId="2FA58E44" w14:textId="132B2370"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5" w:type="pct"/>
          </w:tcPr>
          <w:p w14:paraId="4241A54F" w14:textId="3932E67E"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5" w:type="pct"/>
          </w:tcPr>
          <w:p w14:paraId="7D4F8796" w14:textId="7FAD9BDF"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6" w:type="pct"/>
          </w:tcPr>
          <w:p w14:paraId="0FFD7B7F"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0A7782BE"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25DF7111"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08015BF1"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7270A31E" w14:textId="77777777" w:rsidTr="0076716D">
        <w:tc>
          <w:tcPr>
            <w:tcW w:w="327" w:type="pct"/>
          </w:tcPr>
          <w:p w14:paraId="453C345E"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31B1C35B"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594FC0AB" w14:textId="0C085E5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Female</w:t>
            </w:r>
          </w:p>
        </w:tc>
        <w:tc>
          <w:tcPr>
            <w:tcW w:w="525" w:type="pct"/>
          </w:tcPr>
          <w:p w14:paraId="0BA03F4C" w14:textId="5B369DC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5" w:type="pct"/>
          </w:tcPr>
          <w:p w14:paraId="3535F590" w14:textId="70C133BB"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5" w:type="pct"/>
          </w:tcPr>
          <w:p w14:paraId="1DA8F3CB" w14:textId="6B6FA5BB"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6" w:type="pct"/>
          </w:tcPr>
          <w:p w14:paraId="35726755"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00F2FD14"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04E3898A"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28201920"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1754CC24" w14:textId="77777777" w:rsidTr="0076716D">
        <w:tc>
          <w:tcPr>
            <w:tcW w:w="327" w:type="pct"/>
          </w:tcPr>
          <w:p w14:paraId="5A2E54E2"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3E7B4156"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72DD91BA"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198654EA" w14:textId="639F571B" w:rsidR="0076716D" w:rsidRPr="00C077DC" w:rsidRDefault="0076716D" w:rsidP="0076716D">
            <w:pPr>
              <w:contextualSpacing/>
              <w:rPr>
                <w:rFonts w:asciiTheme="minorHAnsi" w:hAnsiTheme="minorHAnsi" w:cstheme="minorHAnsi"/>
                <w:sz w:val="18"/>
                <w:szCs w:val="18"/>
                <w:lang w:val="en-GB"/>
              </w:rPr>
            </w:pPr>
          </w:p>
        </w:tc>
        <w:tc>
          <w:tcPr>
            <w:tcW w:w="525" w:type="pct"/>
          </w:tcPr>
          <w:p w14:paraId="7B047E63" w14:textId="3EEA837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w:t>
            </w:r>
          </w:p>
        </w:tc>
        <w:tc>
          <w:tcPr>
            <w:tcW w:w="525" w:type="pct"/>
          </w:tcPr>
          <w:p w14:paraId="51745239" w14:textId="721A6E40"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X</w:t>
            </w:r>
          </w:p>
        </w:tc>
        <w:tc>
          <w:tcPr>
            <w:tcW w:w="526" w:type="pct"/>
          </w:tcPr>
          <w:p w14:paraId="23EAC805"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01084076"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349D9DC6"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DBA8388"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1077C382" w14:textId="77777777" w:rsidTr="0076716D">
        <w:tc>
          <w:tcPr>
            <w:tcW w:w="327" w:type="pct"/>
          </w:tcPr>
          <w:p w14:paraId="07369B4B"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54F0420B"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7E496C6D"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03FCF4A" w14:textId="392C947E" w:rsidR="0076716D" w:rsidRPr="00C077DC" w:rsidRDefault="0076716D" w:rsidP="0076716D">
            <w:pPr>
              <w:contextualSpacing/>
              <w:rPr>
                <w:rFonts w:asciiTheme="minorHAnsi" w:hAnsiTheme="minorHAnsi" w:cstheme="minorHAnsi"/>
                <w:sz w:val="18"/>
                <w:szCs w:val="18"/>
                <w:lang w:val="en-GB"/>
              </w:rPr>
            </w:pPr>
          </w:p>
        </w:tc>
        <w:tc>
          <w:tcPr>
            <w:tcW w:w="525" w:type="pct"/>
          </w:tcPr>
          <w:p w14:paraId="011EDCC0" w14:textId="45C27A3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B</w:t>
            </w:r>
          </w:p>
        </w:tc>
        <w:tc>
          <w:tcPr>
            <w:tcW w:w="525" w:type="pct"/>
          </w:tcPr>
          <w:p w14:paraId="680FFCBC" w14:textId="7671A6F4"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X</w:t>
            </w:r>
          </w:p>
        </w:tc>
        <w:tc>
          <w:tcPr>
            <w:tcW w:w="526" w:type="pct"/>
          </w:tcPr>
          <w:p w14:paraId="1B35D82D"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7BB2E95F"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9AFD61A"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09B56F34"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07391255" w14:textId="77777777" w:rsidTr="0076716D">
        <w:tc>
          <w:tcPr>
            <w:tcW w:w="327" w:type="pct"/>
          </w:tcPr>
          <w:p w14:paraId="5D940CBE"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13B9CFE9"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4179C449"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6DB81546" w14:textId="61D19CD0" w:rsidR="0076716D" w:rsidRPr="00C077DC" w:rsidRDefault="0076716D" w:rsidP="0076716D">
            <w:pPr>
              <w:contextualSpacing/>
              <w:rPr>
                <w:rFonts w:asciiTheme="minorHAnsi" w:hAnsiTheme="minorHAnsi" w:cstheme="minorHAnsi"/>
                <w:sz w:val="18"/>
                <w:szCs w:val="18"/>
                <w:lang w:val="en-GB"/>
              </w:rPr>
            </w:pPr>
          </w:p>
        </w:tc>
        <w:tc>
          <w:tcPr>
            <w:tcW w:w="525" w:type="pct"/>
          </w:tcPr>
          <w:p w14:paraId="6D0E4766" w14:textId="50D79833"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w:t>
            </w:r>
          </w:p>
        </w:tc>
        <w:tc>
          <w:tcPr>
            <w:tcW w:w="525" w:type="pct"/>
          </w:tcPr>
          <w:p w14:paraId="27E76B2D" w14:textId="180759D7"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Y</w:t>
            </w:r>
          </w:p>
        </w:tc>
        <w:tc>
          <w:tcPr>
            <w:tcW w:w="526" w:type="pct"/>
          </w:tcPr>
          <w:p w14:paraId="5D79FDD9"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2C0C6558"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7298AFF1"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66A29B9F"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5A8D6817" w14:textId="77777777" w:rsidTr="0076716D">
        <w:tc>
          <w:tcPr>
            <w:tcW w:w="327" w:type="pct"/>
          </w:tcPr>
          <w:p w14:paraId="33810C1D"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78BA8814"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02831E32" w14:textId="19CAAF9B"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Male</w:t>
            </w:r>
          </w:p>
        </w:tc>
        <w:tc>
          <w:tcPr>
            <w:tcW w:w="525" w:type="pct"/>
          </w:tcPr>
          <w:p w14:paraId="27DA77E0" w14:textId="776BED7F"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0-11</w:t>
            </w:r>
          </w:p>
        </w:tc>
        <w:tc>
          <w:tcPr>
            <w:tcW w:w="525" w:type="pct"/>
          </w:tcPr>
          <w:p w14:paraId="489F232C" w14:textId="79F6BEE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5" w:type="pct"/>
          </w:tcPr>
          <w:p w14:paraId="45F07795" w14:textId="57D60588"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6" w:type="pct"/>
          </w:tcPr>
          <w:p w14:paraId="6BB153DB"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0CEAF026"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2C0B9163"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52D5438D"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79FFD5F8" w14:textId="77777777" w:rsidTr="0076716D">
        <w:tc>
          <w:tcPr>
            <w:tcW w:w="327" w:type="pct"/>
          </w:tcPr>
          <w:p w14:paraId="65A15835"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79C1CFE7"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19C575A6" w14:textId="447332B0"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Female</w:t>
            </w:r>
          </w:p>
        </w:tc>
        <w:tc>
          <w:tcPr>
            <w:tcW w:w="525" w:type="pct"/>
          </w:tcPr>
          <w:p w14:paraId="1B51CB47" w14:textId="0A90F0F6"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0-11</w:t>
            </w:r>
          </w:p>
        </w:tc>
        <w:tc>
          <w:tcPr>
            <w:tcW w:w="525" w:type="pct"/>
          </w:tcPr>
          <w:p w14:paraId="74EB3FE1"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2BF02E19" w14:textId="1C1536FD"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526" w:type="pct"/>
          </w:tcPr>
          <w:p w14:paraId="07B98349"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72EE336D"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3737C75F"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71E85B34"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46765F3D" w14:textId="77777777" w:rsidTr="0076716D">
        <w:tc>
          <w:tcPr>
            <w:tcW w:w="327" w:type="pct"/>
          </w:tcPr>
          <w:p w14:paraId="5CAE93DD"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306B62F2"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5E8ADA99"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22BFB9B4" w14:textId="473F32C0" w:rsidR="0076716D" w:rsidRPr="00C077DC" w:rsidRDefault="0076716D" w:rsidP="0076716D">
            <w:pPr>
              <w:contextualSpacing/>
              <w:rPr>
                <w:rFonts w:asciiTheme="minorHAnsi" w:hAnsiTheme="minorHAnsi" w:cstheme="minorHAnsi"/>
                <w:sz w:val="18"/>
                <w:szCs w:val="18"/>
                <w:lang w:val="en-GB"/>
              </w:rPr>
            </w:pPr>
          </w:p>
        </w:tc>
        <w:tc>
          <w:tcPr>
            <w:tcW w:w="525" w:type="pct"/>
          </w:tcPr>
          <w:p w14:paraId="63BC1631"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043F56D" w14:textId="7FFE8EE0"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X</w:t>
            </w:r>
          </w:p>
        </w:tc>
        <w:tc>
          <w:tcPr>
            <w:tcW w:w="526" w:type="pct"/>
          </w:tcPr>
          <w:p w14:paraId="214DBFA5"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3EBDD9DC"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45B9A40"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9394E1D"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13C90D5C" w14:textId="77777777" w:rsidTr="0076716D">
        <w:tc>
          <w:tcPr>
            <w:tcW w:w="327" w:type="pct"/>
          </w:tcPr>
          <w:p w14:paraId="4E9679D7"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7DCD060B"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2ABA349D"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D6DC523" w14:textId="0FF0FA2C" w:rsidR="0076716D" w:rsidRPr="00C077DC" w:rsidRDefault="0076716D" w:rsidP="0076716D">
            <w:pPr>
              <w:contextualSpacing/>
              <w:rPr>
                <w:rFonts w:asciiTheme="minorHAnsi" w:hAnsiTheme="minorHAnsi" w:cstheme="minorHAnsi"/>
                <w:sz w:val="18"/>
                <w:szCs w:val="18"/>
                <w:lang w:val="en-GB"/>
              </w:rPr>
            </w:pPr>
          </w:p>
        </w:tc>
        <w:tc>
          <w:tcPr>
            <w:tcW w:w="525" w:type="pct"/>
          </w:tcPr>
          <w:p w14:paraId="0966CD51"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730B458" w14:textId="41AC4884"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X</w:t>
            </w:r>
          </w:p>
        </w:tc>
        <w:tc>
          <w:tcPr>
            <w:tcW w:w="526" w:type="pct"/>
          </w:tcPr>
          <w:p w14:paraId="66C5139F"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318E9893"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468002C3"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37F6D7FE"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6758451D" w14:textId="77777777" w:rsidTr="0076716D">
        <w:tc>
          <w:tcPr>
            <w:tcW w:w="327" w:type="pct"/>
          </w:tcPr>
          <w:p w14:paraId="663C0946"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283CC256"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2DBD9CBD"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DF8130B" w14:textId="44814194"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12-55</w:t>
            </w:r>
          </w:p>
        </w:tc>
        <w:tc>
          <w:tcPr>
            <w:tcW w:w="525" w:type="pct"/>
          </w:tcPr>
          <w:p w14:paraId="5EE64D1F"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70FF5081" w14:textId="47DF5C57" w:rsidR="0076716D" w:rsidRPr="00C077DC" w:rsidRDefault="0076716D" w:rsidP="0076716D">
            <w:pPr>
              <w:contextualSpacing/>
              <w:rPr>
                <w:rFonts w:asciiTheme="minorHAnsi" w:hAnsiTheme="minorHAnsi" w:cstheme="minorHAnsi"/>
                <w:sz w:val="18"/>
                <w:szCs w:val="18"/>
                <w:lang w:val="en-GB"/>
              </w:rPr>
            </w:pPr>
          </w:p>
        </w:tc>
        <w:tc>
          <w:tcPr>
            <w:tcW w:w="526" w:type="pct"/>
          </w:tcPr>
          <w:p w14:paraId="26FB057B"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070E115C"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41BCA973"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7DBD6F00"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46D08D91" w14:textId="77777777" w:rsidTr="0076716D">
        <w:tc>
          <w:tcPr>
            <w:tcW w:w="327" w:type="pct"/>
          </w:tcPr>
          <w:p w14:paraId="03DE367D"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7EDD1739" w14:textId="709239EB"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Epilepsy</w:t>
            </w:r>
          </w:p>
        </w:tc>
        <w:tc>
          <w:tcPr>
            <w:tcW w:w="513" w:type="pct"/>
          </w:tcPr>
          <w:p w14:paraId="5E04CB0D"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02D0E04B" w14:textId="5E32CD8F" w:rsidR="0076716D" w:rsidRPr="00C077DC" w:rsidRDefault="0076716D" w:rsidP="0076716D">
            <w:pPr>
              <w:contextualSpacing/>
              <w:rPr>
                <w:rFonts w:asciiTheme="minorHAnsi" w:hAnsiTheme="minorHAnsi" w:cstheme="minorHAnsi"/>
                <w:sz w:val="18"/>
                <w:szCs w:val="18"/>
                <w:lang w:val="en-GB"/>
              </w:rPr>
            </w:pPr>
          </w:p>
        </w:tc>
        <w:tc>
          <w:tcPr>
            <w:tcW w:w="525" w:type="pct"/>
          </w:tcPr>
          <w:p w14:paraId="06D744C6"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22395705" w14:textId="44297E18" w:rsidR="0076716D" w:rsidRPr="00C077DC" w:rsidRDefault="0076716D" w:rsidP="0076716D">
            <w:pPr>
              <w:contextualSpacing/>
              <w:rPr>
                <w:rFonts w:asciiTheme="minorHAnsi" w:hAnsiTheme="minorHAnsi" w:cstheme="minorHAnsi"/>
                <w:sz w:val="18"/>
                <w:szCs w:val="18"/>
                <w:lang w:val="en-GB"/>
              </w:rPr>
            </w:pPr>
          </w:p>
        </w:tc>
        <w:tc>
          <w:tcPr>
            <w:tcW w:w="526" w:type="pct"/>
          </w:tcPr>
          <w:p w14:paraId="0B8F58F3"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1554208C"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57714C29"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3083AEAA"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1546ECF3" w14:textId="77777777" w:rsidTr="0076716D">
        <w:tc>
          <w:tcPr>
            <w:tcW w:w="327" w:type="pct"/>
          </w:tcPr>
          <w:p w14:paraId="10DA0353" w14:textId="77777777" w:rsidR="0076716D" w:rsidRPr="00C077DC" w:rsidRDefault="0076716D" w:rsidP="0076716D">
            <w:pPr>
              <w:contextualSpacing/>
              <w:rPr>
                <w:rFonts w:asciiTheme="minorHAnsi" w:hAnsiTheme="minorHAnsi" w:cstheme="minorHAnsi"/>
                <w:sz w:val="18"/>
                <w:szCs w:val="18"/>
                <w:lang w:val="en-GB"/>
              </w:rPr>
            </w:pPr>
          </w:p>
        </w:tc>
        <w:tc>
          <w:tcPr>
            <w:tcW w:w="484" w:type="pct"/>
          </w:tcPr>
          <w:p w14:paraId="16BE4605"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7649B87E"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1C90F081" w14:textId="78EEA555" w:rsidR="0076716D" w:rsidRPr="00C077DC" w:rsidRDefault="0076716D" w:rsidP="0076716D">
            <w:pPr>
              <w:contextualSpacing/>
              <w:rPr>
                <w:rFonts w:asciiTheme="minorHAnsi" w:hAnsiTheme="minorHAnsi" w:cstheme="minorHAnsi"/>
                <w:sz w:val="18"/>
                <w:szCs w:val="18"/>
                <w:lang w:val="en-GB"/>
              </w:rPr>
            </w:pPr>
          </w:p>
        </w:tc>
        <w:tc>
          <w:tcPr>
            <w:tcW w:w="525" w:type="pct"/>
          </w:tcPr>
          <w:p w14:paraId="4E17F454"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7F6751A9" w14:textId="0B76228B" w:rsidR="0076716D" w:rsidRPr="00C077DC" w:rsidRDefault="0076716D" w:rsidP="0076716D">
            <w:pPr>
              <w:contextualSpacing/>
              <w:rPr>
                <w:rFonts w:asciiTheme="minorHAnsi" w:hAnsiTheme="minorHAnsi" w:cstheme="minorHAnsi"/>
                <w:sz w:val="18"/>
                <w:szCs w:val="18"/>
                <w:lang w:val="en-GB"/>
              </w:rPr>
            </w:pPr>
          </w:p>
        </w:tc>
        <w:tc>
          <w:tcPr>
            <w:tcW w:w="526" w:type="pct"/>
          </w:tcPr>
          <w:p w14:paraId="6758D339"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55AC31D5"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4A00A972"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67157ED"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6E06495D" w14:textId="77777777" w:rsidTr="0076716D">
        <w:tc>
          <w:tcPr>
            <w:tcW w:w="327" w:type="pct"/>
          </w:tcPr>
          <w:p w14:paraId="60B822F9" w14:textId="54EC725C"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B</w:t>
            </w:r>
          </w:p>
        </w:tc>
        <w:tc>
          <w:tcPr>
            <w:tcW w:w="484" w:type="pct"/>
          </w:tcPr>
          <w:p w14:paraId="13229ADA" w14:textId="77777777" w:rsidR="0076716D" w:rsidRPr="00C077DC" w:rsidRDefault="0076716D" w:rsidP="0076716D">
            <w:pPr>
              <w:contextualSpacing/>
              <w:rPr>
                <w:rFonts w:asciiTheme="minorHAnsi" w:hAnsiTheme="minorHAnsi" w:cstheme="minorHAnsi"/>
                <w:sz w:val="18"/>
                <w:szCs w:val="18"/>
                <w:lang w:val="en-GB"/>
              </w:rPr>
            </w:pPr>
          </w:p>
        </w:tc>
        <w:tc>
          <w:tcPr>
            <w:tcW w:w="513" w:type="pct"/>
          </w:tcPr>
          <w:p w14:paraId="461FFAFB"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19B625B" w14:textId="0537BB7A" w:rsidR="0076716D" w:rsidRPr="00C077DC" w:rsidRDefault="0076716D" w:rsidP="0076716D">
            <w:pPr>
              <w:contextualSpacing/>
              <w:rPr>
                <w:rFonts w:asciiTheme="minorHAnsi" w:hAnsiTheme="minorHAnsi" w:cstheme="minorHAnsi"/>
                <w:sz w:val="18"/>
                <w:szCs w:val="18"/>
                <w:lang w:val="en-GB"/>
              </w:rPr>
            </w:pPr>
          </w:p>
        </w:tc>
        <w:tc>
          <w:tcPr>
            <w:tcW w:w="525" w:type="pct"/>
          </w:tcPr>
          <w:p w14:paraId="47942597" w14:textId="77777777" w:rsidR="0076716D" w:rsidRPr="00C077DC" w:rsidRDefault="0076716D" w:rsidP="0076716D">
            <w:pPr>
              <w:contextualSpacing/>
              <w:rPr>
                <w:rFonts w:asciiTheme="minorHAnsi" w:hAnsiTheme="minorHAnsi" w:cstheme="minorHAnsi"/>
                <w:sz w:val="18"/>
                <w:szCs w:val="18"/>
                <w:lang w:val="en-GB"/>
              </w:rPr>
            </w:pPr>
          </w:p>
        </w:tc>
        <w:tc>
          <w:tcPr>
            <w:tcW w:w="525" w:type="pct"/>
          </w:tcPr>
          <w:p w14:paraId="311909A3" w14:textId="08051F73" w:rsidR="0076716D" w:rsidRPr="00C077DC" w:rsidRDefault="0076716D" w:rsidP="0076716D">
            <w:pPr>
              <w:contextualSpacing/>
              <w:rPr>
                <w:rFonts w:asciiTheme="minorHAnsi" w:hAnsiTheme="minorHAnsi" w:cstheme="minorHAnsi"/>
                <w:sz w:val="18"/>
                <w:szCs w:val="18"/>
                <w:lang w:val="en-GB"/>
              </w:rPr>
            </w:pPr>
          </w:p>
        </w:tc>
        <w:tc>
          <w:tcPr>
            <w:tcW w:w="526" w:type="pct"/>
          </w:tcPr>
          <w:p w14:paraId="3D5A1ED0" w14:textId="77777777" w:rsidR="0076716D" w:rsidRPr="00C077DC" w:rsidRDefault="0076716D" w:rsidP="0076716D">
            <w:pPr>
              <w:contextualSpacing/>
              <w:rPr>
                <w:rFonts w:asciiTheme="minorHAnsi" w:hAnsiTheme="minorHAnsi" w:cstheme="minorHAnsi"/>
                <w:sz w:val="18"/>
                <w:szCs w:val="18"/>
                <w:lang w:val="en-GB"/>
              </w:rPr>
            </w:pPr>
          </w:p>
        </w:tc>
        <w:tc>
          <w:tcPr>
            <w:tcW w:w="526" w:type="pct"/>
          </w:tcPr>
          <w:p w14:paraId="455CEA34"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1891A229" w14:textId="77777777" w:rsidR="0076716D" w:rsidRPr="00C077DC" w:rsidRDefault="0076716D" w:rsidP="0076716D">
            <w:pPr>
              <w:contextualSpacing/>
              <w:rPr>
                <w:rFonts w:asciiTheme="minorHAnsi" w:hAnsiTheme="minorHAnsi" w:cstheme="minorHAnsi"/>
                <w:sz w:val="18"/>
                <w:szCs w:val="18"/>
                <w:lang w:val="en-GB"/>
              </w:rPr>
            </w:pPr>
          </w:p>
        </w:tc>
        <w:tc>
          <w:tcPr>
            <w:tcW w:w="524" w:type="pct"/>
          </w:tcPr>
          <w:p w14:paraId="2606CD7F" w14:textId="77777777" w:rsidR="0076716D" w:rsidRPr="00C077DC" w:rsidRDefault="0076716D" w:rsidP="0076716D">
            <w:pPr>
              <w:contextualSpacing/>
              <w:rPr>
                <w:rFonts w:asciiTheme="minorHAnsi" w:hAnsiTheme="minorHAnsi" w:cstheme="minorHAnsi"/>
                <w:sz w:val="18"/>
                <w:szCs w:val="18"/>
                <w:lang w:val="en-GB"/>
              </w:rPr>
            </w:pPr>
          </w:p>
        </w:tc>
      </w:tr>
    </w:tbl>
    <w:p w14:paraId="1D23E6CA" w14:textId="77777777" w:rsidR="001A6D6B" w:rsidRDefault="001A6D6B" w:rsidP="00F42F00">
      <w:pPr>
        <w:contextualSpacing/>
        <w:rPr>
          <w:sz w:val="22"/>
          <w:szCs w:val="22"/>
        </w:rPr>
      </w:pPr>
    </w:p>
    <w:p w14:paraId="633C4D94" w14:textId="77777777" w:rsidR="00CC7F3F" w:rsidRDefault="00CC7F3F" w:rsidP="00F42F00">
      <w:pPr>
        <w:contextualSpacing/>
        <w:rPr>
          <w:sz w:val="22"/>
          <w:szCs w:val="22"/>
        </w:rPr>
      </w:pPr>
    </w:p>
    <w:p w14:paraId="347EEB82" w14:textId="1290C17F" w:rsidR="0076716D" w:rsidRDefault="0076716D" w:rsidP="0076716D">
      <w:pPr>
        <w:contextualSpacing/>
        <w:rPr>
          <w:i/>
          <w:color w:val="E36C0A" w:themeColor="accent6" w:themeShade="BF"/>
          <w:sz w:val="22"/>
          <w:szCs w:val="22"/>
        </w:rPr>
      </w:pPr>
      <w:r w:rsidRPr="001A6D6B">
        <w:rPr>
          <w:i/>
          <w:color w:val="E36C0A" w:themeColor="accent6" w:themeShade="BF"/>
          <w:sz w:val="22"/>
          <w:szCs w:val="22"/>
        </w:rPr>
        <w:t>Question to be addressed</w:t>
      </w:r>
      <w:r>
        <w:rPr>
          <w:i/>
          <w:color w:val="E36C0A" w:themeColor="accent6" w:themeShade="BF"/>
          <w:sz w:val="22"/>
          <w:szCs w:val="22"/>
        </w:rPr>
        <w:t xml:space="preserve"> in table 2</w:t>
      </w:r>
      <w:r w:rsidR="00C077DC">
        <w:rPr>
          <w:i/>
          <w:color w:val="E36C0A" w:themeColor="accent6" w:themeShade="BF"/>
          <w:sz w:val="22"/>
          <w:szCs w:val="22"/>
        </w:rPr>
        <w:t>4</w:t>
      </w:r>
      <w:r w:rsidRPr="001A6D6B">
        <w:rPr>
          <w:i/>
          <w:color w:val="E36C0A" w:themeColor="accent6" w:themeShade="BF"/>
          <w:sz w:val="22"/>
          <w:szCs w:val="22"/>
        </w:rPr>
        <w:t xml:space="preserve">: </w:t>
      </w:r>
      <w:r>
        <w:rPr>
          <w:i/>
          <w:color w:val="E36C0A" w:themeColor="accent6" w:themeShade="BF"/>
          <w:sz w:val="22"/>
          <w:szCs w:val="22"/>
        </w:rPr>
        <w:t>What are the incidence rates of the various events by age? This should be compared with published rates</w:t>
      </w:r>
    </w:p>
    <w:p w14:paraId="14F463B5" w14:textId="77777777" w:rsidR="003C2861" w:rsidRPr="001A6D6B" w:rsidRDefault="003C2861" w:rsidP="0076716D">
      <w:pPr>
        <w:contextualSpacing/>
        <w:rPr>
          <w:i/>
          <w:color w:val="E36C0A" w:themeColor="accent6" w:themeShade="BF"/>
          <w:sz w:val="22"/>
          <w:szCs w:val="22"/>
        </w:rPr>
      </w:pPr>
    </w:p>
    <w:p w14:paraId="050CAA64" w14:textId="53B12CCA" w:rsidR="0076716D" w:rsidRPr="003C2861" w:rsidRDefault="003C2861" w:rsidP="0076716D">
      <w:pPr>
        <w:contextualSpacing/>
        <w:rPr>
          <w:sz w:val="22"/>
          <w:szCs w:val="22"/>
        </w:rPr>
      </w:pPr>
      <w:r w:rsidRPr="003C2861">
        <w:rPr>
          <w:sz w:val="22"/>
          <w:szCs w:val="22"/>
        </w:rPr>
        <w:t>Calculate incidence rates, censoring on occurrence of first event and censoring</w:t>
      </w:r>
      <w:r>
        <w:rPr>
          <w:sz w:val="22"/>
          <w:szCs w:val="22"/>
        </w:rPr>
        <w:t xml:space="preserve"> if event occurs prior to </w:t>
      </w:r>
      <w:proofErr w:type="spellStart"/>
      <w:r w:rsidRPr="003C2861">
        <w:rPr>
          <w:i/>
          <w:sz w:val="22"/>
          <w:szCs w:val="22"/>
        </w:rPr>
        <w:t>end_study_fup</w:t>
      </w:r>
      <w:proofErr w:type="spellEnd"/>
      <w:r w:rsidRPr="003C2861">
        <w:rPr>
          <w:sz w:val="22"/>
          <w:szCs w:val="22"/>
        </w:rPr>
        <w:t xml:space="preserve">, no event in year prior to </w:t>
      </w:r>
      <w:proofErr w:type="spellStart"/>
      <w:r w:rsidRPr="003C2861">
        <w:rPr>
          <w:i/>
          <w:sz w:val="22"/>
          <w:szCs w:val="22"/>
        </w:rPr>
        <w:t>start_study_fup</w:t>
      </w:r>
      <w:proofErr w:type="spellEnd"/>
    </w:p>
    <w:p w14:paraId="4C61975E" w14:textId="77777777" w:rsidR="003C2861" w:rsidRDefault="003C2861" w:rsidP="0076716D">
      <w:pPr>
        <w:contextualSpacing/>
        <w:rPr>
          <w:i/>
          <w:sz w:val="22"/>
          <w:szCs w:val="22"/>
        </w:rPr>
      </w:pPr>
    </w:p>
    <w:p w14:paraId="58F108F9" w14:textId="0EB73E90" w:rsidR="0076716D" w:rsidRDefault="0076716D" w:rsidP="0076716D">
      <w:pPr>
        <w:contextualSpacing/>
        <w:rPr>
          <w:i/>
          <w:sz w:val="22"/>
          <w:szCs w:val="22"/>
        </w:rPr>
      </w:pPr>
      <w:r>
        <w:rPr>
          <w:i/>
          <w:sz w:val="22"/>
          <w:szCs w:val="22"/>
        </w:rPr>
        <w:t>D4 O</w:t>
      </w:r>
      <w:r w:rsidRPr="00671288">
        <w:rPr>
          <w:i/>
          <w:sz w:val="22"/>
          <w:szCs w:val="22"/>
        </w:rPr>
        <w:t xml:space="preserve">utput table </w:t>
      </w:r>
      <w:r>
        <w:rPr>
          <w:i/>
          <w:sz w:val="22"/>
          <w:szCs w:val="22"/>
        </w:rPr>
        <w:t>2</w:t>
      </w:r>
      <w:r w:rsidR="00C077DC">
        <w:rPr>
          <w:i/>
          <w:sz w:val="22"/>
          <w:szCs w:val="22"/>
        </w:rPr>
        <w:t>4</w:t>
      </w:r>
      <w:r>
        <w:rPr>
          <w:i/>
          <w:sz w:val="22"/>
          <w:szCs w:val="22"/>
        </w:rPr>
        <w:t xml:space="preserve"> Rate of </w:t>
      </w:r>
      <w:r w:rsidR="00DB0761">
        <w:rPr>
          <w:i/>
          <w:sz w:val="22"/>
          <w:szCs w:val="22"/>
        </w:rPr>
        <w:t xml:space="preserve">selected </w:t>
      </w:r>
      <w:r>
        <w:rPr>
          <w:i/>
          <w:sz w:val="22"/>
          <w:szCs w:val="22"/>
        </w:rPr>
        <w:t>events</w:t>
      </w:r>
      <w:r w:rsidR="003C2861">
        <w:rPr>
          <w:i/>
          <w:sz w:val="22"/>
          <w:szCs w:val="22"/>
        </w:rPr>
        <w:t xml:space="preserve"> (based on </w:t>
      </w:r>
      <w:r w:rsidR="00C077DC">
        <w:rPr>
          <w:i/>
          <w:sz w:val="22"/>
          <w:szCs w:val="22"/>
        </w:rPr>
        <w:t xml:space="preserve">one </w:t>
      </w:r>
      <w:r w:rsidR="003C2861">
        <w:rPr>
          <w:i/>
          <w:sz w:val="22"/>
          <w:szCs w:val="22"/>
        </w:rPr>
        <w:t>diagnosis codes</w:t>
      </w:r>
      <w:r w:rsidR="0042010F">
        <w:rPr>
          <w:i/>
          <w:sz w:val="22"/>
          <w:szCs w:val="22"/>
        </w:rPr>
        <w:t xml:space="preserve"> only</w:t>
      </w:r>
      <w:r w:rsidR="003C2861">
        <w:rPr>
          <w:i/>
          <w:sz w:val="22"/>
          <w:szCs w:val="22"/>
        </w:rPr>
        <w:t>)</w:t>
      </w:r>
      <w:r>
        <w:rPr>
          <w:i/>
          <w:sz w:val="22"/>
          <w:szCs w:val="22"/>
        </w:rPr>
        <w:t xml:space="preserve"> for study population 0-55 years of age by event, gender, age</w:t>
      </w:r>
    </w:p>
    <w:p w14:paraId="31F21A9D" w14:textId="77777777" w:rsidR="0076716D" w:rsidRDefault="0076716D" w:rsidP="0076716D">
      <w:pPr>
        <w:contextualSpacing/>
        <w:rPr>
          <w:i/>
          <w:sz w:val="22"/>
          <w:szCs w:val="22"/>
        </w:rPr>
      </w:pPr>
    </w:p>
    <w:tbl>
      <w:tblPr>
        <w:tblStyle w:val="TableGrid"/>
        <w:tblW w:w="5000" w:type="pct"/>
        <w:tblLook w:val="04A0" w:firstRow="1" w:lastRow="0" w:firstColumn="1" w:lastColumn="0" w:noHBand="0" w:noVBand="1"/>
      </w:tblPr>
      <w:tblGrid>
        <w:gridCol w:w="775"/>
        <w:gridCol w:w="1147"/>
        <w:gridCol w:w="1216"/>
        <w:gridCol w:w="1242"/>
        <w:gridCol w:w="1245"/>
        <w:gridCol w:w="1245"/>
        <w:gridCol w:w="1240"/>
        <w:gridCol w:w="1240"/>
      </w:tblGrid>
      <w:tr w:rsidR="0076716D" w:rsidRPr="00C077DC" w14:paraId="1E57329C" w14:textId="77777777" w:rsidTr="003C2861">
        <w:tc>
          <w:tcPr>
            <w:tcW w:w="414" w:type="pct"/>
          </w:tcPr>
          <w:p w14:paraId="2FF3D0ED"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DAP</w:t>
            </w:r>
          </w:p>
        </w:tc>
        <w:tc>
          <w:tcPr>
            <w:tcW w:w="613" w:type="pct"/>
          </w:tcPr>
          <w:p w14:paraId="37A2F069"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xml:space="preserve">Event </w:t>
            </w:r>
          </w:p>
        </w:tc>
        <w:tc>
          <w:tcPr>
            <w:tcW w:w="650" w:type="pct"/>
          </w:tcPr>
          <w:p w14:paraId="00EDBD99"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Gender</w:t>
            </w:r>
          </w:p>
        </w:tc>
        <w:tc>
          <w:tcPr>
            <w:tcW w:w="664" w:type="pct"/>
          </w:tcPr>
          <w:p w14:paraId="3B8F34B4" w14:textId="37E2A145"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Age (years)</w:t>
            </w:r>
          </w:p>
        </w:tc>
        <w:tc>
          <w:tcPr>
            <w:tcW w:w="666" w:type="pct"/>
          </w:tcPr>
          <w:p w14:paraId="05F4E866"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No. of cases</w:t>
            </w:r>
          </w:p>
        </w:tc>
        <w:tc>
          <w:tcPr>
            <w:tcW w:w="666" w:type="pct"/>
          </w:tcPr>
          <w:p w14:paraId="1F8432ED"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PY</w:t>
            </w:r>
          </w:p>
        </w:tc>
        <w:tc>
          <w:tcPr>
            <w:tcW w:w="663" w:type="pct"/>
          </w:tcPr>
          <w:p w14:paraId="2DA26579"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xml:space="preserve">Rate per 100,000 PY </w:t>
            </w:r>
          </w:p>
        </w:tc>
        <w:tc>
          <w:tcPr>
            <w:tcW w:w="663" w:type="pct"/>
          </w:tcPr>
          <w:p w14:paraId="4A1B8F59"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95%CI</w:t>
            </w:r>
          </w:p>
        </w:tc>
      </w:tr>
      <w:tr w:rsidR="0076716D" w:rsidRPr="00C077DC" w14:paraId="1E5F5C12" w14:textId="77777777" w:rsidTr="003C2861">
        <w:tc>
          <w:tcPr>
            <w:tcW w:w="414" w:type="pct"/>
          </w:tcPr>
          <w:p w14:paraId="123D4605"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w:t>
            </w:r>
          </w:p>
        </w:tc>
        <w:tc>
          <w:tcPr>
            <w:tcW w:w="613" w:type="pct"/>
          </w:tcPr>
          <w:p w14:paraId="53B3DBE5"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MS</w:t>
            </w:r>
          </w:p>
        </w:tc>
        <w:tc>
          <w:tcPr>
            <w:tcW w:w="650" w:type="pct"/>
          </w:tcPr>
          <w:p w14:paraId="3607D53B" w14:textId="77777777"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Male</w:t>
            </w:r>
          </w:p>
        </w:tc>
        <w:tc>
          <w:tcPr>
            <w:tcW w:w="664" w:type="pct"/>
          </w:tcPr>
          <w:p w14:paraId="658C07A1" w14:textId="3062DCF5"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0</w:t>
            </w:r>
          </w:p>
        </w:tc>
        <w:tc>
          <w:tcPr>
            <w:tcW w:w="666" w:type="pct"/>
          </w:tcPr>
          <w:p w14:paraId="438DCA2D"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3191ED73"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464F2B18"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66351B26"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2A7EA53A" w14:textId="77777777" w:rsidTr="003C2861">
        <w:tc>
          <w:tcPr>
            <w:tcW w:w="414" w:type="pct"/>
          </w:tcPr>
          <w:p w14:paraId="4B5BDB28"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1DF3655A"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1D83DCAE" w14:textId="332E8DED" w:rsidR="0076716D" w:rsidRPr="00C077DC" w:rsidRDefault="0076716D" w:rsidP="005E12D3">
            <w:pPr>
              <w:contextualSpacing/>
              <w:rPr>
                <w:rFonts w:asciiTheme="minorHAnsi" w:hAnsiTheme="minorHAnsi" w:cstheme="minorHAnsi"/>
                <w:sz w:val="18"/>
                <w:szCs w:val="18"/>
                <w:lang w:val="en-GB"/>
              </w:rPr>
            </w:pPr>
          </w:p>
        </w:tc>
        <w:tc>
          <w:tcPr>
            <w:tcW w:w="664" w:type="pct"/>
          </w:tcPr>
          <w:p w14:paraId="66B5AE6A" w14:textId="740FDB8A"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1-4</w:t>
            </w:r>
          </w:p>
        </w:tc>
        <w:tc>
          <w:tcPr>
            <w:tcW w:w="666" w:type="pct"/>
          </w:tcPr>
          <w:p w14:paraId="16655D7C"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49C00C5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67A6BC46"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0291B2A2"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35169540" w14:textId="77777777" w:rsidTr="003C2861">
        <w:tc>
          <w:tcPr>
            <w:tcW w:w="414" w:type="pct"/>
          </w:tcPr>
          <w:p w14:paraId="57957AA3"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1C8EA485"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274A4BF9"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68515823" w14:textId="746A929F"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5-11</w:t>
            </w:r>
          </w:p>
        </w:tc>
        <w:tc>
          <w:tcPr>
            <w:tcW w:w="666" w:type="pct"/>
          </w:tcPr>
          <w:p w14:paraId="6067EBA6"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0DC83240"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543C66C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2C402D4C"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206B5BB6" w14:textId="77777777" w:rsidTr="003C2861">
        <w:tc>
          <w:tcPr>
            <w:tcW w:w="414" w:type="pct"/>
          </w:tcPr>
          <w:p w14:paraId="3E688D85"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4C09F5EA"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352C009A"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741FF1AE" w14:textId="032BAD13"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12-19</w:t>
            </w:r>
          </w:p>
        </w:tc>
        <w:tc>
          <w:tcPr>
            <w:tcW w:w="666" w:type="pct"/>
          </w:tcPr>
          <w:p w14:paraId="20C2F2D0"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71E9E1C3"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3486EBA1"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370A47A5"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735E9DEF" w14:textId="77777777" w:rsidTr="003C2861">
        <w:tc>
          <w:tcPr>
            <w:tcW w:w="414" w:type="pct"/>
          </w:tcPr>
          <w:p w14:paraId="3A46A7C2"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439E91C5"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354B19AB"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1D248C91" w14:textId="463A7602"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20-29</w:t>
            </w:r>
          </w:p>
        </w:tc>
        <w:tc>
          <w:tcPr>
            <w:tcW w:w="666" w:type="pct"/>
          </w:tcPr>
          <w:p w14:paraId="6ACC2FEA"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365713B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459C99D1"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23C5B933"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4B846E1E" w14:textId="77777777" w:rsidTr="003C2861">
        <w:tc>
          <w:tcPr>
            <w:tcW w:w="414" w:type="pct"/>
          </w:tcPr>
          <w:p w14:paraId="765505FE"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36D3E932"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7AA5E9D1"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4A080224" w14:textId="3DCE1861"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30-39</w:t>
            </w:r>
          </w:p>
        </w:tc>
        <w:tc>
          <w:tcPr>
            <w:tcW w:w="666" w:type="pct"/>
          </w:tcPr>
          <w:p w14:paraId="7EF8B8D4"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26D7A34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39A0148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4D40D6FC"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58BE3561" w14:textId="77777777" w:rsidTr="003C2861">
        <w:tc>
          <w:tcPr>
            <w:tcW w:w="414" w:type="pct"/>
          </w:tcPr>
          <w:p w14:paraId="6F93C194"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12764966"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5EEA80A1"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655591A1" w14:textId="4952039E"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40-49</w:t>
            </w:r>
          </w:p>
        </w:tc>
        <w:tc>
          <w:tcPr>
            <w:tcW w:w="666" w:type="pct"/>
          </w:tcPr>
          <w:p w14:paraId="5D5BAE4D"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213A9D09"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60A72CAC"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0869AA7D"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4326D48E" w14:textId="77777777" w:rsidTr="003C2861">
        <w:tc>
          <w:tcPr>
            <w:tcW w:w="414" w:type="pct"/>
          </w:tcPr>
          <w:p w14:paraId="3A306B48" w14:textId="77777777" w:rsidR="0076716D" w:rsidRPr="00C077DC" w:rsidRDefault="0076716D" w:rsidP="005E12D3">
            <w:pPr>
              <w:contextualSpacing/>
              <w:rPr>
                <w:rFonts w:asciiTheme="minorHAnsi" w:hAnsiTheme="minorHAnsi" w:cstheme="minorHAnsi"/>
                <w:sz w:val="18"/>
                <w:szCs w:val="18"/>
                <w:lang w:val="en-GB"/>
              </w:rPr>
            </w:pPr>
          </w:p>
        </w:tc>
        <w:tc>
          <w:tcPr>
            <w:tcW w:w="613" w:type="pct"/>
          </w:tcPr>
          <w:p w14:paraId="6E9073EF" w14:textId="77777777" w:rsidR="0076716D" w:rsidRPr="00C077DC" w:rsidRDefault="0076716D" w:rsidP="005E12D3">
            <w:pPr>
              <w:contextualSpacing/>
              <w:rPr>
                <w:rFonts w:asciiTheme="minorHAnsi" w:hAnsiTheme="minorHAnsi" w:cstheme="minorHAnsi"/>
                <w:sz w:val="18"/>
                <w:szCs w:val="18"/>
                <w:lang w:val="en-GB"/>
              </w:rPr>
            </w:pPr>
          </w:p>
        </w:tc>
        <w:tc>
          <w:tcPr>
            <w:tcW w:w="650" w:type="pct"/>
          </w:tcPr>
          <w:p w14:paraId="36BC7C4E" w14:textId="77777777" w:rsidR="0076716D" w:rsidRPr="00C077DC" w:rsidRDefault="0076716D" w:rsidP="005E12D3">
            <w:pPr>
              <w:contextualSpacing/>
              <w:rPr>
                <w:rFonts w:asciiTheme="minorHAnsi" w:hAnsiTheme="minorHAnsi" w:cstheme="minorHAnsi"/>
                <w:sz w:val="18"/>
                <w:szCs w:val="18"/>
                <w:lang w:val="en-GB"/>
              </w:rPr>
            </w:pPr>
          </w:p>
        </w:tc>
        <w:tc>
          <w:tcPr>
            <w:tcW w:w="664" w:type="pct"/>
          </w:tcPr>
          <w:p w14:paraId="77F98623" w14:textId="5F41D4E6" w:rsidR="0076716D" w:rsidRPr="00C077DC" w:rsidRDefault="0076716D"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50-55</w:t>
            </w:r>
          </w:p>
        </w:tc>
        <w:tc>
          <w:tcPr>
            <w:tcW w:w="666" w:type="pct"/>
          </w:tcPr>
          <w:p w14:paraId="4CAC4716" w14:textId="77777777" w:rsidR="0076716D" w:rsidRPr="00C077DC" w:rsidRDefault="0076716D" w:rsidP="005E12D3">
            <w:pPr>
              <w:contextualSpacing/>
              <w:rPr>
                <w:rFonts w:asciiTheme="minorHAnsi" w:hAnsiTheme="minorHAnsi" w:cstheme="minorHAnsi"/>
                <w:sz w:val="18"/>
                <w:szCs w:val="18"/>
                <w:lang w:val="en-GB"/>
              </w:rPr>
            </w:pPr>
          </w:p>
        </w:tc>
        <w:tc>
          <w:tcPr>
            <w:tcW w:w="666" w:type="pct"/>
          </w:tcPr>
          <w:p w14:paraId="082FFB7A"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33CF1AB0" w14:textId="77777777" w:rsidR="0076716D" w:rsidRPr="00C077DC" w:rsidRDefault="0076716D" w:rsidP="005E12D3">
            <w:pPr>
              <w:contextualSpacing/>
              <w:rPr>
                <w:rFonts w:asciiTheme="minorHAnsi" w:hAnsiTheme="minorHAnsi" w:cstheme="minorHAnsi"/>
                <w:sz w:val="18"/>
                <w:szCs w:val="18"/>
                <w:lang w:val="en-GB"/>
              </w:rPr>
            </w:pPr>
          </w:p>
        </w:tc>
        <w:tc>
          <w:tcPr>
            <w:tcW w:w="663" w:type="pct"/>
          </w:tcPr>
          <w:p w14:paraId="2B3FA196" w14:textId="77777777" w:rsidR="0076716D" w:rsidRPr="00C077DC" w:rsidRDefault="0076716D" w:rsidP="005E12D3">
            <w:pPr>
              <w:contextualSpacing/>
              <w:rPr>
                <w:rFonts w:asciiTheme="minorHAnsi" w:hAnsiTheme="minorHAnsi" w:cstheme="minorHAnsi"/>
                <w:sz w:val="18"/>
                <w:szCs w:val="18"/>
                <w:lang w:val="en-GB"/>
              </w:rPr>
            </w:pPr>
          </w:p>
        </w:tc>
      </w:tr>
      <w:tr w:rsidR="0076716D" w:rsidRPr="00C077DC" w14:paraId="5735D7B1" w14:textId="77777777" w:rsidTr="003C2861">
        <w:tc>
          <w:tcPr>
            <w:tcW w:w="414" w:type="pct"/>
          </w:tcPr>
          <w:p w14:paraId="7542CACC"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1E6ADFDC"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051AB632" w14:textId="1F94B6FA"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Female</w:t>
            </w:r>
          </w:p>
        </w:tc>
        <w:tc>
          <w:tcPr>
            <w:tcW w:w="664" w:type="pct"/>
          </w:tcPr>
          <w:p w14:paraId="6CCC4346" w14:textId="77055DB9"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0</w:t>
            </w:r>
          </w:p>
        </w:tc>
        <w:tc>
          <w:tcPr>
            <w:tcW w:w="666" w:type="pct"/>
          </w:tcPr>
          <w:p w14:paraId="4862184B"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764AC976"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2E1FBA5D"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123D5D6D"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1E54DBD0" w14:textId="77777777" w:rsidTr="003C2861">
        <w:tc>
          <w:tcPr>
            <w:tcW w:w="414" w:type="pct"/>
          </w:tcPr>
          <w:p w14:paraId="28F78B7F"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3BAF4CF8"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4F28AB06"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6635D25B" w14:textId="23E975E6"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1-4</w:t>
            </w:r>
          </w:p>
        </w:tc>
        <w:tc>
          <w:tcPr>
            <w:tcW w:w="666" w:type="pct"/>
          </w:tcPr>
          <w:p w14:paraId="4B348C6E"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39FC376C"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1BE6ED73"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053005A2"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6E29A828" w14:textId="77777777" w:rsidTr="003C2861">
        <w:tc>
          <w:tcPr>
            <w:tcW w:w="414" w:type="pct"/>
          </w:tcPr>
          <w:p w14:paraId="0AE70E6A"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5D20BC77"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4BEB17C4"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14FBA1AF" w14:textId="4E5CBD6A"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5-11</w:t>
            </w:r>
          </w:p>
        </w:tc>
        <w:tc>
          <w:tcPr>
            <w:tcW w:w="666" w:type="pct"/>
          </w:tcPr>
          <w:p w14:paraId="14766422"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1CEC309D"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2C11BCB8"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3F81B5D6"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24BBAD6C" w14:textId="77777777" w:rsidTr="003C2861">
        <w:tc>
          <w:tcPr>
            <w:tcW w:w="414" w:type="pct"/>
          </w:tcPr>
          <w:p w14:paraId="457E9E4E"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258BE563"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02EBD2A5"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2BFCC8F4" w14:textId="56DB6293"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12-19</w:t>
            </w:r>
          </w:p>
        </w:tc>
        <w:tc>
          <w:tcPr>
            <w:tcW w:w="666" w:type="pct"/>
          </w:tcPr>
          <w:p w14:paraId="1BB5F749"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2EDC704E"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59CD306F"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2FC7F2D5"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7F45F44A" w14:textId="77777777" w:rsidTr="003C2861">
        <w:tc>
          <w:tcPr>
            <w:tcW w:w="414" w:type="pct"/>
          </w:tcPr>
          <w:p w14:paraId="1A98F79D"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795FF8A8"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71D32ED4"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4DB86723" w14:textId="39617DCA"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20-29</w:t>
            </w:r>
          </w:p>
        </w:tc>
        <w:tc>
          <w:tcPr>
            <w:tcW w:w="666" w:type="pct"/>
          </w:tcPr>
          <w:p w14:paraId="365987C0"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23B9A905"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2495D73F"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236F48BB"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0DBB0DB5" w14:textId="77777777" w:rsidTr="003C2861">
        <w:tc>
          <w:tcPr>
            <w:tcW w:w="414" w:type="pct"/>
          </w:tcPr>
          <w:p w14:paraId="52D35E98"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11E0D30D"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790D476D"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0D7A1929" w14:textId="6C2386CC"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30-39</w:t>
            </w:r>
          </w:p>
        </w:tc>
        <w:tc>
          <w:tcPr>
            <w:tcW w:w="666" w:type="pct"/>
          </w:tcPr>
          <w:p w14:paraId="2023F76A"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1ED755DB"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46057CD0"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5B9211A0"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0EBEE298" w14:textId="77777777" w:rsidTr="003C2861">
        <w:tc>
          <w:tcPr>
            <w:tcW w:w="414" w:type="pct"/>
          </w:tcPr>
          <w:p w14:paraId="0E9FC3EB"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222BC080"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0384B5D6"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15408339" w14:textId="29F726D6"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40-49</w:t>
            </w:r>
          </w:p>
        </w:tc>
        <w:tc>
          <w:tcPr>
            <w:tcW w:w="666" w:type="pct"/>
          </w:tcPr>
          <w:p w14:paraId="66F6E930"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295CBB38"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65871295"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09E0C3A9"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5E0E844B" w14:textId="77777777" w:rsidTr="003C2861">
        <w:tc>
          <w:tcPr>
            <w:tcW w:w="414" w:type="pct"/>
          </w:tcPr>
          <w:p w14:paraId="1EFC4463"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4ED84994"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5A8B94C5"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37D739E2" w14:textId="0999BAC9" w:rsidR="0076716D" w:rsidRPr="00C077DC" w:rsidRDefault="0076716D" w:rsidP="0076716D">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50-55</w:t>
            </w:r>
          </w:p>
        </w:tc>
        <w:tc>
          <w:tcPr>
            <w:tcW w:w="666" w:type="pct"/>
          </w:tcPr>
          <w:p w14:paraId="56D477A7"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2FFF38BB"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6D302975"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6BB3714D" w14:textId="77777777" w:rsidR="0076716D" w:rsidRPr="00C077DC" w:rsidRDefault="0076716D" w:rsidP="0076716D">
            <w:pPr>
              <w:contextualSpacing/>
              <w:rPr>
                <w:rFonts w:asciiTheme="minorHAnsi" w:hAnsiTheme="minorHAnsi" w:cstheme="minorHAnsi"/>
                <w:sz w:val="18"/>
                <w:szCs w:val="18"/>
                <w:lang w:val="en-GB"/>
              </w:rPr>
            </w:pPr>
          </w:p>
        </w:tc>
      </w:tr>
      <w:tr w:rsidR="0076716D" w:rsidRPr="00C077DC" w14:paraId="0C6BF71B" w14:textId="77777777" w:rsidTr="003C2861">
        <w:tc>
          <w:tcPr>
            <w:tcW w:w="414" w:type="pct"/>
          </w:tcPr>
          <w:p w14:paraId="0D8FEBAA" w14:textId="77777777" w:rsidR="0076716D" w:rsidRPr="00C077DC" w:rsidRDefault="0076716D" w:rsidP="0076716D">
            <w:pPr>
              <w:contextualSpacing/>
              <w:rPr>
                <w:rFonts w:asciiTheme="minorHAnsi" w:hAnsiTheme="minorHAnsi" w:cstheme="minorHAnsi"/>
                <w:sz w:val="18"/>
                <w:szCs w:val="18"/>
                <w:lang w:val="en-GB"/>
              </w:rPr>
            </w:pPr>
          </w:p>
        </w:tc>
        <w:tc>
          <w:tcPr>
            <w:tcW w:w="613" w:type="pct"/>
          </w:tcPr>
          <w:p w14:paraId="65508437" w14:textId="77777777" w:rsidR="0076716D" w:rsidRPr="00C077DC" w:rsidRDefault="0076716D" w:rsidP="0076716D">
            <w:pPr>
              <w:contextualSpacing/>
              <w:rPr>
                <w:rFonts w:asciiTheme="minorHAnsi" w:hAnsiTheme="minorHAnsi" w:cstheme="minorHAnsi"/>
                <w:sz w:val="18"/>
                <w:szCs w:val="18"/>
                <w:lang w:val="en-GB"/>
              </w:rPr>
            </w:pPr>
          </w:p>
        </w:tc>
        <w:tc>
          <w:tcPr>
            <w:tcW w:w="650" w:type="pct"/>
          </w:tcPr>
          <w:p w14:paraId="5CED194E" w14:textId="77777777" w:rsidR="0076716D" w:rsidRPr="00C077DC" w:rsidRDefault="0076716D" w:rsidP="0076716D">
            <w:pPr>
              <w:contextualSpacing/>
              <w:rPr>
                <w:rFonts w:asciiTheme="minorHAnsi" w:hAnsiTheme="minorHAnsi" w:cstheme="minorHAnsi"/>
                <w:sz w:val="18"/>
                <w:szCs w:val="18"/>
                <w:lang w:val="en-GB"/>
              </w:rPr>
            </w:pPr>
          </w:p>
        </w:tc>
        <w:tc>
          <w:tcPr>
            <w:tcW w:w="664" w:type="pct"/>
          </w:tcPr>
          <w:p w14:paraId="0EF0B1B0"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19F3E191" w14:textId="77777777" w:rsidR="0076716D" w:rsidRPr="00C077DC" w:rsidRDefault="0076716D" w:rsidP="0076716D">
            <w:pPr>
              <w:contextualSpacing/>
              <w:rPr>
                <w:rFonts w:asciiTheme="minorHAnsi" w:hAnsiTheme="minorHAnsi" w:cstheme="minorHAnsi"/>
                <w:sz w:val="18"/>
                <w:szCs w:val="18"/>
                <w:lang w:val="en-GB"/>
              </w:rPr>
            </w:pPr>
          </w:p>
        </w:tc>
        <w:tc>
          <w:tcPr>
            <w:tcW w:w="666" w:type="pct"/>
          </w:tcPr>
          <w:p w14:paraId="3C212994"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5F44EB8E" w14:textId="77777777" w:rsidR="0076716D" w:rsidRPr="00C077DC" w:rsidRDefault="0076716D" w:rsidP="0076716D">
            <w:pPr>
              <w:contextualSpacing/>
              <w:rPr>
                <w:rFonts w:asciiTheme="minorHAnsi" w:hAnsiTheme="minorHAnsi" w:cstheme="minorHAnsi"/>
                <w:sz w:val="18"/>
                <w:szCs w:val="18"/>
                <w:lang w:val="en-GB"/>
              </w:rPr>
            </w:pPr>
          </w:p>
        </w:tc>
        <w:tc>
          <w:tcPr>
            <w:tcW w:w="663" w:type="pct"/>
          </w:tcPr>
          <w:p w14:paraId="720D89CA" w14:textId="77777777" w:rsidR="0076716D" w:rsidRPr="00C077DC" w:rsidRDefault="0076716D" w:rsidP="0076716D">
            <w:pPr>
              <w:contextualSpacing/>
              <w:rPr>
                <w:rFonts w:asciiTheme="minorHAnsi" w:hAnsiTheme="minorHAnsi" w:cstheme="minorHAnsi"/>
                <w:sz w:val="18"/>
                <w:szCs w:val="18"/>
                <w:lang w:val="en-GB"/>
              </w:rPr>
            </w:pPr>
          </w:p>
        </w:tc>
      </w:tr>
    </w:tbl>
    <w:p w14:paraId="47A00630" w14:textId="611A46FD" w:rsidR="00C57397" w:rsidRDefault="00C57397"/>
    <w:p w14:paraId="757320BC" w14:textId="62990A4C" w:rsidR="00866D4E" w:rsidRPr="00C57397" w:rsidRDefault="00866D4E" w:rsidP="00866D4E">
      <w:pPr>
        <w:pStyle w:val="Heading5"/>
        <w:contextualSpacing/>
        <w:rPr>
          <w:sz w:val="22"/>
          <w:szCs w:val="22"/>
        </w:rPr>
      </w:pPr>
      <w:bookmarkStart w:id="266" w:name="_Toc69912945"/>
      <w:r>
        <w:t>Step 1</w:t>
      </w:r>
      <w:r w:rsidR="003B013B">
        <w:t>3</w:t>
      </w:r>
      <w:r>
        <w:t xml:space="preserve">: Health care seeking </w:t>
      </w:r>
      <w:proofErr w:type="spellStart"/>
      <w:r>
        <w:t>behaviour</w:t>
      </w:r>
      <w:bookmarkEnd w:id="266"/>
      <w:proofErr w:type="spellEnd"/>
      <w:r>
        <w:t xml:space="preserve"> </w:t>
      </w:r>
    </w:p>
    <w:p w14:paraId="482232CC" w14:textId="6303A29C" w:rsidR="00C57397" w:rsidRDefault="00C57397"/>
    <w:p w14:paraId="25229731" w14:textId="77777777" w:rsidR="00C57397" w:rsidRPr="00700CF5" w:rsidRDefault="00C57397" w:rsidP="00C57397">
      <w:pPr>
        <w:contextualSpacing/>
        <w:rPr>
          <w:b/>
          <w:sz w:val="22"/>
          <w:szCs w:val="22"/>
        </w:rPr>
      </w:pPr>
      <w:r w:rsidRPr="00700CF5">
        <w:rPr>
          <w:b/>
          <w:sz w:val="22"/>
          <w:szCs w:val="22"/>
        </w:rPr>
        <w:t>Input</w:t>
      </w:r>
    </w:p>
    <w:p w14:paraId="5C2F396C" w14:textId="624DAE2F" w:rsidR="00DB0761" w:rsidRPr="00C077DC" w:rsidRDefault="00C57397">
      <w:pPr>
        <w:contextualSpacing/>
        <w:rPr>
          <w:i/>
          <w:sz w:val="22"/>
          <w:szCs w:val="22"/>
        </w:rPr>
      </w:pPr>
      <w:proofErr w:type="spellStart"/>
      <w:r w:rsidRPr="00C077DC">
        <w:rPr>
          <w:i/>
          <w:sz w:val="22"/>
          <w:szCs w:val="22"/>
        </w:rPr>
        <w:t>Study_population</w:t>
      </w:r>
      <w:proofErr w:type="spellEnd"/>
    </w:p>
    <w:p w14:paraId="1D822718" w14:textId="2FD6BD77" w:rsidR="00C57397" w:rsidRPr="00C077DC" w:rsidRDefault="00DB0761">
      <w:pPr>
        <w:rPr>
          <w:color w:val="0070C0"/>
          <w:sz w:val="22"/>
          <w:szCs w:val="22"/>
        </w:rPr>
      </w:pPr>
      <w:r w:rsidRPr="00C077DC">
        <w:rPr>
          <w:color w:val="0070C0"/>
          <w:sz w:val="22"/>
          <w:szCs w:val="22"/>
        </w:rPr>
        <w:t>VISITS CDM</w:t>
      </w:r>
    </w:p>
    <w:p w14:paraId="058A605B" w14:textId="76188DF3" w:rsidR="0041784B" w:rsidRDefault="0041784B" w:rsidP="00F42F00">
      <w:pPr>
        <w:contextualSpacing/>
        <w:rPr>
          <w:sz w:val="22"/>
          <w:szCs w:val="22"/>
        </w:rPr>
      </w:pPr>
    </w:p>
    <w:p w14:paraId="7C29C2A1" w14:textId="0E26D63F" w:rsidR="00866D4E" w:rsidRPr="001A6D6B" w:rsidRDefault="00866D4E" w:rsidP="00866D4E">
      <w:pPr>
        <w:contextualSpacing/>
        <w:rPr>
          <w:i/>
          <w:color w:val="E36C0A" w:themeColor="accent6" w:themeShade="BF"/>
          <w:sz w:val="22"/>
          <w:szCs w:val="22"/>
        </w:rPr>
      </w:pPr>
      <w:r w:rsidRPr="001A6D6B">
        <w:rPr>
          <w:i/>
          <w:color w:val="E36C0A" w:themeColor="accent6" w:themeShade="BF"/>
          <w:sz w:val="22"/>
          <w:szCs w:val="22"/>
        </w:rPr>
        <w:t>Question to be addressed</w:t>
      </w:r>
      <w:r>
        <w:rPr>
          <w:i/>
          <w:color w:val="E36C0A" w:themeColor="accent6" w:themeShade="BF"/>
          <w:sz w:val="22"/>
          <w:szCs w:val="22"/>
        </w:rPr>
        <w:t xml:space="preserve"> in table 2</w:t>
      </w:r>
      <w:r w:rsidR="00C077DC">
        <w:rPr>
          <w:i/>
          <w:color w:val="E36C0A" w:themeColor="accent6" w:themeShade="BF"/>
          <w:sz w:val="22"/>
          <w:szCs w:val="22"/>
        </w:rPr>
        <w:t>5</w:t>
      </w:r>
      <w:r w:rsidRPr="001A6D6B">
        <w:rPr>
          <w:i/>
          <w:color w:val="E36C0A" w:themeColor="accent6" w:themeShade="BF"/>
          <w:sz w:val="22"/>
          <w:szCs w:val="22"/>
        </w:rPr>
        <w:t xml:space="preserve">: </w:t>
      </w:r>
      <w:r>
        <w:rPr>
          <w:i/>
          <w:color w:val="E36C0A" w:themeColor="accent6" w:themeShade="BF"/>
          <w:sz w:val="22"/>
          <w:szCs w:val="22"/>
        </w:rPr>
        <w:t>How many visits do people have?</w:t>
      </w:r>
    </w:p>
    <w:p w14:paraId="691C978B" w14:textId="17FEFDDB" w:rsidR="00866D4E" w:rsidRDefault="00866D4E" w:rsidP="00866D4E">
      <w:pPr>
        <w:contextualSpacing/>
        <w:rPr>
          <w:sz w:val="22"/>
          <w:szCs w:val="22"/>
        </w:rPr>
      </w:pPr>
      <w:r>
        <w:rPr>
          <w:sz w:val="22"/>
          <w:szCs w:val="22"/>
        </w:rPr>
        <w:t xml:space="preserve">Select from the Visits CDM table the people in the study population during the time of the study (between </w:t>
      </w:r>
      <w:proofErr w:type="spellStart"/>
      <w:r w:rsidRPr="00866D4E">
        <w:rPr>
          <w:i/>
          <w:sz w:val="22"/>
          <w:szCs w:val="22"/>
        </w:rPr>
        <w:t>end_study_fup</w:t>
      </w:r>
      <w:proofErr w:type="spellEnd"/>
      <w:r w:rsidRPr="00866D4E">
        <w:rPr>
          <w:i/>
          <w:sz w:val="22"/>
          <w:szCs w:val="22"/>
        </w:rPr>
        <w:t xml:space="preserve"> </w:t>
      </w:r>
      <w:r w:rsidRPr="00866D4E">
        <w:rPr>
          <w:sz w:val="22"/>
          <w:szCs w:val="22"/>
        </w:rPr>
        <w:t>and</w:t>
      </w:r>
      <w:r w:rsidRPr="00866D4E">
        <w:rPr>
          <w:i/>
          <w:sz w:val="22"/>
          <w:szCs w:val="22"/>
        </w:rPr>
        <w:t xml:space="preserve"> </w:t>
      </w:r>
      <w:proofErr w:type="spellStart"/>
      <w:r w:rsidRPr="00866D4E">
        <w:rPr>
          <w:i/>
          <w:sz w:val="22"/>
          <w:szCs w:val="22"/>
        </w:rPr>
        <w:t>start_study_fup</w:t>
      </w:r>
      <w:proofErr w:type="spellEnd"/>
      <w:r>
        <w:rPr>
          <w:sz w:val="22"/>
          <w:szCs w:val="22"/>
        </w:rPr>
        <w:t xml:space="preserve">) to </w:t>
      </w:r>
      <w:proofErr w:type="spellStart"/>
      <w:r w:rsidRPr="00866D4E">
        <w:rPr>
          <w:i/>
          <w:sz w:val="22"/>
          <w:szCs w:val="22"/>
        </w:rPr>
        <w:t>visits_study</w:t>
      </w:r>
      <w:proofErr w:type="spellEnd"/>
    </w:p>
    <w:p w14:paraId="55704C99" w14:textId="77777777" w:rsidR="00866D4E" w:rsidRDefault="00866D4E" w:rsidP="00866D4E">
      <w:pPr>
        <w:contextualSpacing/>
        <w:rPr>
          <w:sz w:val="22"/>
          <w:szCs w:val="22"/>
        </w:rPr>
      </w:pPr>
    </w:p>
    <w:p w14:paraId="08EE8F7C" w14:textId="6526B6AE" w:rsidR="00866D4E" w:rsidRDefault="00866D4E" w:rsidP="00866D4E">
      <w:pPr>
        <w:contextualSpacing/>
        <w:rPr>
          <w:i/>
          <w:sz w:val="22"/>
          <w:szCs w:val="22"/>
        </w:rPr>
      </w:pPr>
      <w:r>
        <w:rPr>
          <w:i/>
          <w:sz w:val="22"/>
          <w:szCs w:val="22"/>
        </w:rPr>
        <w:t>O</w:t>
      </w:r>
      <w:r w:rsidRPr="00671288">
        <w:rPr>
          <w:i/>
          <w:sz w:val="22"/>
          <w:szCs w:val="22"/>
        </w:rPr>
        <w:t xml:space="preserve">utput table </w:t>
      </w:r>
      <w:r>
        <w:rPr>
          <w:i/>
          <w:sz w:val="22"/>
          <w:szCs w:val="22"/>
        </w:rPr>
        <w:t>2</w:t>
      </w:r>
      <w:r w:rsidR="00C077DC">
        <w:rPr>
          <w:i/>
          <w:sz w:val="22"/>
          <w:szCs w:val="22"/>
        </w:rPr>
        <w:t>5</w:t>
      </w:r>
      <w:r>
        <w:rPr>
          <w:i/>
          <w:sz w:val="22"/>
          <w:szCs w:val="22"/>
        </w:rPr>
        <w:t xml:space="preserve"> Healthcare visits by meaning for study population 0-55 years of age</w:t>
      </w:r>
    </w:p>
    <w:p w14:paraId="42DB88AF" w14:textId="77777777" w:rsidR="00866D4E" w:rsidRDefault="00866D4E" w:rsidP="00866D4E">
      <w:pPr>
        <w:contextualSpacing/>
        <w:rPr>
          <w:sz w:val="22"/>
          <w:szCs w:val="22"/>
        </w:rPr>
      </w:pPr>
    </w:p>
    <w:p w14:paraId="0DBC7EA9" w14:textId="51F9C418" w:rsidR="003B013B" w:rsidRDefault="003B013B" w:rsidP="003B013B">
      <w:pPr>
        <w:contextualSpacing/>
        <w:rPr>
          <w:sz w:val="22"/>
          <w:szCs w:val="22"/>
        </w:rPr>
      </w:pPr>
      <w:r>
        <w:rPr>
          <w:sz w:val="22"/>
          <w:szCs w:val="22"/>
        </w:rPr>
        <w:t xml:space="preserve">SUM for visits the meaning and </w:t>
      </w:r>
      <w:proofErr w:type="gramStart"/>
      <w:r>
        <w:rPr>
          <w:sz w:val="22"/>
          <w:szCs w:val="22"/>
        </w:rPr>
        <w:t>users</w:t>
      </w:r>
      <w:proofErr w:type="gramEnd"/>
      <w:r>
        <w:rPr>
          <w:sz w:val="22"/>
          <w:szCs w:val="22"/>
        </w:rPr>
        <w:t xml:space="preserve"> denominator is total amount of person-years in each calendar year (no censoring)</w:t>
      </w:r>
    </w:p>
    <w:p w14:paraId="1353BF29" w14:textId="77777777" w:rsidR="003B013B" w:rsidRDefault="003B013B" w:rsidP="003B013B">
      <w:pPr>
        <w:contextualSpacing/>
        <w:rPr>
          <w:sz w:val="22"/>
          <w:szCs w:val="22"/>
        </w:rPr>
      </w:pPr>
    </w:p>
    <w:p w14:paraId="0ED9505B" w14:textId="346FE283" w:rsidR="003B013B" w:rsidRDefault="003B013B" w:rsidP="003B013B">
      <w:pPr>
        <w:contextualSpacing/>
        <w:rPr>
          <w:i/>
          <w:sz w:val="22"/>
          <w:szCs w:val="22"/>
        </w:rPr>
      </w:pPr>
      <w:r w:rsidRPr="00671288">
        <w:rPr>
          <w:i/>
          <w:sz w:val="22"/>
          <w:szCs w:val="22"/>
        </w:rPr>
        <w:t xml:space="preserve">D4 output table </w:t>
      </w:r>
      <w:r>
        <w:rPr>
          <w:i/>
          <w:sz w:val="22"/>
          <w:szCs w:val="22"/>
        </w:rPr>
        <w:t>2</w:t>
      </w:r>
      <w:r w:rsidR="00C077DC">
        <w:rPr>
          <w:i/>
          <w:sz w:val="22"/>
          <w:szCs w:val="22"/>
        </w:rPr>
        <w:t>5</w:t>
      </w:r>
      <w:r>
        <w:rPr>
          <w:i/>
          <w:sz w:val="22"/>
          <w:szCs w:val="22"/>
        </w:rPr>
        <w:t xml:space="preserve"> Users of medicines for all type of medicines meanings for females 12-55 years of age</w:t>
      </w:r>
    </w:p>
    <w:p w14:paraId="41EC58F9" w14:textId="77777777" w:rsidR="003B013B" w:rsidRDefault="003B013B" w:rsidP="003B013B">
      <w:pPr>
        <w:contextualSpacing/>
        <w:rPr>
          <w:i/>
          <w:sz w:val="22"/>
          <w:szCs w:val="22"/>
        </w:rPr>
      </w:pPr>
    </w:p>
    <w:tbl>
      <w:tblPr>
        <w:tblStyle w:val="TableGrid"/>
        <w:tblW w:w="5000" w:type="pct"/>
        <w:tblLook w:val="04A0" w:firstRow="1" w:lastRow="0" w:firstColumn="1" w:lastColumn="0" w:noHBand="0" w:noVBand="1"/>
      </w:tblPr>
      <w:tblGrid>
        <w:gridCol w:w="986"/>
        <w:gridCol w:w="1025"/>
        <w:gridCol w:w="1008"/>
        <w:gridCol w:w="1008"/>
        <w:gridCol w:w="1008"/>
        <w:gridCol w:w="1309"/>
        <w:gridCol w:w="1503"/>
        <w:gridCol w:w="1503"/>
      </w:tblGrid>
      <w:tr w:rsidR="003B013B" w:rsidRPr="00C077DC" w14:paraId="0F57BBA6" w14:textId="77777777" w:rsidTr="003B013B">
        <w:tc>
          <w:tcPr>
            <w:tcW w:w="527" w:type="pct"/>
          </w:tcPr>
          <w:p w14:paraId="64F775EA" w14:textId="77777777"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DAP</w:t>
            </w:r>
          </w:p>
        </w:tc>
        <w:tc>
          <w:tcPr>
            <w:tcW w:w="548" w:type="pct"/>
          </w:tcPr>
          <w:p w14:paraId="047381BB" w14:textId="77777777"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Calendar year</w:t>
            </w:r>
          </w:p>
        </w:tc>
        <w:tc>
          <w:tcPr>
            <w:tcW w:w="539" w:type="pct"/>
          </w:tcPr>
          <w:p w14:paraId="7C648890" w14:textId="7B96A7A0"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Age</w:t>
            </w:r>
          </w:p>
        </w:tc>
        <w:tc>
          <w:tcPr>
            <w:tcW w:w="539" w:type="pct"/>
          </w:tcPr>
          <w:p w14:paraId="5E448FBD" w14:textId="71198DDF"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PY</w:t>
            </w:r>
          </w:p>
        </w:tc>
        <w:tc>
          <w:tcPr>
            <w:tcW w:w="539" w:type="pct"/>
          </w:tcPr>
          <w:p w14:paraId="074B3755" w14:textId="29F227E5"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Visit meaning</w:t>
            </w:r>
          </w:p>
        </w:tc>
        <w:tc>
          <w:tcPr>
            <w:tcW w:w="700" w:type="pct"/>
          </w:tcPr>
          <w:p w14:paraId="6B965A0B" w14:textId="4A2E8C80"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No. of Visits (sum)</w:t>
            </w:r>
          </w:p>
        </w:tc>
        <w:tc>
          <w:tcPr>
            <w:tcW w:w="804" w:type="pct"/>
          </w:tcPr>
          <w:p w14:paraId="756DC875" w14:textId="0B476100"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No. of persons with at least one visit in year</w:t>
            </w:r>
          </w:p>
        </w:tc>
        <w:tc>
          <w:tcPr>
            <w:tcW w:w="804" w:type="pct"/>
          </w:tcPr>
          <w:p w14:paraId="4700ACDF" w14:textId="77777777"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Visit Rate</w:t>
            </w:r>
          </w:p>
          <w:p w14:paraId="0209519C" w14:textId="202C7F92"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No. of visits/1000 PY</w:t>
            </w:r>
          </w:p>
        </w:tc>
      </w:tr>
      <w:tr w:rsidR="003B013B" w:rsidRPr="00C077DC" w14:paraId="45C26211" w14:textId="77777777" w:rsidTr="003B013B">
        <w:tc>
          <w:tcPr>
            <w:tcW w:w="527" w:type="pct"/>
          </w:tcPr>
          <w:p w14:paraId="33C6955D"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645CE441"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72A63537" w14:textId="5DA99A9C"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0</w:t>
            </w:r>
          </w:p>
        </w:tc>
        <w:tc>
          <w:tcPr>
            <w:tcW w:w="539" w:type="pct"/>
          </w:tcPr>
          <w:p w14:paraId="5AAD78CA" w14:textId="37D7F386" w:rsidR="003B013B" w:rsidRPr="00C077DC" w:rsidRDefault="003B013B" w:rsidP="005E12D3">
            <w:pPr>
              <w:contextualSpacing/>
              <w:rPr>
                <w:rFonts w:asciiTheme="minorHAnsi" w:hAnsiTheme="minorHAnsi" w:cstheme="minorHAnsi"/>
                <w:sz w:val="18"/>
                <w:szCs w:val="18"/>
                <w:lang w:val="en-GB"/>
              </w:rPr>
            </w:pPr>
          </w:p>
        </w:tc>
        <w:tc>
          <w:tcPr>
            <w:tcW w:w="539" w:type="pct"/>
          </w:tcPr>
          <w:p w14:paraId="4BFFBBCB" w14:textId="6D6DC856" w:rsidR="003B013B" w:rsidRPr="00C077DC" w:rsidRDefault="00C077DC"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Primary care</w:t>
            </w:r>
          </w:p>
        </w:tc>
        <w:tc>
          <w:tcPr>
            <w:tcW w:w="700" w:type="pct"/>
          </w:tcPr>
          <w:p w14:paraId="2CD42F7E"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76B67126"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632EB8F5" w14:textId="0FB03A3A" w:rsidR="003B013B" w:rsidRPr="00C077DC" w:rsidRDefault="003B013B" w:rsidP="005E12D3">
            <w:pPr>
              <w:contextualSpacing/>
              <w:rPr>
                <w:rFonts w:asciiTheme="minorHAnsi" w:hAnsiTheme="minorHAnsi" w:cstheme="minorHAnsi"/>
                <w:sz w:val="18"/>
                <w:szCs w:val="18"/>
                <w:lang w:val="en-GB"/>
              </w:rPr>
            </w:pPr>
          </w:p>
        </w:tc>
      </w:tr>
      <w:tr w:rsidR="003B013B" w:rsidRPr="00C077DC" w14:paraId="12C96DD5" w14:textId="77777777" w:rsidTr="003B013B">
        <w:tc>
          <w:tcPr>
            <w:tcW w:w="527" w:type="pct"/>
          </w:tcPr>
          <w:p w14:paraId="4D39064F"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1FB3E044"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5DF91BE3" w14:textId="5A00C682" w:rsidR="003B013B" w:rsidRPr="00C077DC" w:rsidRDefault="003B013B" w:rsidP="005E12D3">
            <w:pPr>
              <w:contextualSpacing/>
              <w:rPr>
                <w:rFonts w:asciiTheme="minorHAnsi" w:hAnsiTheme="minorHAnsi" w:cstheme="minorHAnsi"/>
                <w:sz w:val="18"/>
                <w:szCs w:val="18"/>
                <w:lang w:val="en-GB"/>
              </w:rPr>
            </w:pPr>
          </w:p>
        </w:tc>
        <w:tc>
          <w:tcPr>
            <w:tcW w:w="539" w:type="pct"/>
          </w:tcPr>
          <w:p w14:paraId="52AF42D4" w14:textId="6D548181" w:rsidR="003B013B" w:rsidRPr="00C077DC" w:rsidRDefault="003B013B" w:rsidP="005E12D3">
            <w:pPr>
              <w:contextualSpacing/>
              <w:rPr>
                <w:rFonts w:asciiTheme="minorHAnsi" w:hAnsiTheme="minorHAnsi" w:cstheme="minorHAnsi"/>
                <w:sz w:val="18"/>
                <w:szCs w:val="18"/>
                <w:lang w:val="en-GB"/>
              </w:rPr>
            </w:pPr>
          </w:p>
        </w:tc>
        <w:tc>
          <w:tcPr>
            <w:tcW w:w="539" w:type="pct"/>
          </w:tcPr>
          <w:p w14:paraId="28A3ACB6" w14:textId="7A88AAF9" w:rsidR="003B013B" w:rsidRPr="00C077DC" w:rsidRDefault="00C077DC"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specialist</w:t>
            </w:r>
          </w:p>
        </w:tc>
        <w:tc>
          <w:tcPr>
            <w:tcW w:w="700" w:type="pct"/>
          </w:tcPr>
          <w:p w14:paraId="2A2598F6"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6B4334D1"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7F69DCD8" w14:textId="501FB3D8" w:rsidR="003B013B" w:rsidRPr="00C077DC" w:rsidRDefault="003B013B" w:rsidP="005E12D3">
            <w:pPr>
              <w:contextualSpacing/>
              <w:rPr>
                <w:rFonts w:asciiTheme="minorHAnsi" w:hAnsiTheme="minorHAnsi" w:cstheme="minorHAnsi"/>
                <w:sz w:val="18"/>
                <w:szCs w:val="18"/>
                <w:lang w:val="en-GB"/>
              </w:rPr>
            </w:pPr>
          </w:p>
        </w:tc>
      </w:tr>
      <w:tr w:rsidR="003B013B" w:rsidRPr="00C077DC" w14:paraId="613FDB89" w14:textId="77777777" w:rsidTr="003B013B">
        <w:tc>
          <w:tcPr>
            <w:tcW w:w="527" w:type="pct"/>
          </w:tcPr>
          <w:p w14:paraId="54873874"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628D9D32"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46BAD975"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6DD465F2" w14:textId="38AFAE34" w:rsidR="003B013B" w:rsidRPr="00C077DC" w:rsidRDefault="003B013B" w:rsidP="005E12D3">
            <w:pPr>
              <w:contextualSpacing/>
              <w:rPr>
                <w:rFonts w:asciiTheme="minorHAnsi" w:hAnsiTheme="minorHAnsi" w:cstheme="minorHAnsi"/>
                <w:sz w:val="18"/>
                <w:szCs w:val="18"/>
                <w:lang w:val="en-GB"/>
              </w:rPr>
            </w:pPr>
          </w:p>
        </w:tc>
        <w:tc>
          <w:tcPr>
            <w:tcW w:w="539" w:type="pct"/>
          </w:tcPr>
          <w:p w14:paraId="0857EC81" w14:textId="2D1D8047" w:rsidR="003B013B" w:rsidRPr="00C077DC" w:rsidRDefault="00C077DC" w:rsidP="005E12D3">
            <w:pPr>
              <w:contextualSpacing/>
              <w:rPr>
                <w:rFonts w:asciiTheme="minorHAnsi" w:hAnsiTheme="minorHAnsi" w:cstheme="minorHAnsi"/>
                <w:sz w:val="18"/>
                <w:szCs w:val="18"/>
                <w:lang w:val="en-GB"/>
              </w:rPr>
            </w:pPr>
            <w:r>
              <w:rPr>
                <w:rFonts w:asciiTheme="minorHAnsi" w:hAnsiTheme="minorHAnsi" w:cstheme="minorHAnsi"/>
                <w:sz w:val="18"/>
                <w:szCs w:val="18"/>
                <w:lang w:val="en-GB"/>
              </w:rPr>
              <w:t>..</w:t>
            </w:r>
          </w:p>
        </w:tc>
        <w:tc>
          <w:tcPr>
            <w:tcW w:w="700" w:type="pct"/>
          </w:tcPr>
          <w:p w14:paraId="3018C072"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BCDAC5C"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409B9601" w14:textId="0C4E1D7B" w:rsidR="003B013B" w:rsidRPr="00C077DC" w:rsidRDefault="003B013B" w:rsidP="005E12D3">
            <w:pPr>
              <w:contextualSpacing/>
              <w:rPr>
                <w:rFonts w:asciiTheme="minorHAnsi" w:hAnsiTheme="minorHAnsi" w:cstheme="minorHAnsi"/>
                <w:sz w:val="18"/>
                <w:szCs w:val="18"/>
                <w:lang w:val="en-GB"/>
              </w:rPr>
            </w:pPr>
          </w:p>
        </w:tc>
      </w:tr>
      <w:tr w:rsidR="003B013B" w:rsidRPr="00C077DC" w14:paraId="43088E1C" w14:textId="77777777" w:rsidTr="003B013B">
        <w:tc>
          <w:tcPr>
            <w:tcW w:w="527" w:type="pct"/>
          </w:tcPr>
          <w:p w14:paraId="69D60669"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52C0DCB6"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57DE508E" w14:textId="131E1172"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1-4</w:t>
            </w:r>
          </w:p>
        </w:tc>
        <w:tc>
          <w:tcPr>
            <w:tcW w:w="539" w:type="pct"/>
          </w:tcPr>
          <w:p w14:paraId="4BE0018A" w14:textId="09352BCF" w:rsidR="003B013B" w:rsidRPr="00C077DC" w:rsidRDefault="003B013B" w:rsidP="005E12D3">
            <w:pPr>
              <w:contextualSpacing/>
              <w:rPr>
                <w:rFonts w:asciiTheme="minorHAnsi" w:hAnsiTheme="minorHAnsi" w:cstheme="minorHAnsi"/>
                <w:sz w:val="18"/>
                <w:szCs w:val="18"/>
                <w:lang w:val="en-GB"/>
              </w:rPr>
            </w:pPr>
          </w:p>
        </w:tc>
        <w:tc>
          <w:tcPr>
            <w:tcW w:w="539" w:type="pct"/>
          </w:tcPr>
          <w:p w14:paraId="6BA7F9A6"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26215270"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76AAD350"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67645359" w14:textId="0C5A1380" w:rsidR="003B013B" w:rsidRPr="00C077DC" w:rsidRDefault="003B013B" w:rsidP="005E12D3">
            <w:pPr>
              <w:contextualSpacing/>
              <w:rPr>
                <w:rFonts w:asciiTheme="minorHAnsi" w:hAnsiTheme="minorHAnsi" w:cstheme="minorHAnsi"/>
                <w:sz w:val="18"/>
                <w:szCs w:val="18"/>
                <w:lang w:val="en-GB"/>
              </w:rPr>
            </w:pPr>
          </w:p>
        </w:tc>
      </w:tr>
      <w:tr w:rsidR="003B013B" w:rsidRPr="00C077DC" w14:paraId="482D9E7E" w14:textId="77777777" w:rsidTr="003B013B">
        <w:tc>
          <w:tcPr>
            <w:tcW w:w="527" w:type="pct"/>
          </w:tcPr>
          <w:p w14:paraId="3A408DEE"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5991C16B"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5913D117"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47B61D88" w14:textId="06C545CF" w:rsidR="003B013B" w:rsidRPr="00C077DC" w:rsidRDefault="003B013B" w:rsidP="005E12D3">
            <w:pPr>
              <w:contextualSpacing/>
              <w:rPr>
                <w:rFonts w:asciiTheme="minorHAnsi" w:hAnsiTheme="minorHAnsi" w:cstheme="minorHAnsi"/>
                <w:sz w:val="18"/>
                <w:szCs w:val="18"/>
                <w:lang w:val="en-GB"/>
              </w:rPr>
            </w:pPr>
          </w:p>
        </w:tc>
        <w:tc>
          <w:tcPr>
            <w:tcW w:w="539" w:type="pct"/>
          </w:tcPr>
          <w:p w14:paraId="3097C752"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49C65142"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5EC80013"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58281ADB" w14:textId="12799EA6" w:rsidR="003B013B" w:rsidRPr="00C077DC" w:rsidRDefault="003B013B" w:rsidP="005E12D3">
            <w:pPr>
              <w:contextualSpacing/>
              <w:rPr>
                <w:rFonts w:asciiTheme="minorHAnsi" w:hAnsiTheme="minorHAnsi" w:cstheme="minorHAnsi"/>
                <w:sz w:val="18"/>
                <w:szCs w:val="18"/>
                <w:lang w:val="en-GB"/>
              </w:rPr>
            </w:pPr>
          </w:p>
        </w:tc>
      </w:tr>
      <w:tr w:rsidR="003B013B" w:rsidRPr="00C077DC" w14:paraId="4419F3F6" w14:textId="77777777" w:rsidTr="003B013B">
        <w:tc>
          <w:tcPr>
            <w:tcW w:w="527" w:type="pct"/>
          </w:tcPr>
          <w:p w14:paraId="192628CF"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67F8494A"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609091E1"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3B208FA6" w14:textId="684956B7" w:rsidR="003B013B" w:rsidRPr="00C077DC" w:rsidRDefault="003B013B" w:rsidP="005E12D3">
            <w:pPr>
              <w:contextualSpacing/>
              <w:rPr>
                <w:rFonts w:asciiTheme="minorHAnsi" w:hAnsiTheme="minorHAnsi" w:cstheme="minorHAnsi"/>
                <w:sz w:val="18"/>
                <w:szCs w:val="18"/>
                <w:lang w:val="en-GB"/>
              </w:rPr>
            </w:pPr>
          </w:p>
        </w:tc>
        <w:tc>
          <w:tcPr>
            <w:tcW w:w="539" w:type="pct"/>
          </w:tcPr>
          <w:p w14:paraId="6B339F21"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366CAE4C"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579311B8"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02677673" w14:textId="39B7B477" w:rsidR="003B013B" w:rsidRPr="00C077DC" w:rsidRDefault="003B013B" w:rsidP="005E12D3">
            <w:pPr>
              <w:contextualSpacing/>
              <w:rPr>
                <w:rFonts w:asciiTheme="minorHAnsi" w:hAnsiTheme="minorHAnsi" w:cstheme="minorHAnsi"/>
                <w:sz w:val="18"/>
                <w:szCs w:val="18"/>
                <w:lang w:val="en-GB"/>
              </w:rPr>
            </w:pPr>
          </w:p>
        </w:tc>
      </w:tr>
      <w:tr w:rsidR="003B013B" w:rsidRPr="00C077DC" w14:paraId="74603426" w14:textId="77777777" w:rsidTr="003B013B">
        <w:tc>
          <w:tcPr>
            <w:tcW w:w="527" w:type="pct"/>
          </w:tcPr>
          <w:p w14:paraId="32B0F3A4"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497FBB29"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23F3D978" w14:textId="1FD536DD"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5-11</w:t>
            </w:r>
          </w:p>
        </w:tc>
        <w:tc>
          <w:tcPr>
            <w:tcW w:w="539" w:type="pct"/>
          </w:tcPr>
          <w:p w14:paraId="443BF2E7" w14:textId="2539580E" w:rsidR="003B013B" w:rsidRPr="00C077DC" w:rsidRDefault="003B013B" w:rsidP="005E12D3">
            <w:pPr>
              <w:contextualSpacing/>
              <w:rPr>
                <w:rFonts w:asciiTheme="minorHAnsi" w:hAnsiTheme="minorHAnsi" w:cstheme="minorHAnsi"/>
                <w:sz w:val="18"/>
                <w:szCs w:val="18"/>
                <w:lang w:val="en-GB"/>
              </w:rPr>
            </w:pPr>
          </w:p>
        </w:tc>
        <w:tc>
          <w:tcPr>
            <w:tcW w:w="539" w:type="pct"/>
          </w:tcPr>
          <w:p w14:paraId="4AE26E0B"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6BA48BF0"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00DD5DFB"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2995E44" w14:textId="401BAD8A" w:rsidR="003B013B" w:rsidRPr="00C077DC" w:rsidRDefault="003B013B" w:rsidP="005E12D3">
            <w:pPr>
              <w:contextualSpacing/>
              <w:rPr>
                <w:rFonts w:asciiTheme="minorHAnsi" w:hAnsiTheme="minorHAnsi" w:cstheme="minorHAnsi"/>
                <w:sz w:val="18"/>
                <w:szCs w:val="18"/>
                <w:lang w:val="en-GB"/>
              </w:rPr>
            </w:pPr>
          </w:p>
        </w:tc>
      </w:tr>
      <w:tr w:rsidR="003B013B" w:rsidRPr="00C077DC" w14:paraId="6D099AB4" w14:textId="77777777" w:rsidTr="003B013B">
        <w:tc>
          <w:tcPr>
            <w:tcW w:w="527" w:type="pct"/>
          </w:tcPr>
          <w:p w14:paraId="29BD9DBA"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6A58AF3A"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2E85996F"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674728EC" w14:textId="5CEA95E7" w:rsidR="003B013B" w:rsidRPr="00C077DC" w:rsidRDefault="003B013B" w:rsidP="005E12D3">
            <w:pPr>
              <w:contextualSpacing/>
              <w:rPr>
                <w:rFonts w:asciiTheme="minorHAnsi" w:hAnsiTheme="minorHAnsi" w:cstheme="minorHAnsi"/>
                <w:sz w:val="18"/>
                <w:szCs w:val="18"/>
                <w:lang w:val="en-GB"/>
              </w:rPr>
            </w:pPr>
          </w:p>
        </w:tc>
        <w:tc>
          <w:tcPr>
            <w:tcW w:w="539" w:type="pct"/>
          </w:tcPr>
          <w:p w14:paraId="2FF9D24F"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1E05DBBF"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7003F9C0"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61CBE6F5" w14:textId="476B074D" w:rsidR="003B013B" w:rsidRPr="00C077DC" w:rsidRDefault="003B013B" w:rsidP="005E12D3">
            <w:pPr>
              <w:contextualSpacing/>
              <w:rPr>
                <w:rFonts w:asciiTheme="minorHAnsi" w:hAnsiTheme="minorHAnsi" w:cstheme="minorHAnsi"/>
                <w:sz w:val="18"/>
                <w:szCs w:val="18"/>
                <w:lang w:val="en-GB"/>
              </w:rPr>
            </w:pPr>
          </w:p>
        </w:tc>
      </w:tr>
      <w:tr w:rsidR="003B013B" w:rsidRPr="00C077DC" w14:paraId="2AFBF13D" w14:textId="77777777" w:rsidTr="003B013B">
        <w:tc>
          <w:tcPr>
            <w:tcW w:w="527" w:type="pct"/>
          </w:tcPr>
          <w:p w14:paraId="2480D438"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7D5A2050"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21B87036"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05969135" w14:textId="565BFAFC" w:rsidR="003B013B" w:rsidRPr="00C077DC" w:rsidRDefault="003B013B" w:rsidP="005E12D3">
            <w:pPr>
              <w:contextualSpacing/>
              <w:rPr>
                <w:rFonts w:asciiTheme="minorHAnsi" w:hAnsiTheme="minorHAnsi" w:cstheme="minorHAnsi"/>
                <w:sz w:val="18"/>
                <w:szCs w:val="18"/>
                <w:lang w:val="en-GB"/>
              </w:rPr>
            </w:pPr>
          </w:p>
        </w:tc>
        <w:tc>
          <w:tcPr>
            <w:tcW w:w="539" w:type="pct"/>
          </w:tcPr>
          <w:p w14:paraId="7C4D4058"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3AAA629C"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534ACE83"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3595D137" w14:textId="63912BD1" w:rsidR="003B013B" w:rsidRPr="00C077DC" w:rsidRDefault="003B013B" w:rsidP="005E12D3">
            <w:pPr>
              <w:contextualSpacing/>
              <w:rPr>
                <w:rFonts w:asciiTheme="minorHAnsi" w:hAnsiTheme="minorHAnsi" w:cstheme="minorHAnsi"/>
                <w:sz w:val="18"/>
                <w:szCs w:val="18"/>
                <w:lang w:val="en-GB"/>
              </w:rPr>
            </w:pPr>
          </w:p>
        </w:tc>
      </w:tr>
      <w:tr w:rsidR="003B013B" w:rsidRPr="00C077DC" w14:paraId="05556165" w14:textId="77777777" w:rsidTr="003B013B">
        <w:tc>
          <w:tcPr>
            <w:tcW w:w="527" w:type="pct"/>
          </w:tcPr>
          <w:p w14:paraId="1E627E6A"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43986666"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40C3A567" w14:textId="6F9251C7"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12-19</w:t>
            </w:r>
          </w:p>
        </w:tc>
        <w:tc>
          <w:tcPr>
            <w:tcW w:w="539" w:type="pct"/>
          </w:tcPr>
          <w:p w14:paraId="489D323E" w14:textId="3BB59937" w:rsidR="003B013B" w:rsidRPr="00C077DC" w:rsidRDefault="003B013B" w:rsidP="005E12D3">
            <w:pPr>
              <w:contextualSpacing/>
              <w:rPr>
                <w:rFonts w:asciiTheme="minorHAnsi" w:hAnsiTheme="minorHAnsi" w:cstheme="minorHAnsi"/>
                <w:sz w:val="18"/>
                <w:szCs w:val="18"/>
                <w:lang w:val="en-GB"/>
              </w:rPr>
            </w:pPr>
          </w:p>
        </w:tc>
        <w:tc>
          <w:tcPr>
            <w:tcW w:w="539" w:type="pct"/>
          </w:tcPr>
          <w:p w14:paraId="519D5089"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1B2773B6"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193D234D"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538EBBB9" w14:textId="77E14C68" w:rsidR="003B013B" w:rsidRPr="00C077DC" w:rsidRDefault="003B013B" w:rsidP="005E12D3">
            <w:pPr>
              <w:contextualSpacing/>
              <w:rPr>
                <w:rFonts w:asciiTheme="minorHAnsi" w:hAnsiTheme="minorHAnsi" w:cstheme="minorHAnsi"/>
                <w:sz w:val="18"/>
                <w:szCs w:val="18"/>
                <w:lang w:val="en-GB"/>
              </w:rPr>
            </w:pPr>
          </w:p>
        </w:tc>
      </w:tr>
      <w:tr w:rsidR="003B013B" w:rsidRPr="00C077DC" w14:paraId="47F99D15" w14:textId="77777777" w:rsidTr="003B013B">
        <w:tc>
          <w:tcPr>
            <w:tcW w:w="527" w:type="pct"/>
          </w:tcPr>
          <w:p w14:paraId="48D5A62F"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475530F7"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2A44500B"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19BF8772"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63BBE4E6"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3A492625"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1DE5A509"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3492412" w14:textId="597FFBA4" w:rsidR="003B013B" w:rsidRPr="00C077DC" w:rsidRDefault="003B013B" w:rsidP="005E12D3">
            <w:pPr>
              <w:contextualSpacing/>
              <w:rPr>
                <w:rFonts w:asciiTheme="minorHAnsi" w:hAnsiTheme="minorHAnsi" w:cstheme="minorHAnsi"/>
                <w:sz w:val="18"/>
                <w:szCs w:val="18"/>
                <w:lang w:val="en-GB"/>
              </w:rPr>
            </w:pPr>
          </w:p>
        </w:tc>
      </w:tr>
      <w:tr w:rsidR="003B013B" w:rsidRPr="00C077DC" w14:paraId="7DD27C4C" w14:textId="77777777" w:rsidTr="003B013B">
        <w:tc>
          <w:tcPr>
            <w:tcW w:w="527" w:type="pct"/>
          </w:tcPr>
          <w:p w14:paraId="25686188"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307266CA"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2FDE18B1" w14:textId="5732A4E2"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20-29</w:t>
            </w:r>
          </w:p>
        </w:tc>
        <w:tc>
          <w:tcPr>
            <w:tcW w:w="539" w:type="pct"/>
          </w:tcPr>
          <w:p w14:paraId="766618D0"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45D2CD96"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4325CE3B"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80DED50"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1C658600" w14:textId="0DF917AD" w:rsidR="003B013B" w:rsidRPr="00C077DC" w:rsidRDefault="003B013B" w:rsidP="005E12D3">
            <w:pPr>
              <w:contextualSpacing/>
              <w:rPr>
                <w:rFonts w:asciiTheme="minorHAnsi" w:hAnsiTheme="minorHAnsi" w:cstheme="minorHAnsi"/>
                <w:sz w:val="18"/>
                <w:szCs w:val="18"/>
                <w:lang w:val="en-GB"/>
              </w:rPr>
            </w:pPr>
          </w:p>
        </w:tc>
      </w:tr>
      <w:tr w:rsidR="003B013B" w:rsidRPr="00C077DC" w14:paraId="35EAE773" w14:textId="77777777" w:rsidTr="003B013B">
        <w:tc>
          <w:tcPr>
            <w:tcW w:w="527" w:type="pct"/>
          </w:tcPr>
          <w:p w14:paraId="6ED48ADF" w14:textId="77777777" w:rsidR="003B013B" w:rsidRPr="00C077DC" w:rsidRDefault="003B013B" w:rsidP="005E12D3">
            <w:pPr>
              <w:contextualSpacing/>
              <w:rPr>
                <w:rFonts w:asciiTheme="minorHAnsi" w:hAnsiTheme="minorHAnsi" w:cstheme="minorHAnsi"/>
                <w:sz w:val="18"/>
                <w:szCs w:val="18"/>
                <w:lang w:val="en-GB"/>
              </w:rPr>
            </w:pPr>
          </w:p>
        </w:tc>
        <w:tc>
          <w:tcPr>
            <w:tcW w:w="548" w:type="pct"/>
          </w:tcPr>
          <w:p w14:paraId="6AE082DF"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42099A93" w14:textId="6169CFA4" w:rsidR="003B013B" w:rsidRPr="00C077DC" w:rsidRDefault="003B013B"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Etc.</w:t>
            </w:r>
          </w:p>
        </w:tc>
        <w:tc>
          <w:tcPr>
            <w:tcW w:w="539" w:type="pct"/>
          </w:tcPr>
          <w:p w14:paraId="057BD318" w14:textId="77777777" w:rsidR="003B013B" w:rsidRPr="00C077DC" w:rsidRDefault="003B013B" w:rsidP="005E12D3">
            <w:pPr>
              <w:contextualSpacing/>
              <w:rPr>
                <w:rFonts w:asciiTheme="minorHAnsi" w:hAnsiTheme="minorHAnsi" w:cstheme="minorHAnsi"/>
                <w:sz w:val="18"/>
                <w:szCs w:val="18"/>
                <w:lang w:val="en-GB"/>
              </w:rPr>
            </w:pPr>
          </w:p>
        </w:tc>
        <w:tc>
          <w:tcPr>
            <w:tcW w:w="539" w:type="pct"/>
          </w:tcPr>
          <w:p w14:paraId="7A5E0373" w14:textId="77777777" w:rsidR="003B013B" w:rsidRPr="00C077DC" w:rsidRDefault="003B013B" w:rsidP="005E12D3">
            <w:pPr>
              <w:contextualSpacing/>
              <w:rPr>
                <w:rFonts w:asciiTheme="minorHAnsi" w:hAnsiTheme="minorHAnsi" w:cstheme="minorHAnsi"/>
                <w:sz w:val="18"/>
                <w:szCs w:val="18"/>
                <w:lang w:val="en-GB"/>
              </w:rPr>
            </w:pPr>
          </w:p>
        </w:tc>
        <w:tc>
          <w:tcPr>
            <w:tcW w:w="700" w:type="pct"/>
          </w:tcPr>
          <w:p w14:paraId="03B75AC7"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FD8CE7D" w14:textId="77777777" w:rsidR="003B013B" w:rsidRPr="00C077DC" w:rsidRDefault="003B013B" w:rsidP="005E12D3">
            <w:pPr>
              <w:contextualSpacing/>
              <w:rPr>
                <w:rFonts w:asciiTheme="minorHAnsi" w:hAnsiTheme="minorHAnsi" w:cstheme="minorHAnsi"/>
                <w:sz w:val="18"/>
                <w:szCs w:val="18"/>
                <w:lang w:val="en-GB"/>
              </w:rPr>
            </w:pPr>
          </w:p>
        </w:tc>
        <w:tc>
          <w:tcPr>
            <w:tcW w:w="804" w:type="pct"/>
          </w:tcPr>
          <w:p w14:paraId="2C222B7B" w14:textId="3955E902" w:rsidR="003B013B" w:rsidRPr="00C077DC" w:rsidRDefault="003B013B" w:rsidP="005E12D3">
            <w:pPr>
              <w:contextualSpacing/>
              <w:rPr>
                <w:rFonts w:asciiTheme="minorHAnsi" w:hAnsiTheme="minorHAnsi" w:cstheme="minorHAnsi"/>
                <w:sz w:val="18"/>
                <w:szCs w:val="18"/>
                <w:lang w:val="en-GB"/>
              </w:rPr>
            </w:pPr>
          </w:p>
        </w:tc>
      </w:tr>
    </w:tbl>
    <w:p w14:paraId="270A8EA7" w14:textId="18587E5C" w:rsidR="006D6E41" w:rsidRDefault="006D6E41" w:rsidP="00F42F00">
      <w:pPr>
        <w:contextualSpacing/>
        <w:rPr>
          <w:sz w:val="22"/>
          <w:szCs w:val="22"/>
        </w:rPr>
      </w:pPr>
    </w:p>
    <w:p w14:paraId="15F451F6" w14:textId="58F9093B" w:rsidR="003B013B" w:rsidRDefault="003B013B" w:rsidP="00F42F00">
      <w:pPr>
        <w:contextualSpacing/>
        <w:rPr>
          <w:sz w:val="22"/>
          <w:szCs w:val="22"/>
        </w:rPr>
      </w:pPr>
    </w:p>
    <w:p w14:paraId="1AB332DA" w14:textId="639742E7" w:rsidR="003B013B" w:rsidRPr="00C57397" w:rsidRDefault="003B013B" w:rsidP="003B013B">
      <w:pPr>
        <w:pStyle w:val="Heading5"/>
        <w:contextualSpacing/>
        <w:rPr>
          <w:sz w:val="22"/>
          <w:szCs w:val="22"/>
        </w:rPr>
      </w:pPr>
      <w:bookmarkStart w:id="267" w:name="_Toc69912946"/>
      <w:r>
        <w:t>Step 14: Lifestyle in women of childbearing age</w:t>
      </w:r>
      <w:bookmarkEnd w:id="267"/>
    </w:p>
    <w:p w14:paraId="67B28FA3" w14:textId="77777777" w:rsidR="003B013B" w:rsidRDefault="003B013B" w:rsidP="003B013B"/>
    <w:p w14:paraId="483D5421" w14:textId="77777777" w:rsidR="003B013B" w:rsidRPr="00700CF5" w:rsidRDefault="003B013B" w:rsidP="003B013B">
      <w:pPr>
        <w:contextualSpacing/>
        <w:rPr>
          <w:b/>
          <w:sz w:val="22"/>
          <w:szCs w:val="22"/>
        </w:rPr>
      </w:pPr>
      <w:r w:rsidRPr="00700CF5">
        <w:rPr>
          <w:b/>
          <w:sz w:val="22"/>
          <w:szCs w:val="22"/>
        </w:rPr>
        <w:t>Input</w:t>
      </w:r>
    </w:p>
    <w:p w14:paraId="73D14FC0" w14:textId="77777777" w:rsidR="003B013B" w:rsidRPr="00C077DC" w:rsidRDefault="003B013B" w:rsidP="003B013B">
      <w:pPr>
        <w:contextualSpacing/>
        <w:rPr>
          <w:i/>
          <w:sz w:val="22"/>
          <w:szCs w:val="22"/>
        </w:rPr>
      </w:pPr>
      <w:proofErr w:type="spellStart"/>
      <w:r w:rsidRPr="00C077DC">
        <w:rPr>
          <w:i/>
          <w:sz w:val="22"/>
          <w:szCs w:val="22"/>
        </w:rPr>
        <w:t>Study_population</w:t>
      </w:r>
      <w:proofErr w:type="spellEnd"/>
    </w:p>
    <w:p w14:paraId="12015484" w14:textId="19C3E2D4" w:rsidR="003B013B" w:rsidRPr="00C077DC" w:rsidRDefault="003B013B" w:rsidP="003B013B">
      <w:pPr>
        <w:contextualSpacing/>
        <w:rPr>
          <w:color w:val="0070C0"/>
          <w:sz w:val="22"/>
          <w:szCs w:val="22"/>
        </w:rPr>
      </w:pPr>
      <w:proofErr w:type="spellStart"/>
      <w:r w:rsidRPr="00C077DC">
        <w:rPr>
          <w:color w:val="0070C0"/>
          <w:sz w:val="22"/>
          <w:szCs w:val="22"/>
        </w:rPr>
        <w:t>Survey_OBSERVATIONS</w:t>
      </w:r>
      <w:proofErr w:type="spellEnd"/>
    </w:p>
    <w:p w14:paraId="0AE18DD9" w14:textId="037C156E" w:rsidR="004F46EF" w:rsidRPr="00C077DC" w:rsidRDefault="004F46EF" w:rsidP="003B013B">
      <w:pPr>
        <w:contextualSpacing/>
        <w:rPr>
          <w:color w:val="0070C0"/>
          <w:sz w:val="22"/>
          <w:szCs w:val="22"/>
        </w:rPr>
      </w:pPr>
      <w:proofErr w:type="spellStart"/>
      <w:r w:rsidRPr="00C077DC">
        <w:rPr>
          <w:color w:val="0070C0"/>
          <w:sz w:val="22"/>
          <w:szCs w:val="22"/>
        </w:rPr>
        <w:t>Medical_observations</w:t>
      </w:r>
      <w:proofErr w:type="spellEnd"/>
    </w:p>
    <w:p w14:paraId="4A4EC559" w14:textId="77777777" w:rsidR="008E7B2B" w:rsidRDefault="008E7B2B" w:rsidP="003B013B">
      <w:pPr>
        <w:contextualSpacing/>
        <w:rPr>
          <w:color w:val="0070C0"/>
          <w:sz w:val="18"/>
          <w:szCs w:val="18"/>
        </w:rPr>
      </w:pPr>
    </w:p>
    <w:p w14:paraId="690B3182" w14:textId="77777777" w:rsidR="003B013B" w:rsidRDefault="003B013B" w:rsidP="003B013B">
      <w:pPr>
        <w:contextualSpacing/>
        <w:rPr>
          <w:color w:val="0070C0"/>
          <w:sz w:val="18"/>
          <w:szCs w:val="18"/>
        </w:rPr>
      </w:pPr>
    </w:p>
    <w:p w14:paraId="25B6EE38" w14:textId="77777777" w:rsidR="003B013B" w:rsidRDefault="003B013B" w:rsidP="003B013B">
      <w:pPr>
        <w:contextualSpacing/>
        <w:rPr>
          <w:sz w:val="22"/>
          <w:szCs w:val="22"/>
        </w:rPr>
      </w:pPr>
    </w:p>
    <w:p w14:paraId="5813FA68" w14:textId="30595135" w:rsidR="003B013B" w:rsidRPr="001A6D6B" w:rsidRDefault="003B013B" w:rsidP="003B013B">
      <w:pPr>
        <w:contextualSpacing/>
        <w:rPr>
          <w:i/>
          <w:color w:val="E36C0A" w:themeColor="accent6" w:themeShade="BF"/>
          <w:sz w:val="22"/>
          <w:szCs w:val="22"/>
        </w:rPr>
      </w:pPr>
      <w:r w:rsidRPr="001A6D6B">
        <w:rPr>
          <w:i/>
          <w:color w:val="E36C0A" w:themeColor="accent6" w:themeShade="BF"/>
          <w:sz w:val="22"/>
          <w:szCs w:val="22"/>
        </w:rPr>
        <w:t>Question to be addressed</w:t>
      </w:r>
      <w:r>
        <w:rPr>
          <w:i/>
          <w:color w:val="E36C0A" w:themeColor="accent6" w:themeShade="BF"/>
          <w:sz w:val="22"/>
          <w:szCs w:val="22"/>
        </w:rPr>
        <w:t xml:space="preserve"> in table 2</w:t>
      </w:r>
      <w:r w:rsidR="00C077DC">
        <w:rPr>
          <w:i/>
          <w:color w:val="E36C0A" w:themeColor="accent6" w:themeShade="BF"/>
          <w:sz w:val="22"/>
          <w:szCs w:val="22"/>
        </w:rPr>
        <w:t>6</w:t>
      </w:r>
      <w:r w:rsidRPr="001A6D6B">
        <w:rPr>
          <w:i/>
          <w:color w:val="E36C0A" w:themeColor="accent6" w:themeShade="BF"/>
          <w:sz w:val="22"/>
          <w:szCs w:val="22"/>
        </w:rPr>
        <w:t xml:space="preserve">: </w:t>
      </w:r>
      <w:r>
        <w:rPr>
          <w:i/>
          <w:color w:val="E36C0A" w:themeColor="accent6" w:themeShade="BF"/>
          <w:sz w:val="22"/>
          <w:szCs w:val="22"/>
        </w:rPr>
        <w:t>what are the lifestyle behaviors</w:t>
      </w:r>
      <w:r w:rsidR="004F46EF">
        <w:rPr>
          <w:i/>
          <w:color w:val="E36C0A" w:themeColor="accent6" w:themeShade="BF"/>
          <w:sz w:val="22"/>
          <w:szCs w:val="22"/>
        </w:rPr>
        <w:t>?</w:t>
      </w:r>
    </w:p>
    <w:p w14:paraId="117A594D" w14:textId="16918433" w:rsidR="003B013B" w:rsidRDefault="003B013B" w:rsidP="003B013B">
      <w:pPr>
        <w:contextualSpacing/>
        <w:rPr>
          <w:sz w:val="22"/>
          <w:szCs w:val="22"/>
        </w:rPr>
      </w:pPr>
      <w:r>
        <w:rPr>
          <w:sz w:val="22"/>
          <w:szCs w:val="22"/>
        </w:rPr>
        <w:t xml:space="preserve">Select from the </w:t>
      </w:r>
      <w:proofErr w:type="spellStart"/>
      <w:r>
        <w:rPr>
          <w:sz w:val="22"/>
          <w:szCs w:val="22"/>
        </w:rPr>
        <w:t>survey_observations</w:t>
      </w:r>
      <w:proofErr w:type="spellEnd"/>
      <w:r>
        <w:rPr>
          <w:sz w:val="22"/>
          <w:szCs w:val="22"/>
        </w:rPr>
        <w:t xml:space="preserve"> </w:t>
      </w:r>
      <w:r w:rsidR="00A9081A">
        <w:rPr>
          <w:sz w:val="22"/>
          <w:szCs w:val="22"/>
        </w:rPr>
        <w:t xml:space="preserve">&amp; </w:t>
      </w:r>
      <w:proofErr w:type="spellStart"/>
      <w:r w:rsidR="00A9081A">
        <w:rPr>
          <w:sz w:val="22"/>
          <w:szCs w:val="22"/>
        </w:rPr>
        <w:t>medical_observations</w:t>
      </w:r>
      <w:proofErr w:type="spellEnd"/>
      <w:r w:rsidR="00A9081A">
        <w:rPr>
          <w:sz w:val="22"/>
          <w:szCs w:val="22"/>
        </w:rPr>
        <w:t xml:space="preserve"> </w:t>
      </w:r>
      <w:r>
        <w:rPr>
          <w:sz w:val="22"/>
          <w:szCs w:val="22"/>
        </w:rPr>
        <w:t>the people in the study population during the time of the study (</w:t>
      </w:r>
      <w:r w:rsidR="005F6322">
        <w:rPr>
          <w:sz w:val="22"/>
          <w:szCs w:val="22"/>
        </w:rPr>
        <w:t xml:space="preserve">any entry </w:t>
      </w:r>
      <w:r>
        <w:rPr>
          <w:sz w:val="22"/>
          <w:szCs w:val="22"/>
        </w:rPr>
        <w:t xml:space="preserve">before </w:t>
      </w:r>
      <w:proofErr w:type="spellStart"/>
      <w:r w:rsidRPr="00866D4E">
        <w:rPr>
          <w:i/>
          <w:sz w:val="22"/>
          <w:szCs w:val="22"/>
        </w:rPr>
        <w:t>end_study_fup</w:t>
      </w:r>
      <w:proofErr w:type="spellEnd"/>
      <w:r>
        <w:rPr>
          <w:sz w:val="22"/>
          <w:szCs w:val="22"/>
        </w:rPr>
        <w:t xml:space="preserve">) to </w:t>
      </w:r>
      <w:proofErr w:type="spellStart"/>
      <w:r>
        <w:rPr>
          <w:i/>
          <w:sz w:val="22"/>
          <w:szCs w:val="22"/>
        </w:rPr>
        <w:t>lifestyle</w:t>
      </w:r>
      <w:r w:rsidRPr="00866D4E">
        <w:rPr>
          <w:i/>
          <w:sz w:val="22"/>
          <w:szCs w:val="22"/>
        </w:rPr>
        <w:t>_study</w:t>
      </w:r>
      <w:proofErr w:type="spellEnd"/>
    </w:p>
    <w:p w14:paraId="4D14BBC8" w14:textId="77777777" w:rsidR="003B013B" w:rsidRDefault="003B013B" w:rsidP="003B013B">
      <w:pPr>
        <w:contextualSpacing/>
        <w:rPr>
          <w:sz w:val="22"/>
          <w:szCs w:val="22"/>
        </w:rPr>
      </w:pPr>
    </w:p>
    <w:p w14:paraId="2B081B1B" w14:textId="77777777" w:rsidR="003B013B" w:rsidRDefault="003B013B" w:rsidP="003B013B">
      <w:pPr>
        <w:contextualSpacing/>
        <w:rPr>
          <w:sz w:val="22"/>
          <w:szCs w:val="22"/>
        </w:rPr>
      </w:pPr>
    </w:p>
    <w:p w14:paraId="71049DCB" w14:textId="5E3D7BEC" w:rsidR="003B013B" w:rsidRDefault="005F6322" w:rsidP="003B013B">
      <w:pPr>
        <w:contextualSpacing/>
        <w:rPr>
          <w:i/>
          <w:sz w:val="22"/>
          <w:szCs w:val="22"/>
        </w:rPr>
      </w:pPr>
      <w:r>
        <w:rPr>
          <w:i/>
          <w:sz w:val="22"/>
          <w:szCs w:val="22"/>
        </w:rPr>
        <w:t>O</w:t>
      </w:r>
      <w:r w:rsidR="003B013B" w:rsidRPr="00671288">
        <w:rPr>
          <w:i/>
          <w:sz w:val="22"/>
          <w:szCs w:val="22"/>
        </w:rPr>
        <w:t xml:space="preserve">utput table </w:t>
      </w:r>
      <w:r w:rsidR="003B013B">
        <w:rPr>
          <w:i/>
          <w:sz w:val="22"/>
          <w:szCs w:val="22"/>
        </w:rPr>
        <w:t>2</w:t>
      </w:r>
      <w:r w:rsidR="00C077DC">
        <w:rPr>
          <w:i/>
          <w:sz w:val="22"/>
          <w:szCs w:val="22"/>
        </w:rPr>
        <w:t>6</w:t>
      </w:r>
      <w:r w:rsidR="003B013B">
        <w:rPr>
          <w:i/>
          <w:sz w:val="22"/>
          <w:szCs w:val="22"/>
        </w:rPr>
        <w:t xml:space="preserve"> </w:t>
      </w:r>
      <w:r w:rsidR="00A9081A">
        <w:rPr>
          <w:i/>
          <w:sz w:val="22"/>
          <w:szCs w:val="22"/>
        </w:rPr>
        <w:t>Lifestyle factors in women of childbearing age</w:t>
      </w:r>
    </w:p>
    <w:p w14:paraId="59265D6B" w14:textId="77777777" w:rsidR="003B013B" w:rsidRDefault="003B013B" w:rsidP="003B013B">
      <w:pPr>
        <w:contextualSpacing/>
        <w:rPr>
          <w:i/>
          <w:sz w:val="22"/>
          <w:szCs w:val="22"/>
        </w:rPr>
      </w:pPr>
    </w:p>
    <w:tbl>
      <w:tblPr>
        <w:tblStyle w:val="TableGrid"/>
        <w:tblW w:w="5060" w:type="pct"/>
        <w:tblInd w:w="-113" w:type="dxa"/>
        <w:tblLook w:val="04A0" w:firstRow="1" w:lastRow="0" w:firstColumn="1" w:lastColumn="0" w:noHBand="0" w:noVBand="1"/>
      </w:tblPr>
      <w:tblGrid>
        <w:gridCol w:w="1241"/>
        <w:gridCol w:w="1268"/>
        <w:gridCol w:w="1268"/>
        <w:gridCol w:w="1268"/>
        <w:gridCol w:w="1268"/>
        <w:gridCol w:w="1266"/>
        <w:gridCol w:w="1883"/>
      </w:tblGrid>
      <w:tr w:rsidR="00A9081A" w:rsidRPr="00C077DC" w14:paraId="483112C1" w14:textId="77777777" w:rsidTr="00A9081A">
        <w:tc>
          <w:tcPr>
            <w:tcW w:w="656" w:type="pct"/>
          </w:tcPr>
          <w:p w14:paraId="2FDAC8A2"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22FE67A2" w14:textId="025F92B1"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Factor</w:t>
            </w:r>
          </w:p>
        </w:tc>
        <w:tc>
          <w:tcPr>
            <w:tcW w:w="670" w:type="pct"/>
          </w:tcPr>
          <w:p w14:paraId="147EEF94"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4A406691" w14:textId="2B812541" w:rsidR="00A9081A" w:rsidRPr="00C077DC" w:rsidRDefault="00A9081A" w:rsidP="005E12D3">
            <w:pPr>
              <w:contextualSpacing/>
              <w:rPr>
                <w:rFonts w:asciiTheme="minorHAnsi" w:hAnsiTheme="minorHAnsi" w:cstheme="minorHAnsi"/>
                <w:sz w:val="18"/>
                <w:szCs w:val="18"/>
                <w:lang w:val="en-GB"/>
              </w:rPr>
            </w:pPr>
          </w:p>
        </w:tc>
        <w:tc>
          <w:tcPr>
            <w:tcW w:w="670" w:type="pct"/>
          </w:tcPr>
          <w:p w14:paraId="23ABB480"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0D385497"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77210105"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052B246E" w14:textId="77777777" w:rsidTr="00A9081A">
        <w:tc>
          <w:tcPr>
            <w:tcW w:w="656" w:type="pct"/>
          </w:tcPr>
          <w:p w14:paraId="1DA94C5C" w14:textId="77777777"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DAP</w:t>
            </w:r>
          </w:p>
        </w:tc>
        <w:tc>
          <w:tcPr>
            <w:tcW w:w="670" w:type="pct"/>
          </w:tcPr>
          <w:p w14:paraId="1ADE08A3" w14:textId="5B67988B"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Folic acid</w:t>
            </w:r>
            <w:r w:rsidR="000910B2" w:rsidRPr="00C077DC">
              <w:rPr>
                <w:rFonts w:asciiTheme="minorHAnsi" w:hAnsiTheme="minorHAnsi" w:cstheme="minorHAnsi"/>
                <w:sz w:val="18"/>
                <w:szCs w:val="18"/>
                <w:lang w:val="en-GB"/>
              </w:rPr>
              <w:t xml:space="preserve"> use</w:t>
            </w:r>
          </w:p>
        </w:tc>
        <w:tc>
          <w:tcPr>
            <w:tcW w:w="670" w:type="pct"/>
          </w:tcPr>
          <w:p w14:paraId="460A8040" w14:textId="386B996C"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Calendar year</w:t>
            </w:r>
          </w:p>
        </w:tc>
        <w:tc>
          <w:tcPr>
            <w:tcW w:w="670" w:type="pct"/>
          </w:tcPr>
          <w:p w14:paraId="5DA39CB3" w14:textId="64B9C6BF"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Age</w:t>
            </w:r>
          </w:p>
        </w:tc>
        <w:tc>
          <w:tcPr>
            <w:tcW w:w="670" w:type="pct"/>
          </w:tcPr>
          <w:p w14:paraId="68BF61A2" w14:textId="1A920C31"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women with record</w:t>
            </w:r>
          </w:p>
        </w:tc>
        <w:tc>
          <w:tcPr>
            <w:tcW w:w="669" w:type="pct"/>
          </w:tcPr>
          <w:p w14:paraId="11117632" w14:textId="301B53B9"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 xml:space="preserve"># of </w:t>
            </w:r>
            <w:proofErr w:type="gramStart"/>
            <w:r w:rsidRPr="00C077DC">
              <w:rPr>
                <w:rFonts w:asciiTheme="minorHAnsi" w:hAnsiTheme="minorHAnsi" w:cstheme="minorHAnsi"/>
                <w:sz w:val="18"/>
                <w:szCs w:val="18"/>
                <w:lang w:val="en-GB"/>
              </w:rPr>
              <w:t>women  in</w:t>
            </w:r>
            <w:proofErr w:type="gramEnd"/>
            <w:r w:rsidRPr="00C077DC">
              <w:rPr>
                <w:rFonts w:asciiTheme="minorHAnsi" w:hAnsiTheme="minorHAnsi" w:cstheme="minorHAnsi"/>
                <w:sz w:val="18"/>
                <w:szCs w:val="18"/>
                <w:lang w:val="en-GB"/>
              </w:rPr>
              <w:t xml:space="preserve"> category</w:t>
            </w:r>
          </w:p>
        </w:tc>
        <w:tc>
          <w:tcPr>
            <w:tcW w:w="995" w:type="pct"/>
          </w:tcPr>
          <w:p w14:paraId="2A471CDD" w14:textId="736F7E92"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w:t>
            </w:r>
          </w:p>
        </w:tc>
      </w:tr>
      <w:tr w:rsidR="00A9081A" w:rsidRPr="00C077DC" w14:paraId="15D3D319" w14:textId="77777777" w:rsidTr="00A9081A">
        <w:tc>
          <w:tcPr>
            <w:tcW w:w="656" w:type="pct"/>
          </w:tcPr>
          <w:p w14:paraId="5C6236F1"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7FEF031"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085992E6" w14:textId="5F4C8990"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1995</w:t>
            </w:r>
          </w:p>
        </w:tc>
        <w:tc>
          <w:tcPr>
            <w:tcW w:w="670" w:type="pct"/>
          </w:tcPr>
          <w:p w14:paraId="3EE29EAE" w14:textId="1BE7028D"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All</w:t>
            </w:r>
          </w:p>
        </w:tc>
        <w:tc>
          <w:tcPr>
            <w:tcW w:w="670" w:type="pct"/>
          </w:tcPr>
          <w:p w14:paraId="16EE5EF7"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51BDF6D5"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7FB31FB1"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6104C384" w14:textId="77777777" w:rsidTr="00A9081A">
        <w:tc>
          <w:tcPr>
            <w:tcW w:w="656" w:type="pct"/>
          </w:tcPr>
          <w:p w14:paraId="36A43CAB"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42EE7D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1873E84C"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55B83CD1" w14:textId="6F653374" w:rsidR="00A9081A" w:rsidRPr="00C077DC" w:rsidRDefault="00A9081A" w:rsidP="005E12D3">
            <w:pPr>
              <w:contextualSpacing/>
              <w:rPr>
                <w:rFonts w:asciiTheme="minorHAnsi" w:hAnsiTheme="minorHAnsi" w:cstheme="minorHAnsi"/>
                <w:sz w:val="18"/>
                <w:szCs w:val="18"/>
                <w:lang w:val="en-GB"/>
              </w:rPr>
            </w:pPr>
          </w:p>
        </w:tc>
        <w:tc>
          <w:tcPr>
            <w:tcW w:w="670" w:type="pct"/>
          </w:tcPr>
          <w:p w14:paraId="18020FD2"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2225A25D"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18D290AC"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26B76AE7" w14:textId="77777777" w:rsidTr="00A9081A">
        <w:tc>
          <w:tcPr>
            <w:tcW w:w="656" w:type="pct"/>
          </w:tcPr>
          <w:p w14:paraId="01C4E7C5"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093C497F"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4EDD05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9FC319A" w14:textId="31A36887"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12-19</w:t>
            </w:r>
          </w:p>
        </w:tc>
        <w:tc>
          <w:tcPr>
            <w:tcW w:w="670" w:type="pct"/>
          </w:tcPr>
          <w:p w14:paraId="5B07D443"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5666EDB9"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45BAB4D0"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53269E95" w14:textId="77777777" w:rsidTr="00A9081A">
        <w:tc>
          <w:tcPr>
            <w:tcW w:w="656" w:type="pct"/>
          </w:tcPr>
          <w:p w14:paraId="6D820664"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79B96B1"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758C093"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303C1E52" w14:textId="125F9160" w:rsidR="00A9081A" w:rsidRPr="00C077DC" w:rsidRDefault="00A9081A" w:rsidP="005E12D3">
            <w:pPr>
              <w:contextualSpacing/>
              <w:rPr>
                <w:rFonts w:asciiTheme="minorHAnsi" w:hAnsiTheme="minorHAnsi" w:cstheme="minorHAnsi"/>
                <w:sz w:val="18"/>
                <w:szCs w:val="18"/>
                <w:lang w:val="en-GB"/>
              </w:rPr>
            </w:pPr>
          </w:p>
        </w:tc>
        <w:tc>
          <w:tcPr>
            <w:tcW w:w="670" w:type="pct"/>
          </w:tcPr>
          <w:p w14:paraId="0D63EA29"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4D1AED7A"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1D153F35"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7DA3C424" w14:textId="77777777" w:rsidTr="00A9081A">
        <w:tc>
          <w:tcPr>
            <w:tcW w:w="656" w:type="pct"/>
          </w:tcPr>
          <w:p w14:paraId="44BE289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5C28BF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24B812A9"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4E290A4B" w14:textId="22E0CA28"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20-29</w:t>
            </w:r>
          </w:p>
        </w:tc>
        <w:tc>
          <w:tcPr>
            <w:tcW w:w="670" w:type="pct"/>
          </w:tcPr>
          <w:p w14:paraId="177CB15F"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25AD3FFD"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027C826A"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7DB64311" w14:textId="77777777" w:rsidTr="00A9081A">
        <w:tc>
          <w:tcPr>
            <w:tcW w:w="656" w:type="pct"/>
          </w:tcPr>
          <w:p w14:paraId="46FF50C1"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597BCEE5" w14:textId="347C5B51"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Smoking</w:t>
            </w:r>
            <w:r w:rsidR="000910B2" w:rsidRPr="00C077DC">
              <w:rPr>
                <w:rFonts w:asciiTheme="minorHAnsi" w:hAnsiTheme="minorHAnsi" w:cstheme="minorHAnsi"/>
                <w:sz w:val="18"/>
                <w:szCs w:val="18"/>
                <w:lang w:val="en-GB"/>
              </w:rPr>
              <w:t xml:space="preserve"> record</w:t>
            </w:r>
          </w:p>
        </w:tc>
        <w:tc>
          <w:tcPr>
            <w:tcW w:w="670" w:type="pct"/>
          </w:tcPr>
          <w:p w14:paraId="47AC4A69"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4BC9D0B5" w14:textId="44B0A4BA" w:rsidR="00A9081A" w:rsidRPr="00C077DC" w:rsidRDefault="00A9081A" w:rsidP="005E12D3">
            <w:pPr>
              <w:contextualSpacing/>
              <w:rPr>
                <w:rFonts w:asciiTheme="minorHAnsi" w:hAnsiTheme="minorHAnsi" w:cstheme="minorHAnsi"/>
                <w:sz w:val="18"/>
                <w:szCs w:val="18"/>
                <w:lang w:val="en-GB"/>
              </w:rPr>
            </w:pPr>
          </w:p>
        </w:tc>
        <w:tc>
          <w:tcPr>
            <w:tcW w:w="670" w:type="pct"/>
          </w:tcPr>
          <w:p w14:paraId="18588C5E"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180DB91C"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61831B2C"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2F3B2A02" w14:textId="77777777" w:rsidTr="00A9081A">
        <w:tc>
          <w:tcPr>
            <w:tcW w:w="656" w:type="pct"/>
          </w:tcPr>
          <w:p w14:paraId="27DA37E5"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99F0BBB"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591EB79"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2A035DCB"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5E32109B"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41B3FEAC"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313DE9B2"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1F2D8060" w14:textId="77777777" w:rsidTr="00A9081A">
        <w:tc>
          <w:tcPr>
            <w:tcW w:w="656" w:type="pct"/>
          </w:tcPr>
          <w:p w14:paraId="668D0498"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4AF63128"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1C8A19F"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8ED45A6"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7195D8EE"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1CB00452"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27A279F5"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58E2FF05" w14:textId="77777777" w:rsidTr="00A9081A">
        <w:tc>
          <w:tcPr>
            <w:tcW w:w="656" w:type="pct"/>
          </w:tcPr>
          <w:p w14:paraId="6EA5A675"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3EFCEB0" w14:textId="7C94C74B"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Alcohol abuse</w:t>
            </w:r>
            <w:r w:rsidR="000910B2" w:rsidRPr="00C077DC">
              <w:rPr>
                <w:rFonts w:asciiTheme="minorHAnsi" w:hAnsiTheme="minorHAnsi" w:cstheme="minorHAnsi"/>
                <w:sz w:val="18"/>
                <w:szCs w:val="18"/>
                <w:lang w:val="en-GB"/>
              </w:rPr>
              <w:t xml:space="preserve"> record</w:t>
            </w:r>
          </w:p>
        </w:tc>
        <w:tc>
          <w:tcPr>
            <w:tcW w:w="670" w:type="pct"/>
          </w:tcPr>
          <w:p w14:paraId="01D91D45"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01447FB1"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3BE34F71"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1A6B7DFC"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28CCEE69"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50BEFFD4" w14:textId="77777777" w:rsidTr="00A9081A">
        <w:tc>
          <w:tcPr>
            <w:tcW w:w="656" w:type="pct"/>
          </w:tcPr>
          <w:p w14:paraId="492471DB"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1630C2E4" w14:textId="34A2757B"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BMI</w:t>
            </w:r>
            <w:r w:rsidR="000910B2" w:rsidRPr="00C077DC">
              <w:rPr>
                <w:rFonts w:asciiTheme="minorHAnsi" w:hAnsiTheme="minorHAnsi" w:cstheme="minorHAnsi"/>
                <w:sz w:val="18"/>
                <w:szCs w:val="18"/>
                <w:lang w:val="en-GB"/>
              </w:rPr>
              <w:t xml:space="preserve"> record</w:t>
            </w:r>
          </w:p>
        </w:tc>
        <w:tc>
          <w:tcPr>
            <w:tcW w:w="670" w:type="pct"/>
          </w:tcPr>
          <w:p w14:paraId="67B1609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1AD48BA8"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66FE61FA"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4801ABA1"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03222A57" w14:textId="77777777" w:rsidR="00A9081A" w:rsidRPr="00C077DC" w:rsidRDefault="00A9081A" w:rsidP="005E12D3">
            <w:pPr>
              <w:contextualSpacing/>
              <w:rPr>
                <w:rFonts w:asciiTheme="minorHAnsi" w:hAnsiTheme="minorHAnsi" w:cstheme="minorHAnsi"/>
                <w:sz w:val="18"/>
                <w:szCs w:val="18"/>
                <w:lang w:val="en-GB"/>
              </w:rPr>
            </w:pPr>
          </w:p>
        </w:tc>
      </w:tr>
      <w:tr w:rsidR="00A9081A" w:rsidRPr="00C077DC" w14:paraId="06A018D1" w14:textId="77777777" w:rsidTr="00A9081A">
        <w:tc>
          <w:tcPr>
            <w:tcW w:w="656" w:type="pct"/>
          </w:tcPr>
          <w:p w14:paraId="43EAD382"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22C10D00" w14:textId="46E3A10B" w:rsidR="00A9081A" w:rsidRPr="00C077DC" w:rsidRDefault="00A9081A" w:rsidP="005E12D3">
            <w:pPr>
              <w:contextualSpacing/>
              <w:rPr>
                <w:rFonts w:asciiTheme="minorHAnsi" w:hAnsiTheme="minorHAnsi" w:cstheme="minorHAnsi"/>
                <w:sz w:val="18"/>
                <w:szCs w:val="18"/>
                <w:lang w:val="en-GB"/>
              </w:rPr>
            </w:pPr>
            <w:r w:rsidRPr="00C077DC">
              <w:rPr>
                <w:rFonts w:asciiTheme="minorHAnsi" w:hAnsiTheme="minorHAnsi" w:cstheme="minorHAnsi"/>
                <w:sz w:val="18"/>
                <w:szCs w:val="18"/>
                <w:lang w:val="en-GB"/>
              </w:rPr>
              <w:t>SES</w:t>
            </w:r>
            <w:r w:rsidR="000910B2" w:rsidRPr="00C077DC">
              <w:rPr>
                <w:rFonts w:asciiTheme="minorHAnsi" w:hAnsiTheme="minorHAnsi" w:cstheme="minorHAnsi"/>
                <w:sz w:val="18"/>
                <w:szCs w:val="18"/>
                <w:lang w:val="en-GB"/>
              </w:rPr>
              <w:t xml:space="preserve"> record</w:t>
            </w:r>
          </w:p>
        </w:tc>
        <w:tc>
          <w:tcPr>
            <w:tcW w:w="670" w:type="pct"/>
          </w:tcPr>
          <w:p w14:paraId="631C8C9E"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594B7E83" w14:textId="77777777" w:rsidR="00A9081A" w:rsidRPr="00C077DC" w:rsidRDefault="00A9081A" w:rsidP="005E12D3">
            <w:pPr>
              <w:contextualSpacing/>
              <w:rPr>
                <w:rFonts w:asciiTheme="minorHAnsi" w:hAnsiTheme="minorHAnsi" w:cstheme="minorHAnsi"/>
                <w:sz w:val="18"/>
                <w:szCs w:val="18"/>
                <w:lang w:val="en-GB"/>
              </w:rPr>
            </w:pPr>
          </w:p>
        </w:tc>
        <w:tc>
          <w:tcPr>
            <w:tcW w:w="670" w:type="pct"/>
          </w:tcPr>
          <w:p w14:paraId="40413DC2" w14:textId="77777777" w:rsidR="00A9081A" w:rsidRPr="00C077DC" w:rsidRDefault="00A9081A" w:rsidP="005E12D3">
            <w:pPr>
              <w:contextualSpacing/>
              <w:rPr>
                <w:rFonts w:asciiTheme="minorHAnsi" w:hAnsiTheme="minorHAnsi" w:cstheme="minorHAnsi"/>
                <w:sz w:val="18"/>
                <w:szCs w:val="18"/>
                <w:lang w:val="en-GB"/>
              </w:rPr>
            </w:pPr>
          </w:p>
        </w:tc>
        <w:tc>
          <w:tcPr>
            <w:tcW w:w="669" w:type="pct"/>
          </w:tcPr>
          <w:p w14:paraId="21EB10F9" w14:textId="77777777" w:rsidR="00A9081A" w:rsidRPr="00C077DC" w:rsidRDefault="00A9081A" w:rsidP="005E12D3">
            <w:pPr>
              <w:contextualSpacing/>
              <w:rPr>
                <w:rFonts w:asciiTheme="minorHAnsi" w:hAnsiTheme="minorHAnsi" w:cstheme="minorHAnsi"/>
                <w:sz w:val="18"/>
                <w:szCs w:val="18"/>
                <w:lang w:val="en-GB"/>
              </w:rPr>
            </w:pPr>
          </w:p>
        </w:tc>
        <w:tc>
          <w:tcPr>
            <w:tcW w:w="995" w:type="pct"/>
          </w:tcPr>
          <w:p w14:paraId="51F6DD99" w14:textId="77777777" w:rsidR="00A9081A" w:rsidRPr="00C077DC" w:rsidRDefault="00A9081A" w:rsidP="005E12D3">
            <w:pPr>
              <w:contextualSpacing/>
              <w:rPr>
                <w:rFonts w:asciiTheme="minorHAnsi" w:hAnsiTheme="minorHAnsi" w:cstheme="minorHAnsi"/>
                <w:sz w:val="18"/>
                <w:szCs w:val="18"/>
                <w:lang w:val="en-GB"/>
              </w:rPr>
            </w:pPr>
          </w:p>
        </w:tc>
      </w:tr>
    </w:tbl>
    <w:p w14:paraId="64E4057B" w14:textId="40042A29" w:rsidR="003B013B" w:rsidRDefault="003B013B" w:rsidP="00F42F00">
      <w:pPr>
        <w:contextualSpacing/>
        <w:rPr>
          <w:sz w:val="22"/>
          <w:szCs w:val="22"/>
        </w:rPr>
      </w:pPr>
    </w:p>
    <w:p w14:paraId="7AD22B13" w14:textId="6BCB8357" w:rsidR="005F6322" w:rsidRDefault="005F6322" w:rsidP="00F42F00">
      <w:pPr>
        <w:contextualSpacing/>
        <w:rPr>
          <w:sz w:val="22"/>
          <w:szCs w:val="22"/>
        </w:rPr>
      </w:pPr>
    </w:p>
    <w:p w14:paraId="797AA227" w14:textId="70ABB49E" w:rsidR="005F6322" w:rsidRDefault="005F6322" w:rsidP="00F42F00">
      <w:pPr>
        <w:contextualSpacing/>
        <w:rPr>
          <w:sz w:val="22"/>
          <w:szCs w:val="22"/>
        </w:rPr>
      </w:pPr>
    </w:p>
    <w:p w14:paraId="22A0E5D7" w14:textId="584C47FD" w:rsidR="00C81B95" w:rsidRPr="00C57397" w:rsidRDefault="00C81B95" w:rsidP="00C81B95">
      <w:pPr>
        <w:pStyle w:val="Heading5"/>
        <w:contextualSpacing/>
        <w:rPr>
          <w:sz w:val="22"/>
          <w:szCs w:val="22"/>
        </w:rPr>
      </w:pPr>
      <w:bookmarkStart w:id="268" w:name="_Toc69912947"/>
      <w:r>
        <w:t xml:space="preserve">Step 15: </w:t>
      </w:r>
      <w:proofErr w:type="spellStart"/>
      <w:r>
        <w:t>Eurocat</w:t>
      </w:r>
      <w:proofErr w:type="spellEnd"/>
      <w:r>
        <w:t xml:space="preserve"> </w:t>
      </w:r>
      <w:r w:rsidR="00C077DC">
        <w:t xml:space="preserve">quality indicator </w:t>
      </w:r>
      <w:r>
        <w:t>tables</w:t>
      </w:r>
      <w:bookmarkEnd w:id="268"/>
    </w:p>
    <w:p w14:paraId="76699F4C" w14:textId="4D111E6B" w:rsidR="005F6322" w:rsidRDefault="005F6322" w:rsidP="00F42F00">
      <w:pPr>
        <w:contextualSpacing/>
        <w:rPr>
          <w:sz w:val="22"/>
          <w:szCs w:val="22"/>
        </w:rPr>
      </w:pPr>
    </w:p>
    <w:p w14:paraId="124462A7" w14:textId="0FC94A0C" w:rsidR="00C57397" w:rsidRDefault="00E20EB6" w:rsidP="00F42F00">
      <w:pPr>
        <w:pStyle w:val="Heading4"/>
        <w:numPr>
          <w:ilvl w:val="0"/>
          <w:numId w:val="0"/>
        </w:numPr>
        <w:rPr>
          <w:rFonts w:cs="Times New Roman"/>
          <w:sz w:val="22"/>
          <w:szCs w:val="22"/>
        </w:rPr>
      </w:pPr>
      <w:hyperlink r:id="rId32" w:history="1">
        <w:bookmarkStart w:id="269" w:name="_Toc69912948"/>
        <w:r w:rsidR="000B7E43" w:rsidRPr="0073456B">
          <w:rPr>
            <w:rStyle w:val="Hyperlink"/>
            <w:rFonts w:cs="Times New Roman"/>
            <w:sz w:val="22"/>
            <w:szCs w:val="22"/>
          </w:rPr>
          <w:t>https://eu-rd-platform.jrc.ec.europa.eu/sites/default/files/DQI-List-of-Data-Quality-Indicators-since-2012.pdf</w:t>
        </w:r>
        <w:bookmarkEnd w:id="269"/>
      </w:hyperlink>
    </w:p>
    <w:p w14:paraId="28515268" w14:textId="382A7744" w:rsidR="000B7E43" w:rsidRDefault="000B7E43" w:rsidP="000B7E43"/>
    <w:p w14:paraId="502E3B6D" w14:textId="6E76774C" w:rsidR="000B7E43" w:rsidRDefault="00E20EB6" w:rsidP="000B7E43">
      <w:hyperlink r:id="rId33" w:history="1">
        <w:r w:rsidR="000B7E43" w:rsidRPr="0073456B">
          <w:rPr>
            <w:rStyle w:val="Hyperlink"/>
          </w:rPr>
          <w:t>https://eu-rd-platform.jrc.ec.europa.eu/sites/default/files/Pubs-2011-Loane-Report9%283%29-DQI.pdf</w:t>
        </w:r>
      </w:hyperlink>
    </w:p>
    <w:p w14:paraId="23068AC9" w14:textId="77777777" w:rsidR="000B7E43" w:rsidRPr="000B7E43" w:rsidRDefault="000B7E43" w:rsidP="000B7E43"/>
    <w:p w14:paraId="1EDC684F" w14:textId="77777777" w:rsidR="00DD5423" w:rsidRDefault="00DD5423" w:rsidP="00E6082A">
      <w:pPr>
        <w:pStyle w:val="Heading1"/>
        <w:numPr>
          <w:ilvl w:val="0"/>
          <w:numId w:val="0"/>
        </w:numPr>
        <w:ind w:left="432" w:hanging="432"/>
        <w:rPr>
          <w:sz w:val="22"/>
          <w:szCs w:val="22"/>
        </w:rPr>
      </w:pPr>
      <w:bookmarkStart w:id="270" w:name="_Toc374038743"/>
      <w:bookmarkStart w:id="271" w:name="_Toc374448950"/>
      <w:bookmarkStart w:id="272" w:name="_Toc402448528"/>
      <w:bookmarkStart w:id="273" w:name="_Toc475105373"/>
      <w:bookmarkEnd w:id="14"/>
      <w:bookmarkEnd w:id="126"/>
    </w:p>
    <w:p w14:paraId="254C2321" w14:textId="77777777" w:rsidR="00DD5423" w:rsidRDefault="00DD5423" w:rsidP="00E6082A">
      <w:pPr>
        <w:pStyle w:val="Heading1"/>
        <w:numPr>
          <w:ilvl w:val="0"/>
          <w:numId w:val="0"/>
        </w:numPr>
        <w:ind w:left="432" w:hanging="432"/>
        <w:rPr>
          <w:sz w:val="22"/>
          <w:szCs w:val="22"/>
        </w:rPr>
      </w:pPr>
    </w:p>
    <w:p w14:paraId="281C8097" w14:textId="77777777" w:rsidR="00DD5423" w:rsidRDefault="00DD5423">
      <w:pPr>
        <w:spacing w:after="200" w:line="276" w:lineRule="auto"/>
        <w:rPr>
          <w:b/>
          <w:bCs/>
          <w:kern w:val="32"/>
          <w:sz w:val="22"/>
          <w:szCs w:val="22"/>
        </w:rPr>
      </w:pPr>
      <w:r>
        <w:rPr>
          <w:sz w:val="22"/>
          <w:szCs w:val="22"/>
        </w:rPr>
        <w:br w:type="page"/>
      </w:r>
    </w:p>
    <w:p w14:paraId="4353D3C3" w14:textId="67F14DB2" w:rsidR="00E6082A" w:rsidRDefault="00956BB6" w:rsidP="007E12F1">
      <w:pPr>
        <w:pStyle w:val="Heading1"/>
        <w:numPr>
          <w:ilvl w:val="0"/>
          <w:numId w:val="0"/>
        </w:numPr>
        <w:ind w:left="432" w:hanging="432"/>
      </w:pPr>
      <w:bookmarkStart w:id="274" w:name="_Toc67604578"/>
      <w:bookmarkStart w:id="275" w:name="_Toc67605414"/>
      <w:bookmarkStart w:id="276" w:name="_Toc69912949"/>
      <w:r w:rsidRPr="009C5811">
        <w:lastRenderedPageBreak/>
        <w:t xml:space="preserve">Annex </w:t>
      </w:r>
      <w:bookmarkEnd w:id="270"/>
      <w:bookmarkEnd w:id="271"/>
      <w:bookmarkEnd w:id="272"/>
      <w:r w:rsidR="00856AEE" w:rsidRPr="009C5811">
        <w:t>1</w:t>
      </w:r>
      <w:r w:rsidR="007E21EF" w:rsidRPr="009C5811">
        <w:t xml:space="preserve">: </w:t>
      </w:r>
      <w:r w:rsidR="002C0028" w:rsidRPr="009C5811">
        <w:t xml:space="preserve"> </w:t>
      </w:r>
      <w:r w:rsidR="007E12F1">
        <w:t xml:space="preserve">Medicines and events </w:t>
      </w:r>
      <w:bookmarkEnd w:id="273"/>
      <w:r w:rsidR="00DD5423" w:rsidRPr="009C5811">
        <w:t>for data characterization</w:t>
      </w:r>
      <w:bookmarkEnd w:id="274"/>
      <w:bookmarkEnd w:id="275"/>
      <w:bookmarkEnd w:id="276"/>
    </w:p>
    <w:p w14:paraId="2F3E9E60" w14:textId="32214D45" w:rsidR="007E12F1" w:rsidRDefault="007E12F1" w:rsidP="007E12F1">
      <w:pPr>
        <w:rPr>
          <w:b/>
        </w:rPr>
      </w:pPr>
      <w:r w:rsidRPr="007E12F1">
        <w:rPr>
          <w:b/>
        </w:rPr>
        <w:t>Medicines &amp; vaccines</w:t>
      </w:r>
    </w:p>
    <w:p w14:paraId="429E276F" w14:textId="77777777" w:rsidR="007E12F1" w:rsidRPr="007E12F1" w:rsidRDefault="007E12F1" w:rsidP="007E12F1">
      <w:pPr>
        <w:rPr>
          <w:b/>
        </w:rPr>
      </w:pPr>
    </w:p>
    <w:tbl>
      <w:tblPr>
        <w:tblStyle w:val="TableGrid"/>
        <w:tblW w:w="0" w:type="auto"/>
        <w:tblLook w:val="04A0" w:firstRow="1" w:lastRow="0" w:firstColumn="1" w:lastColumn="0" w:noHBand="0" w:noVBand="1"/>
      </w:tblPr>
      <w:tblGrid>
        <w:gridCol w:w="5070"/>
      </w:tblGrid>
      <w:tr w:rsidR="002C0028" w:rsidRPr="00827730" w14:paraId="345C675C" w14:textId="77777777" w:rsidTr="002C0028">
        <w:tc>
          <w:tcPr>
            <w:tcW w:w="5070" w:type="dxa"/>
          </w:tcPr>
          <w:p w14:paraId="57F5FE60" w14:textId="77777777" w:rsidR="002C0028" w:rsidRPr="00827730" w:rsidRDefault="002C0028" w:rsidP="002C0028">
            <w:pPr>
              <w:contextualSpacing/>
              <w:rPr>
                <w:sz w:val="22"/>
                <w:szCs w:val="22"/>
              </w:rPr>
            </w:pPr>
            <w:r w:rsidRPr="00827730">
              <w:rPr>
                <w:sz w:val="22"/>
                <w:szCs w:val="22"/>
              </w:rPr>
              <w:t>ACE Inhibitors/Angiotensin II Receptor Blockers (ARB) (C09)</w:t>
            </w:r>
          </w:p>
          <w:p w14:paraId="132C8D6F" w14:textId="77777777" w:rsidR="002C0028" w:rsidRPr="00827730" w:rsidRDefault="002C0028" w:rsidP="002C0028">
            <w:pPr>
              <w:contextualSpacing/>
              <w:rPr>
                <w:sz w:val="22"/>
                <w:szCs w:val="22"/>
              </w:rPr>
            </w:pPr>
            <w:r w:rsidRPr="00827730">
              <w:rPr>
                <w:sz w:val="22"/>
                <w:szCs w:val="22"/>
              </w:rPr>
              <w:t>Analgesics (N02)</w:t>
            </w:r>
          </w:p>
          <w:p w14:paraId="2F3A85A9" w14:textId="77777777" w:rsidR="002C0028" w:rsidRPr="00827730" w:rsidRDefault="002C0028" w:rsidP="002C0028">
            <w:pPr>
              <w:contextualSpacing/>
              <w:rPr>
                <w:sz w:val="22"/>
                <w:szCs w:val="22"/>
              </w:rPr>
            </w:pPr>
            <w:proofErr w:type="spellStart"/>
            <w:r w:rsidRPr="00827730">
              <w:rPr>
                <w:sz w:val="22"/>
                <w:szCs w:val="22"/>
              </w:rPr>
              <w:t>Antiasthmatics</w:t>
            </w:r>
            <w:proofErr w:type="spellEnd"/>
            <w:r w:rsidRPr="00827730">
              <w:rPr>
                <w:sz w:val="22"/>
                <w:szCs w:val="22"/>
              </w:rPr>
              <w:t xml:space="preserve"> (R03A)</w:t>
            </w:r>
          </w:p>
          <w:p w14:paraId="73266FEB" w14:textId="77777777" w:rsidR="002C0028" w:rsidRPr="00827730" w:rsidRDefault="002C0028" w:rsidP="002C0028">
            <w:pPr>
              <w:contextualSpacing/>
              <w:rPr>
                <w:sz w:val="22"/>
                <w:szCs w:val="22"/>
              </w:rPr>
            </w:pPr>
            <w:proofErr w:type="spellStart"/>
            <w:r w:rsidRPr="00827730">
              <w:rPr>
                <w:sz w:val="22"/>
                <w:szCs w:val="22"/>
              </w:rPr>
              <w:t>Antibacterials</w:t>
            </w:r>
            <w:proofErr w:type="spellEnd"/>
            <w:r w:rsidRPr="00827730">
              <w:rPr>
                <w:sz w:val="22"/>
                <w:szCs w:val="22"/>
              </w:rPr>
              <w:t xml:space="preserve"> (J01)</w:t>
            </w:r>
          </w:p>
          <w:p w14:paraId="24A08E2C" w14:textId="77777777" w:rsidR="002C0028" w:rsidRPr="00827730" w:rsidRDefault="002C0028" w:rsidP="002C0028">
            <w:pPr>
              <w:contextualSpacing/>
              <w:rPr>
                <w:sz w:val="22"/>
                <w:szCs w:val="22"/>
              </w:rPr>
            </w:pPr>
            <w:r w:rsidRPr="00827730">
              <w:rPr>
                <w:sz w:val="22"/>
                <w:szCs w:val="22"/>
              </w:rPr>
              <w:t>Antidepressants (N06A)</w:t>
            </w:r>
          </w:p>
          <w:p w14:paraId="3E7AF4F1" w14:textId="77777777" w:rsidR="002C0028" w:rsidRPr="00827730" w:rsidRDefault="002C0028" w:rsidP="002C0028">
            <w:pPr>
              <w:contextualSpacing/>
              <w:rPr>
                <w:sz w:val="22"/>
                <w:szCs w:val="22"/>
              </w:rPr>
            </w:pPr>
            <w:r w:rsidRPr="00827730">
              <w:rPr>
                <w:sz w:val="22"/>
                <w:szCs w:val="22"/>
              </w:rPr>
              <w:t>Antiemetics (A04A)</w:t>
            </w:r>
          </w:p>
          <w:p w14:paraId="0E139BEB" w14:textId="77777777" w:rsidR="002C0028" w:rsidRPr="00827730" w:rsidRDefault="002C0028" w:rsidP="002C0028">
            <w:pPr>
              <w:contextualSpacing/>
              <w:rPr>
                <w:sz w:val="22"/>
                <w:szCs w:val="22"/>
              </w:rPr>
            </w:pPr>
            <w:r w:rsidRPr="00827730">
              <w:rPr>
                <w:sz w:val="22"/>
                <w:szCs w:val="22"/>
              </w:rPr>
              <w:t>Antiepileptics (N03A)</w:t>
            </w:r>
          </w:p>
          <w:p w14:paraId="21513C19" w14:textId="77777777" w:rsidR="002C0028" w:rsidRPr="00827730" w:rsidRDefault="002C0028" w:rsidP="002C0028">
            <w:pPr>
              <w:contextualSpacing/>
              <w:rPr>
                <w:sz w:val="22"/>
                <w:szCs w:val="22"/>
              </w:rPr>
            </w:pPr>
            <w:r w:rsidRPr="00827730">
              <w:rPr>
                <w:sz w:val="22"/>
                <w:szCs w:val="22"/>
              </w:rPr>
              <w:t>Antihypertensives (C02)</w:t>
            </w:r>
          </w:p>
          <w:p w14:paraId="447B47A0" w14:textId="77777777" w:rsidR="002C0028" w:rsidRPr="00827730" w:rsidRDefault="002C0028" w:rsidP="002C0028">
            <w:pPr>
              <w:contextualSpacing/>
              <w:rPr>
                <w:sz w:val="22"/>
                <w:szCs w:val="22"/>
              </w:rPr>
            </w:pPr>
            <w:r w:rsidRPr="00827730">
              <w:rPr>
                <w:sz w:val="22"/>
                <w:szCs w:val="22"/>
              </w:rPr>
              <w:t>Antineoplastic agents (L07)</w:t>
            </w:r>
          </w:p>
          <w:p w14:paraId="487795F9" w14:textId="77777777" w:rsidR="002C0028" w:rsidRPr="00827730" w:rsidRDefault="002C0028" w:rsidP="002C0028">
            <w:pPr>
              <w:contextualSpacing/>
              <w:rPr>
                <w:sz w:val="22"/>
                <w:szCs w:val="22"/>
              </w:rPr>
            </w:pPr>
            <w:r w:rsidRPr="00827730">
              <w:rPr>
                <w:sz w:val="22"/>
                <w:szCs w:val="22"/>
              </w:rPr>
              <w:t>Anti-Parkinson drugs (N04)</w:t>
            </w:r>
          </w:p>
          <w:p w14:paraId="2EC14AEC" w14:textId="77777777" w:rsidR="002C0028" w:rsidRPr="00827730" w:rsidRDefault="002C0028" w:rsidP="002C0028">
            <w:pPr>
              <w:contextualSpacing/>
              <w:rPr>
                <w:sz w:val="22"/>
                <w:szCs w:val="22"/>
              </w:rPr>
            </w:pPr>
            <w:r w:rsidRPr="00827730">
              <w:rPr>
                <w:sz w:val="22"/>
                <w:szCs w:val="22"/>
              </w:rPr>
              <w:t>Antipsychotics (N05A)</w:t>
            </w:r>
          </w:p>
          <w:p w14:paraId="486414ED" w14:textId="7EB6E443" w:rsidR="002C0028" w:rsidRDefault="002C0028" w:rsidP="002C0028">
            <w:pPr>
              <w:contextualSpacing/>
              <w:rPr>
                <w:sz w:val="22"/>
                <w:szCs w:val="22"/>
              </w:rPr>
            </w:pPr>
            <w:r w:rsidRPr="00827730">
              <w:rPr>
                <w:sz w:val="22"/>
                <w:szCs w:val="22"/>
              </w:rPr>
              <w:t>Antivirals (J05)</w:t>
            </w:r>
          </w:p>
          <w:p w14:paraId="495FD028" w14:textId="561C610C" w:rsidR="004F46EF" w:rsidRPr="00827730" w:rsidRDefault="004F46EF" w:rsidP="002C0028">
            <w:pPr>
              <w:contextualSpacing/>
              <w:rPr>
                <w:sz w:val="22"/>
                <w:szCs w:val="22"/>
              </w:rPr>
            </w:pPr>
            <w:r>
              <w:rPr>
                <w:sz w:val="22"/>
                <w:szCs w:val="22"/>
              </w:rPr>
              <w:t>Vaccines (J07)</w:t>
            </w:r>
          </w:p>
          <w:p w14:paraId="4283B618" w14:textId="77777777" w:rsidR="002C0028" w:rsidRPr="00827730" w:rsidRDefault="002C0028" w:rsidP="002C0028">
            <w:pPr>
              <w:contextualSpacing/>
              <w:rPr>
                <w:sz w:val="22"/>
                <w:szCs w:val="22"/>
              </w:rPr>
            </w:pPr>
            <w:r w:rsidRPr="00827730">
              <w:rPr>
                <w:sz w:val="22"/>
                <w:szCs w:val="22"/>
              </w:rPr>
              <w:t>Betablockers (C07)</w:t>
            </w:r>
          </w:p>
          <w:p w14:paraId="51ED8312" w14:textId="77777777" w:rsidR="002C0028" w:rsidRPr="00827730" w:rsidRDefault="002C0028" w:rsidP="002C0028">
            <w:pPr>
              <w:contextualSpacing/>
              <w:rPr>
                <w:sz w:val="22"/>
                <w:szCs w:val="22"/>
              </w:rPr>
            </w:pPr>
            <w:r w:rsidRPr="00827730">
              <w:rPr>
                <w:sz w:val="22"/>
                <w:szCs w:val="22"/>
              </w:rPr>
              <w:t>Calcium blockers (C08)</w:t>
            </w:r>
          </w:p>
          <w:p w14:paraId="1FCA26E7" w14:textId="77777777" w:rsidR="002C0028" w:rsidRPr="00827730" w:rsidRDefault="002C0028" w:rsidP="002C0028">
            <w:pPr>
              <w:contextualSpacing/>
              <w:rPr>
                <w:sz w:val="22"/>
                <w:szCs w:val="22"/>
              </w:rPr>
            </w:pPr>
            <w:r w:rsidRPr="00827730">
              <w:rPr>
                <w:sz w:val="22"/>
                <w:szCs w:val="22"/>
              </w:rPr>
              <w:t>Corticosteroids for systemic use (H02)</w:t>
            </w:r>
          </w:p>
          <w:p w14:paraId="29432BD5" w14:textId="77777777" w:rsidR="002C0028" w:rsidRPr="00827730" w:rsidRDefault="002C0028" w:rsidP="002C0028">
            <w:pPr>
              <w:contextualSpacing/>
              <w:rPr>
                <w:sz w:val="22"/>
                <w:szCs w:val="22"/>
              </w:rPr>
            </w:pPr>
            <w:r w:rsidRPr="00827730">
              <w:rPr>
                <w:sz w:val="22"/>
                <w:szCs w:val="22"/>
              </w:rPr>
              <w:t>Diuretics (C03)</w:t>
            </w:r>
          </w:p>
          <w:p w14:paraId="10F561E6" w14:textId="77777777" w:rsidR="002C0028" w:rsidRPr="00827730" w:rsidRDefault="002C0028" w:rsidP="002C0028">
            <w:pPr>
              <w:contextualSpacing/>
              <w:rPr>
                <w:sz w:val="22"/>
                <w:szCs w:val="22"/>
              </w:rPr>
            </w:pPr>
            <w:r w:rsidRPr="00827730">
              <w:rPr>
                <w:sz w:val="22"/>
                <w:szCs w:val="22"/>
              </w:rPr>
              <w:t>Drugs used in Diabetes (A10)</w:t>
            </w:r>
          </w:p>
          <w:p w14:paraId="30B96E07" w14:textId="77777777" w:rsidR="002C0028" w:rsidRPr="009A5367" w:rsidRDefault="002C0028" w:rsidP="002C0028">
            <w:pPr>
              <w:contextualSpacing/>
              <w:rPr>
                <w:sz w:val="22"/>
                <w:szCs w:val="22"/>
                <w:lang w:val="fr-FR"/>
              </w:rPr>
            </w:pPr>
            <w:r w:rsidRPr="009A5367">
              <w:rPr>
                <w:sz w:val="22"/>
                <w:szCs w:val="22"/>
                <w:lang w:val="fr-FR"/>
              </w:rPr>
              <w:t xml:space="preserve">Endocrine </w:t>
            </w:r>
            <w:proofErr w:type="spellStart"/>
            <w:r w:rsidRPr="009A5367">
              <w:rPr>
                <w:sz w:val="22"/>
                <w:szCs w:val="22"/>
                <w:lang w:val="fr-FR"/>
              </w:rPr>
              <w:t>therapy</w:t>
            </w:r>
            <w:proofErr w:type="spellEnd"/>
            <w:r w:rsidRPr="009A5367">
              <w:rPr>
                <w:sz w:val="22"/>
                <w:szCs w:val="22"/>
                <w:lang w:val="fr-FR"/>
              </w:rPr>
              <w:t xml:space="preserve"> (L02)</w:t>
            </w:r>
          </w:p>
          <w:p w14:paraId="54BEC23B" w14:textId="77777777" w:rsidR="002C0028" w:rsidRPr="009A5367" w:rsidRDefault="002C0028" w:rsidP="002C0028">
            <w:pPr>
              <w:contextualSpacing/>
              <w:rPr>
                <w:sz w:val="22"/>
                <w:szCs w:val="22"/>
                <w:lang w:val="fr-FR"/>
              </w:rPr>
            </w:pPr>
            <w:r w:rsidRPr="009A5367">
              <w:rPr>
                <w:sz w:val="22"/>
                <w:szCs w:val="22"/>
                <w:lang w:val="fr-FR"/>
              </w:rPr>
              <w:t>Immunostimulants (L03)</w:t>
            </w:r>
          </w:p>
          <w:p w14:paraId="352E3A69" w14:textId="77777777" w:rsidR="002C0028" w:rsidRPr="009A5367" w:rsidRDefault="002C0028" w:rsidP="002C0028">
            <w:pPr>
              <w:contextualSpacing/>
              <w:rPr>
                <w:sz w:val="22"/>
                <w:szCs w:val="22"/>
                <w:lang w:val="fr-FR"/>
              </w:rPr>
            </w:pPr>
            <w:proofErr w:type="spellStart"/>
            <w:r w:rsidRPr="009A5367">
              <w:rPr>
                <w:sz w:val="22"/>
                <w:szCs w:val="22"/>
                <w:lang w:val="fr-FR"/>
              </w:rPr>
              <w:t>Immunosuppressants</w:t>
            </w:r>
            <w:proofErr w:type="spellEnd"/>
            <w:r w:rsidRPr="009A5367">
              <w:rPr>
                <w:sz w:val="22"/>
                <w:szCs w:val="22"/>
                <w:lang w:val="fr-FR"/>
              </w:rPr>
              <w:t xml:space="preserve"> (L04)</w:t>
            </w:r>
          </w:p>
          <w:p w14:paraId="498393FA" w14:textId="77777777" w:rsidR="002C0028" w:rsidRPr="00827730" w:rsidRDefault="002C0028" w:rsidP="002C0028">
            <w:pPr>
              <w:contextualSpacing/>
              <w:rPr>
                <w:sz w:val="22"/>
                <w:szCs w:val="22"/>
              </w:rPr>
            </w:pPr>
            <w:r w:rsidRPr="00827730">
              <w:rPr>
                <w:sz w:val="22"/>
                <w:szCs w:val="22"/>
              </w:rPr>
              <w:t>Muscle relaxants (M03)</w:t>
            </w:r>
          </w:p>
          <w:p w14:paraId="57D0C2BF" w14:textId="77777777" w:rsidR="002C0028" w:rsidRPr="00827730" w:rsidRDefault="002C0028" w:rsidP="002C0028">
            <w:pPr>
              <w:contextualSpacing/>
              <w:rPr>
                <w:sz w:val="22"/>
                <w:szCs w:val="22"/>
              </w:rPr>
            </w:pPr>
            <w:r w:rsidRPr="00827730">
              <w:rPr>
                <w:sz w:val="22"/>
                <w:szCs w:val="22"/>
              </w:rPr>
              <w:t>Other nervous system drugs (N07)</w:t>
            </w:r>
          </w:p>
          <w:p w14:paraId="41535122" w14:textId="7ECC0CEC" w:rsidR="002C0028" w:rsidRPr="00827730" w:rsidRDefault="002C0028" w:rsidP="002C0028">
            <w:pPr>
              <w:rPr>
                <w:sz w:val="22"/>
                <w:szCs w:val="22"/>
              </w:rPr>
            </w:pPr>
            <w:r w:rsidRPr="00827730">
              <w:rPr>
                <w:sz w:val="22"/>
                <w:szCs w:val="22"/>
              </w:rPr>
              <w:t>Vaccines (J07)</w:t>
            </w:r>
          </w:p>
        </w:tc>
      </w:tr>
    </w:tbl>
    <w:p w14:paraId="771B79BC" w14:textId="77777777" w:rsidR="00DD5423" w:rsidRDefault="00DD5423" w:rsidP="00EA3815">
      <w:pPr>
        <w:pStyle w:val="Heading1"/>
        <w:numPr>
          <w:ilvl w:val="0"/>
          <w:numId w:val="0"/>
        </w:numPr>
        <w:spacing w:before="0" w:after="0"/>
        <w:ind w:left="432" w:hanging="432"/>
        <w:contextualSpacing/>
        <w:rPr>
          <w:sz w:val="22"/>
          <w:szCs w:val="22"/>
        </w:rPr>
      </w:pPr>
      <w:bookmarkStart w:id="277" w:name="_Toc36475106"/>
    </w:p>
    <w:bookmarkEnd w:id="277"/>
    <w:p w14:paraId="6DDCCB70" w14:textId="121F3B2E" w:rsidR="007E12F1" w:rsidRDefault="00856AEE" w:rsidP="007E12F1">
      <w:pPr>
        <w:contextualSpacing/>
        <w:rPr>
          <w:b/>
          <w:sz w:val="22"/>
          <w:szCs w:val="22"/>
        </w:rPr>
      </w:pPr>
      <w:r>
        <w:br w:type="page"/>
      </w:r>
      <w:r w:rsidR="007E12F1" w:rsidRPr="007E12F1">
        <w:rPr>
          <w:b/>
          <w:sz w:val="22"/>
          <w:szCs w:val="22"/>
        </w:rPr>
        <w:lastRenderedPageBreak/>
        <w:t xml:space="preserve"> Events</w:t>
      </w:r>
    </w:p>
    <w:p w14:paraId="532E175F" w14:textId="77777777" w:rsidR="007E12F1" w:rsidRPr="007E12F1" w:rsidRDefault="007E12F1" w:rsidP="007E12F1">
      <w:pPr>
        <w:contextualSpacing/>
        <w:rPr>
          <w:b/>
          <w:sz w:val="22"/>
          <w:szCs w:val="22"/>
        </w:rPr>
      </w:pPr>
    </w:p>
    <w:tbl>
      <w:tblPr>
        <w:tblStyle w:val="TableGrid"/>
        <w:tblW w:w="5000" w:type="pct"/>
        <w:tblLook w:val="04A0" w:firstRow="1" w:lastRow="0" w:firstColumn="1" w:lastColumn="0" w:noHBand="0" w:noVBand="1"/>
      </w:tblPr>
      <w:tblGrid>
        <w:gridCol w:w="9350"/>
      </w:tblGrid>
      <w:tr w:rsidR="007E12F1" w:rsidRPr="00827730" w14:paraId="2FE2B757" w14:textId="77777777" w:rsidTr="00F314F5">
        <w:tc>
          <w:tcPr>
            <w:tcW w:w="5000" w:type="pct"/>
          </w:tcPr>
          <w:p w14:paraId="4A757ADA" w14:textId="77777777" w:rsidR="007E12F1" w:rsidRPr="00827730" w:rsidRDefault="007E12F1" w:rsidP="00F314F5">
            <w:pPr>
              <w:contextualSpacing/>
              <w:rPr>
                <w:sz w:val="22"/>
                <w:szCs w:val="22"/>
              </w:rPr>
            </w:pPr>
            <w:r w:rsidRPr="00827730">
              <w:rPr>
                <w:sz w:val="22"/>
                <w:szCs w:val="22"/>
              </w:rPr>
              <w:t>Breast Cancer</w:t>
            </w:r>
          </w:p>
          <w:p w14:paraId="17F6DE15" w14:textId="77777777" w:rsidR="007E12F1" w:rsidRPr="00827730" w:rsidRDefault="007E12F1" w:rsidP="00F314F5">
            <w:pPr>
              <w:contextualSpacing/>
              <w:rPr>
                <w:sz w:val="22"/>
                <w:szCs w:val="22"/>
              </w:rPr>
            </w:pPr>
            <w:r w:rsidRPr="00827730">
              <w:rPr>
                <w:sz w:val="22"/>
                <w:szCs w:val="22"/>
              </w:rPr>
              <w:t>Depression/ anxiety</w:t>
            </w:r>
          </w:p>
          <w:p w14:paraId="74B279C8" w14:textId="77777777" w:rsidR="007E12F1" w:rsidRPr="00827730" w:rsidRDefault="007E12F1" w:rsidP="00F314F5">
            <w:pPr>
              <w:contextualSpacing/>
              <w:rPr>
                <w:sz w:val="22"/>
                <w:szCs w:val="22"/>
              </w:rPr>
            </w:pPr>
            <w:r w:rsidRPr="00827730">
              <w:rPr>
                <w:sz w:val="22"/>
                <w:szCs w:val="22"/>
              </w:rPr>
              <w:t>Epilepsy</w:t>
            </w:r>
          </w:p>
          <w:p w14:paraId="7DF6E9A9" w14:textId="77777777" w:rsidR="007E12F1" w:rsidRPr="00827730" w:rsidRDefault="007E12F1" w:rsidP="00F314F5">
            <w:pPr>
              <w:contextualSpacing/>
              <w:rPr>
                <w:sz w:val="22"/>
                <w:szCs w:val="22"/>
              </w:rPr>
            </w:pPr>
            <w:r w:rsidRPr="00827730">
              <w:rPr>
                <w:sz w:val="22"/>
                <w:szCs w:val="22"/>
              </w:rPr>
              <w:t>Fetal growth restriction</w:t>
            </w:r>
          </w:p>
          <w:p w14:paraId="046EE9EA" w14:textId="77777777" w:rsidR="007E12F1" w:rsidRPr="00827730" w:rsidRDefault="007E12F1" w:rsidP="00F314F5">
            <w:pPr>
              <w:contextualSpacing/>
              <w:rPr>
                <w:sz w:val="22"/>
                <w:szCs w:val="22"/>
              </w:rPr>
            </w:pPr>
            <w:r w:rsidRPr="00827730">
              <w:rPr>
                <w:sz w:val="22"/>
                <w:szCs w:val="22"/>
              </w:rPr>
              <w:t>Gestational Diabetes</w:t>
            </w:r>
          </w:p>
          <w:p w14:paraId="2E1070AE" w14:textId="77777777" w:rsidR="007E12F1" w:rsidRPr="00827730" w:rsidRDefault="007E12F1" w:rsidP="00F314F5">
            <w:pPr>
              <w:contextualSpacing/>
              <w:rPr>
                <w:sz w:val="22"/>
                <w:szCs w:val="22"/>
              </w:rPr>
            </w:pPr>
            <w:r w:rsidRPr="00827730">
              <w:rPr>
                <w:sz w:val="22"/>
                <w:szCs w:val="22"/>
              </w:rPr>
              <w:t>Induced terminations of pregnancy - elective</w:t>
            </w:r>
          </w:p>
          <w:p w14:paraId="47BF7F4E" w14:textId="77777777" w:rsidR="007E12F1" w:rsidRPr="00827730" w:rsidRDefault="007E12F1" w:rsidP="00F314F5">
            <w:pPr>
              <w:contextualSpacing/>
              <w:rPr>
                <w:sz w:val="22"/>
                <w:szCs w:val="22"/>
              </w:rPr>
            </w:pPr>
            <w:r w:rsidRPr="00827730">
              <w:rPr>
                <w:sz w:val="22"/>
                <w:szCs w:val="22"/>
              </w:rPr>
              <w:t>Maternal death</w:t>
            </w:r>
          </w:p>
          <w:p w14:paraId="1883A0BD" w14:textId="77777777" w:rsidR="007E12F1" w:rsidRPr="00827730" w:rsidRDefault="007E12F1" w:rsidP="00F314F5">
            <w:pPr>
              <w:contextualSpacing/>
              <w:rPr>
                <w:sz w:val="22"/>
                <w:szCs w:val="22"/>
              </w:rPr>
            </w:pPr>
            <w:r w:rsidRPr="00827730">
              <w:rPr>
                <w:sz w:val="22"/>
                <w:szCs w:val="22"/>
              </w:rPr>
              <w:t>Migraine</w:t>
            </w:r>
          </w:p>
          <w:p w14:paraId="0CBA3E7E" w14:textId="77777777" w:rsidR="007E12F1" w:rsidRPr="00827730" w:rsidRDefault="007E12F1" w:rsidP="00F314F5">
            <w:pPr>
              <w:contextualSpacing/>
              <w:rPr>
                <w:sz w:val="22"/>
                <w:szCs w:val="22"/>
              </w:rPr>
            </w:pPr>
            <w:r w:rsidRPr="00827730">
              <w:rPr>
                <w:sz w:val="22"/>
                <w:szCs w:val="22"/>
              </w:rPr>
              <w:t>Multiple gestation</w:t>
            </w:r>
          </w:p>
          <w:p w14:paraId="5FFC145B" w14:textId="77777777" w:rsidR="007E12F1" w:rsidRPr="00827730" w:rsidRDefault="007E12F1" w:rsidP="00F314F5">
            <w:pPr>
              <w:contextualSpacing/>
              <w:rPr>
                <w:sz w:val="22"/>
                <w:szCs w:val="22"/>
              </w:rPr>
            </w:pPr>
            <w:r w:rsidRPr="00827730">
              <w:rPr>
                <w:sz w:val="22"/>
                <w:szCs w:val="22"/>
              </w:rPr>
              <w:t>Multiple sclerosis</w:t>
            </w:r>
          </w:p>
          <w:p w14:paraId="64A5C3D1" w14:textId="77777777" w:rsidR="007E12F1" w:rsidRPr="00827730" w:rsidRDefault="007E12F1" w:rsidP="00F314F5">
            <w:pPr>
              <w:contextualSpacing/>
              <w:rPr>
                <w:sz w:val="22"/>
                <w:szCs w:val="22"/>
              </w:rPr>
            </w:pPr>
            <w:r w:rsidRPr="00827730">
              <w:rPr>
                <w:sz w:val="22"/>
                <w:szCs w:val="22"/>
              </w:rPr>
              <w:t>Pre-eclampsia</w:t>
            </w:r>
          </w:p>
          <w:p w14:paraId="4656242F" w14:textId="77777777" w:rsidR="007E12F1" w:rsidRPr="00827730" w:rsidRDefault="007E12F1" w:rsidP="00F314F5">
            <w:pPr>
              <w:contextualSpacing/>
              <w:rPr>
                <w:sz w:val="22"/>
                <w:szCs w:val="22"/>
              </w:rPr>
            </w:pPr>
            <w:r w:rsidRPr="00827730">
              <w:rPr>
                <w:sz w:val="22"/>
                <w:szCs w:val="22"/>
              </w:rPr>
              <w:t>Rheumatoid arthritis</w:t>
            </w:r>
          </w:p>
          <w:p w14:paraId="71B6F131" w14:textId="77777777" w:rsidR="007E12F1" w:rsidRPr="00827730" w:rsidRDefault="007E12F1" w:rsidP="00F314F5">
            <w:pPr>
              <w:contextualSpacing/>
              <w:rPr>
                <w:sz w:val="22"/>
                <w:szCs w:val="22"/>
              </w:rPr>
            </w:pPr>
            <w:r w:rsidRPr="00827730">
              <w:rPr>
                <w:sz w:val="22"/>
                <w:szCs w:val="22"/>
              </w:rPr>
              <w:t>Spontaneous abortions</w:t>
            </w:r>
          </w:p>
          <w:p w14:paraId="124FE801" w14:textId="77777777" w:rsidR="007E12F1" w:rsidRPr="00827730" w:rsidRDefault="007E12F1" w:rsidP="00F314F5">
            <w:pPr>
              <w:contextualSpacing/>
              <w:rPr>
                <w:sz w:val="22"/>
                <w:szCs w:val="22"/>
              </w:rPr>
            </w:pPr>
            <w:r w:rsidRPr="00827730">
              <w:rPr>
                <w:sz w:val="22"/>
                <w:szCs w:val="22"/>
              </w:rPr>
              <w:t>Stillbirth</w:t>
            </w:r>
          </w:p>
          <w:p w14:paraId="1E8423F0" w14:textId="77777777" w:rsidR="007E12F1" w:rsidRPr="00827730" w:rsidRDefault="007E12F1" w:rsidP="00F314F5">
            <w:pPr>
              <w:contextualSpacing/>
              <w:rPr>
                <w:sz w:val="22"/>
                <w:szCs w:val="22"/>
              </w:rPr>
            </w:pPr>
            <w:r w:rsidRPr="00827730">
              <w:rPr>
                <w:sz w:val="22"/>
                <w:szCs w:val="22"/>
              </w:rPr>
              <w:t>Systemic Lupus Erythematosus (SLE)</w:t>
            </w:r>
          </w:p>
          <w:p w14:paraId="4E638328" w14:textId="77777777" w:rsidR="007E12F1" w:rsidRPr="00827730" w:rsidRDefault="007E12F1" w:rsidP="00F314F5">
            <w:pPr>
              <w:contextualSpacing/>
              <w:rPr>
                <w:sz w:val="22"/>
                <w:szCs w:val="22"/>
              </w:rPr>
            </w:pPr>
            <w:r w:rsidRPr="00827730">
              <w:rPr>
                <w:sz w:val="22"/>
                <w:szCs w:val="22"/>
              </w:rPr>
              <w:t>Termination of Pregnancy for Fetal Anomaly (TOPFA)</w:t>
            </w:r>
          </w:p>
          <w:p w14:paraId="5AAB6E9F" w14:textId="77777777" w:rsidR="007E12F1" w:rsidRPr="00827730" w:rsidRDefault="007E12F1" w:rsidP="00F314F5">
            <w:pPr>
              <w:contextualSpacing/>
              <w:rPr>
                <w:sz w:val="22"/>
                <w:szCs w:val="22"/>
              </w:rPr>
            </w:pPr>
            <w:r w:rsidRPr="00827730">
              <w:rPr>
                <w:sz w:val="22"/>
                <w:szCs w:val="22"/>
              </w:rPr>
              <w:t>Attention Deficit Hyperactivity Disorder (ADHD)</w:t>
            </w:r>
          </w:p>
          <w:p w14:paraId="7DBFA279" w14:textId="77777777" w:rsidR="007E12F1" w:rsidRPr="00827730" w:rsidRDefault="007E12F1" w:rsidP="00F314F5">
            <w:pPr>
              <w:contextualSpacing/>
              <w:rPr>
                <w:sz w:val="22"/>
                <w:szCs w:val="22"/>
              </w:rPr>
            </w:pPr>
            <w:r w:rsidRPr="00827730">
              <w:rPr>
                <w:sz w:val="22"/>
                <w:szCs w:val="22"/>
              </w:rPr>
              <w:t>Autism spectrum disorder</w:t>
            </w:r>
          </w:p>
          <w:p w14:paraId="3BC8FE8F" w14:textId="77777777" w:rsidR="007E12F1" w:rsidRPr="00827730" w:rsidRDefault="007E12F1" w:rsidP="00F314F5">
            <w:pPr>
              <w:contextualSpacing/>
              <w:rPr>
                <w:sz w:val="22"/>
                <w:szCs w:val="22"/>
              </w:rPr>
            </w:pPr>
            <w:r w:rsidRPr="00827730">
              <w:rPr>
                <w:sz w:val="22"/>
                <w:szCs w:val="22"/>
              </w:rPr>
              <w:t>Low birth weight</w:t>
            </w:r>
          </w:p>
          <w:p w14:paraId="28DA7E81" w14:textId="77777777" w:rsidR="007E12F1" w:rsidRPr="00827730" w:rsidRDefault="007E12F1" w:rsidP="00F314F5">
            <w:pPr>
              <w:contextualSpacing/>
              <w:rPr>
                <w:sz w:val="22"/>
                <w:szCs w:val="22"/>
              </w:rPr>
            </w:pPr>
            <w:r w:rsidRPr="00827730">
              <w:rPr>
                <w:sz w:val="22"/>
                <w:szCs w:val="22"/>
              </w:rPr>
              <w:t>Major congenital anomalies</w:t>
            </w:r>
          </w:p>
          <w:p w14:paraId="6133EA6F" w14:textId="77777777" w:rsidR="007E12F1" w:rsidRPr="00827730" w:rsidRDefault="007E12F1" w:rsidP="00F314F5">
            <w:pPr>
              <w:contextualSpacing/>
              <w:rPr>
                <w:sz w:val="22"/>
                <w:szCs w:val="22"/>
              </w:rPr>
            </w:pPr>
            <w:r w:rsidRPr="00827730">
              <w:rPr>
                <w:sz w:val="22"/>
                <w:szCs w:val="22"/>
              </w:rPr>
              <w:t>Microcephaly</w:t>
            </w:r>
          </w:p>
          <w:p w14:paraId="1FB5A0C8" w14:textId="77777777" w:rsidR="007E12F1" w:rsidRPr="00827730" w:rsidRDefault="007E12F1" w:rsidP="00F314F5">
            <w:pPr>
              <w:contextualSpacing/>
              <w:rPr>
                <w:sz w:val="22"/>
                <w:szCs w:val="22"/>
              </w:rPr>
            </w:pPr>
            <w:r w:rsidRPr="00827730">
              <w:rPr>
                <w:sz w:val="22"/>
                <w:szCs w:val="22"/>
              </w:rPr>
              <w:t>Neonatal death</w:t>
            </w:r>
          </w:p>
          <w:p w14:paraId="15E5E72F" w14:textId="77777777" w:rsidR="007E12F1" w:rsidRPr="00827730" w:rsidRDefault="007E12F1" w:rsidP="00F314F5">
            <w:pPr>
              <w:contextualSpacing/>
              <w:rPr>
                <w:b/>
                <w:sz w:val="22"/>
                <w:szCs w:val="22"/>
              </w:rPr>
            </w:pPr>
            <w:r w:rsidRPr="00827730">
              <w:rPr>
                <w:sz w:val="22"/>
                <w:szCs w:val="22"/>
              </w:rPr>
              <w:t>Preterm birth</w:t>
            </w:r>
          </w:p>
        </w:tc>
      </w:tr>
    </w:tbl>
    <w:p w14:paraId="191FAFDB" w14:textId="77777777" w:rsidR="007E12F1" w:rsidRDefault="007E12F1" w:rsidP="007E12F1"/>
    <w:p w14:paraId="67145CD7" w14:textId="6FAA1CD4" w:rsidR="00856AEE" w:rsidRDefault="007E12F1" w:rsidP="007E12F1">
      <w:pPr>
        <w:rPr>
          <w:b/>
        </w:rPr>
      </w:pPr>
      <w:r w:rsidRPr="007E12F1">
        <w:rPr>
          <w:b/>
        </w:rPr>
        <w:t>Observations</w:t>
      </w:r>
    </w:p>
    <w:p w14:paraId="6C20DAAA" w14:textId="01371F5B" w:rsidR="007E12F1" w:rsidRPr="007E12F1" w:rsidRDefault="007E12F1" w:rsidP="007E12F1">
      <w:r w:rsidRPr="007E12F1">
        <w:t>Pregnancy identifiers</w:t>
      </w:r>
    </w:p>
    <w:p w14:paraId="23A98E0E" w14:textId="77777777" w:rsidR="007E12F1" w:rsidRDefault="007E12F1">
      <w:pPr>
        <w:spacing w:after="200" w:line="276" w:lineRule="auto"/>
        <w:rPr>
          <w:b/>
          <w:bCs/>
          <w:kern w:val="32"/>
          <w:sz w:val="32"/>
          <w:szCs w:val="32"/>
        </w:rPr>
      </w:pPr>
      <w:bookmarkStart w:id="278" w:name="_Toc67605415"/>
      <w:r>
        <w:br w:type="page"/>
      </w:r>
    </w:p>
    <w:p w14:paraId="2F8CC97C" w14:textId="3ABA99C3" w:rsidR="00D32FF7" w:rsidRDefault="00856AEE" w:rsidP="009C5811">
      <w:pPr>
        <w:pStyle w:val="Heading1"/>
        <w:numPr>
          <w:ilvl w:val="0"/>
          <w:numId w:val="0"/>
        </w:numPr>
      </w:pPr>
      <w:bookmarkStart w:id="279" w:name="_Toc69912950"/>
      <w:r>
        <w:lastRenderedPageBreak/>
        <w:t xml:space="preserve">Annex 2: Link to pregnancy concepts </w:t>
      </w:r>
      <w:proofErr w:type="spellStart"/>
      <w:r>
        <w:t>Matcho</w:t>
      </w:r>
      <w:proofErr w:type="spellEnd"/>
      <w:r w:rsidR="005A566F">
        <w:t xml:space="preserve"> and categorization</w:t>
      </w:r>
      <w:bookmarkEnd w:id="278"/>
      <w:bookmarkEnd w:id="279"/>
    </w:p>
    <w:p w14:paraId="5F5BB529" w14:textId="5C41C9D9" w:rsidR="00856AEE" w:rsidRDefault="00856AEE" w:rsidP="00E6082A">
      <w:pPr>
        <w:contextualSpacing/>
        <w:rPr>
          <w:sz w:val="22"/>
          <w:szCs w:val="22"/>
        </w:rPr>
      </w:pPr>
    </w:p>
    <w:p w14:paraId="62E96F82" w14:textId="6BFE42F8" w:rsidR="005A566F" w:rsidRDefault="00E20EB6">
      <w:pPr>
        <w:spacing w:after="200" w:line="276" w:lineRule="auto"/>
        <w:rPr>
          <w:sz w:val="22"/>
          <w:szCs w:val="22"/>
        </w:rPr>
      </w:pPr>
      <w:hyperlink r:id="rId34" w:anchor="/case-definition/EMA-Valproate-Retinoids/Matcho_1" w:history="1">
        <w:r w:rsidR="00C81B95" w:rsidRPr="00630E0A">
          <w:rPr>
            <w:rStyle w:val="Hyperlink"/>
            <w:sz w:val="22"/>
            <w:szCs w:val="22"/>
          </w:rPr>
          <w:t>https://app.vac4eu.org/codemapper/#/case-definition/EMA-Valproate-Retinoids/Matcho_1</w:t>
        </w:r>
      </w:hyperlink>
      <w:r w:rsidR="00C81B95">
        <w:rPr>
          <w:sz w:val="22"/>
          <w:szCs w:val="22"/>
        </w:rPr>
        <w:t xml:space="preserve"> till 34</w:t>
      </w:r>
      <w:r w:rsidR="005A566F">
        <w:rPr>
          <w:sz w:val="22"/>
          <w:szCs w:val="22"/>
        </w:rPr>
        <w:br w:type="page"/>
      </w:r>
    </w:p>
    <w:p w14:paraId="602BA0B8" w14:textId="0AEC19DA" w:rsidR="00856AEE" w:rsidRDefault="005A566F" w:rsidP="009C5811">
      <w:pPr>
        <w:pStyle w:val="Heading1"/>
        <w:numPr>
          <w:ilvl w:val="0"/>
          <w:numId w:val="0"/>
        </w:numPr>
        <w:ind w:left="432" w:hanging="432"/>
      </w:pPr>
      <w:bookmarkStart w:id="280" w:name="_Toc67605416"/>
      <w:bookmarkStart w:id="281" w:name="_Toc69912951"/>
      <w:r>
        <w:lastRenderedPageBreak/>
        <w:t>Annex 3: event code sheets</w:t>
      </w:r>
      <w:bookmarkEnd w:id="280"/>
      <w:bookmarkEnd w:id="281"/>
    </w:p>
    <w:p w14:paraId="2AD5ACCB" w14:textId="13F9DAC4" w:rsidR="00C81B95" w:rsidRDefault="00C81B95" w:rsidP="00E6082A">
      <w:pPr>
        <w:contextualSpacing/>
        <w:rPr>
          <w:sz w:val="22"/>
          <w:szCs w:val="22"/>
        </w:rPr>
      </w:pPr>
    </w:p>
    <w:p w14:paraId="734A5E00" w14:textId="6B084A59" w:rsidR="00BD3FFB" w:rsidRDefault="00E20EB6" w:rsidP="00E6082A">
      <w:pPr>
        <w:contextualSpacing/>
        <w:rPr>
          <w:sz w:val="22"/>
          <w:szCs w:val="22"/>
        </w:rPr>
      </w:pPr>
      <w:hyperlink r:id="rId35" w:history="1">
        <w:r w:rsidR="00BD3FFB" w:rsidRPr="00397698">
          <w:rPr>
            <w:rStyle w:val="Hyperlink"/>
            <w:sz w:val="22"/>
            <w:szCs w:val="22"/>
          </w:rPr>
          <w:t>https://drive.google.com/drive/folders/1cPV_vzv3ci3OjAEAVzCWXdF4ibpqKPUz?usp=sharing</w:t>
        </w:r>
      </w:hyperlink>
    </w:p>
    <w:p w14:paraId="2F23AC24" w14:textId="77777777" w:rsidR="00BD3FFB" w:rsidRDefault="00BD3FFB" w:rsidP="00E6082A">
      <w:pPr>
        <w:contextualSpacing/>
        <w:rPr>
          <w:sz w:val="22"/>
          <w:szCs w:val="22"/>
        </w:rPr>
      </w:pPr>
    </w:p>
    <w:p w14:paraId="6CA2BE88" w14:textId="3A746789" w:rsidR="00BD3FFB" w:rsidRDefault="00BD3FFB" w:rsidP="00E6082A">
      <w:pPr>
        <w:contextualSpacing/>
        <w:rPr>
          <w:sz w:val="22"/>
          <w:szCs w:val="22"/>
        </w:rPr>
      </w:pPr>
    </w:p>
    <w:p w14:paraId="1EB4BDA0" w14:textId="77777777" w:rsidR="00BD3FFB" w:rsidRDefault="00BD3FFB" w:rsidP="00E6082A">
      <w:pPr>
        <w:contextualSpacing/>
        <w:rPr>
          <w:sz w:val="22"/>
          <w:szCs w:val="22"/>
        </w:rPr>
      </w:pPr>
    </w:p>
    <w:tbl>
      <w:tblPr>
        <w:tblStyle w:val="TableGrid"/>
        <w:tblW w:w="5000" w:type="pct"/>
        <w:tblLook w:val="04A0" w:firstRow="1" w:lastRow="0" w:firstColumn="1" w:lastColumn="0" w:noHBand="0" w:noVBand="1"/>
      </w:tblPr>
      <w:tblGrid>
        <w:gridCol w:w="9350"/>
      </w:tblGrid>
      <w:tr w:rsidR="00BD3FFB" w14:paraId="3DA25FDA" w14:textId="77777777" w:rsidTr="00BD3FFB">
        <w:tc>
          <w:tcPr>
            <w:tcW w:w="5000" w:type="pct"/>
          </w:tcPr>
          <w:p w14:paraId="5C574EB1" w14:textId="7E7E7605" w:rsidR="00BD3FFB" w:rsidRDefault="00BD3FFB" w:rsidP="00E6082A">
            <w:pPr>
              <w:contextualSpacing/>
              <w:rPr>
                <w:sz w:val="22"/>
                <w:szCs w:val="22"/>
              </w:rPr>
            </w:pPr>
            <w:r>
              <w:rPr>
                <w:sz w:val="22"/>
                <w:szCs w:val="22"/>
              </w:rPr>
              <w:t>Event</w:t>
            </w:r>
          </w:p>
        </w:tc>
      </w:tr>
      <w:tr w:rsidR="00BD3FFB" w14:paraId="6ED995B8" w14:textId="77777777" w:rsidTr="00BD3FFB">
        <w:tc>
          <w:tcPr>
            <w:tcW w:w="5000" w:type="pct"/>
          </w:tcPr>
          <w:p w14:paraId="19440DA8" w14:textId="574A47E7" w:rsidR="00BD3FFB" w:rsidRPr="00EF7DC3" w:rsidRDefault="00BD3FFB" w:rsidP="00EF7DC3">
            <w:pPr>
              <w:pStyle w:val="ListParagraph"/>
              <w:numPr>
                <w:ilvl w:val="0"/>
                <w:numId w:val="70"/>
              </w:numPr>
              <w:contextualSpacing/>
              <w:rPr>
                <w:sz w:val="22"/>
              </w:rPr>
            </w:pPr>
            <w:r w:rsidRPr="00EF7DC3">
              <w:rPr>
                <w:sz w:val="22"/>
              </w:rPr>
              <w:t>Breast Cancer</w:t>
            </w:r>
          </w:p>
        </w:tc>
      </w:tr>
      <w:tr w:rsidR="00BD3FFB" w14:paraId="5869E7C9" w14:textId="77777777" w:rsidTr="00BD3FFB">
        <w:tc>
          <w:tcPr>
            <w:tcW w:w="5000" w:type="pct"/>
          </w:tcPr>
          <w:p w14:paraId="6BC0E27E" w14:textId="6BC69C02" w:rsidR="00BD3FFB" w:rsidRPr="00BB3CA2" w:rsidRDefault="00BD3FFB" w:rsidP="00BB3CA2">
            <w:pPr>
              <w:pStyle w:val="ListParagraph"/>
              <w:numPr>
                <w:ilvl w:val="0"/>
                <w:numId w:val="70"/>
              </w:numPr>
              <w:contextualSpacing/>
              <w:rPr>
                <w:sz w:val="22"/>
              </w:rPr>
            </w:pPr>
            <w:r w:rsidRPr="00BB3CA2">
              <w:rPr>
                <w:sz w:val="22"/>
              </w:rPr>
              <w:t>Depression/ anxiety</w:t>
            </w:r>
          </w:p>
        </w:tc>
      </w:tr>
      <w:tr w:rsidR="00BD3FFB" w14:paraId="6D2EDBE2" w14:textId="77777777" w:rsidTr="00BD3FFB">
        <w:tc>
          <w:tcPr>
            <w:tcW w:w="5000" w:type="pct"/>
          </w:tcPr>
          <w:p w14:paraId="45525508" w14:textId="0AC1A171" w:rsidR="00BD3FFB" w:rsidRPr="00BB3CA2" w:rsidRDefault="00BD3FFB" w:rsidP="00BB3CA2">
            <w:pPr>
              <w:pStyle w:val="ListParagraph"/>
              <w:numPr>
                <w:ilvl w:val="0"/>
                <w:numId w:val="70"/>
              </w:numPr>
              <w:contextualSpacing/>
              <w:rPr>
                <w:sz w:val="22"/>
              </w:rPr>
            </w:pPr>
            <w:r w:rsidRPr="00BB3CA2">
              <w:rPr>
                <w:sz w:val="22"/>
              </w:rPr>
              <w:t>Epilepsy</w:t>
            </w:r>
          </w:p>
        </w:tc>
      </w:tr>
      <w:tr w:rsidR="00BD3FFB" w14:paraId="51D21738" w14:textId="77777777" w:rsidTr="00BD3FFB">
        <w:tc>
          <w:tcPr>
            <w:tcW w:w="5000" w:type="pct"/>
          </w:tcPr>
          <w:p w14:paraId="3677BB8A" w14:textId="147AA1EE" w:rsidR="00BD3FFB" w:rsidRPr="00BB3CA2" w:rsidRDefault="00BD3FFB" w:rsidP="00BB3CA2">
            <w:pPr>
              <w:pStyle w:val="ListParagraph"/>
              <w:numPr>
                <w:ilvl w:val="0"/>
                <w:numId w:val="70"/>
              </w:numPr>
              <w:contextualSpacing/>
              <w:rPr>
                <w:sz w:val="22"/>
              </w:rPr>
            </w:pPr>
            <w:r w:rsidRPr="00BB3CA2">
              <w:rPr>
                <w:sz w:val="22"/>
              </w:rPr>
              <w:t>Fetal growth restriction</w:t>
            </w:r>
          </w:p>
        </w:tc>
      </w:tr>
      <w:tr w:rsidR="00BD3FFB" w14:paraId="2E2B4ED8" w14:textId="77777777" w:rsidTr="00BD3FFB">
        <w:tc>
          <w:tcPr>
            <w:tcW w:w="5000" w:type="pct"/>
          </w:tcPr>
          <w:p w14:paraId="015D8822" w14:textId="1A0E576D" w:rsidR="00BD3FFB" w:rsidRPr="00BB3CA2" w:rsidRDefault="00BD3FFB" w:rsidP="00BB3CA2">
            <w:pPr>
              <w:pStyle w:val="ListParagraph"/>
              <w:numPr>
                <w:ilvl w:val="0"/>
                <w:numId w:val="70"/>
              </w:numPr>
              <w:contextualSpacing/>
              <w:rPr>
                <w:sz w:val="22"/>
              </w:rPr>
            </w:pPr>
            <w:r w:rsidRPr="00BB3CA2">
              <w:rPr>
                <w:sz w:val="22"/>
              </w:rPr>
              <w:t>Gestational Diabetes</w:t>
            </w:r>
          </w:p>
        </w:tc>
      </w:tr>
      <w:tr w:rsidR="00BD3FFB" w14:paraId="7C7770F5" w14:textId="77777777" w:rsidTr="00BD3FFB">
        <w:tc>
          <w:tcPr>
            <w:tcW w:w="5000" w:type="pct"/>
          </w:tcPr>
          <w:p w14:paraId="74BDF470" w14:textId="19BFA929" w:rsidR="00BD3FFB" w:rsidRPr="00BB3CA2" w:rsidRDefault="00BD3FFB" w:rsidP="00BB3CA2">
            <w:pPr>
              <w:pStyle w:val="ListParagraph"/>
              <w:numPr>
                <w:ilvl w:val="0"/>
                <w:numId w:val="70"/>
              </w:numPr>
              <w:contextualSpacing/>
              <w:rPr>
                <w:sz w:val="22"/>
              </w:rPr>
            </w:pPr>
            <w:r w:rsidRPr="00BB3CA2">
              <w:rPr>
                <w:sz w:val="22"/>
              </w:rPr>
              <w:t>Induced terminations of pregnancy - elective</w:t>
            </w:r>
          </w:p>
        </w:tc>
      </w:tr>
      <w:tr w:rsidR="00BD3FFB" w14:paraId="797E9CAE" w14:textId="77777777" w:rsidTr="00BD3FFB">
        <w:tc>
          <w:tcPr>
            <w:tcW w:w="5000" w:type="pct"/>
          </w:tcPr>
          <w:p w14:paraId="6720CA4E" w14:textId="3C0AD0A4" w:rsidR="00BD3FFB" w:rsidRPr="00BB3CA2" w:rsidRDefault="00BD3FFB" w:rsidP="00BB3CA2">
            <w:pPr>
              <w:pStyle w:val="ListParagraph"/>
              <w:numPr>
                <w:ilvl w:val="0"/>
                <w:numId w:val="70"/>
              </w:numPr>
              <w:contextualSpacing/>
              <w:rPr>
                <w:sz w:val="22"/>
              </w:rPr>
            </w:pPr>
            <w:r w:rsidRPr="00BB3CA2">
              <w:rPr>
                <w:sz w:val="22"/>
              </w:rPr>
              <w:t>Maternal death</w:t>
            </w:r>
          </w:p>
        </w:tc>
      </w:tr>
      <w:tr w:rsidR="00BD3FFB" w14:paraId="129B2405" w14:textId="77777777" w:rsidTr="00BD3FFB">
        <w:tc>
          <w:tcPr>
            <w:tcW w:w="5000" w:type="pct"/>
          </w:tcPr>
          <w:p w14:paraId="429D540B" w14:textId="5EF27011" w:rsidR="00BD3FFB" w:rsidRPr="00BB3CA2" w:rsidRDefault="00BD3FFB" w:rsidP="00BB3CA2">
            <w:pPr>
              <w:pStyle w:val="ListParagraph"/>
              <w:numPr>
                <w:ilvl w:val="0"/>
                <w:numId w:val="70"/>
              </w:numPr>
              <w:contextualSpacing/>
              <w:rPr>
                <w:sz w:val="22"/>
              </w:rPr>
            </w:pPr>
            <w:r w:rsidRPr="00BB3CA2">
              <w:rPr>
                <w:sz w:val="22"/>
              </w:rPr>
              <w:t>Migraine</w:t>
            </w:r>
          </w:p>
        </w:tc>
      </w:tr>
      <w:tr w:rsidR="00BD3FFB" w14:paraId="4DF43F1E" w14:textId="77777777" w:rsidTr="00BD3FFB">
        <w:tc>
          <w:tcPr>
            <w:tcW w:w="5000" w:type="pct"/>
          </w:tcPr>
          <w:p w14:paraId="063A2092" w14:textId="508F9132" w:rsidR="00BD3FFB" w:rsidRPr="00BB3CA2" w:rsidRDefault="00BD3FFB" w:rsidP="00BB3CA2">
            <w:pPr>
              <w:pStyle w:val="ListParagraph"/>
              <w:numPr>
                <w:ilvl w:val="0"/>
                <w:numId w:val="70"/>
              </w:numPr>
              <w:contextualSpacing/>
              <w:rPr>
                <w:sz w:val="22"/>
              </w:rPr>
            </w:pPr>
            <w:r w:rsidRPr="00BB3CA2">
              <w:rPr>
                <w:sz w:val="22"/>
              </w:rPr>
              <w:t>Multiple gestation</w:t>
            </w:r>
          </w:p>
        </w:tc>
      </w:tr>
      <w:tr w:rsidR="00BD3FFB" w14:paraId="207CFD0C" w14:textId="77777777" w:rsidTr="00BD3FFB">
        <w:tc>
          <w:tcPr>
            <w:tcW w:w="5000" w:type="pct"/>
          </w:tcPr>
          <w:p w14:paraId="6F0B9D5F" w14:textId="03519BFB" w:rsidR="00BD3FFB" w:rsidRPr="00BB3CA2" w:rsidRDefault="00BD3FFB" w:rsidP="00BB3CA2">
            <w:pPr>
              <w:pStyle w:val="ListParagraph"/>
              <w:numPr>
                <w:ilvl w:val="0"/>
                <w:numId w:val="70"/>
              </w:numPr>
              <w:contextualSpacing/>
              <w:rPr>
                <w:sz w:val="22"/>
              </w:rPr>
            </w:pPr>
            <w:r w:rsidRPr="00BB3CA2">
              <w:rPr>
                <w:sz w:val="22"/>
              </w:rPr>
              <w:t>Multiple sclerosis</w:t>
            </w:r>
          </w:p>
        </w:tc>
      </w:tr>
      <w:tr w:rsidR="00BD3FFB" w14:paraId="7377AE89" w14:textId="77777777" w:rsidTr="00BD3FFB">
        <w:tc>
          <w:tcPr>
            <w:tcW w:w="5000" w:type="pct"/>
          </w:tcPr>
          <w:p w14:paraId="1A4D5919" w14:textId="19FAA545" w:rsidR="00BD3FFB" w:rsidRPr="00BB3CA2" w:rsidRDefault="00BD3FFB" w:rsidP="00BB3CA2">
            <w:pPr>
              <w:pStyle w:val="ListParagraph"/>
              <w:numPr>
                <w:ilvl w:val="0"/>
                <w:numId w:val="70"/>
              </w:numPr>
              <w:contextualSpacing/>
              <w:rPr>
                <w:sz w:val="22"/>
              </w:rPr>
            </w:pPr>
            <w:r w:rsidRPr="00BB3CA2">
              <w:rPr>
                <w:sz w:val="22"/>
              </w:rPr>
              <w:t>Pre-eclampsia</w:t>
            </w:r>
          </w:p>
        </w:tc>
      </w:tr>
      <w:tr w:rsidR="00BD3FFB" w14:paraId="7BB4715D" w14:textId="77777777" w:rsidTr="00BD3FFB">
        <w:tc>
          <w:tcPr>
            <w:tcW w:w="5000" w:type="pct"/>
          </w:tcPr>
          <w:p w14:paraId="441D066B" w14:textId="783F4E92" w:rsidR="00BD3FFB" w:rsidRPr="00BB3CA2" w:rsidRDefault="00BD3FFB" w:rsidP="00BB3CA2">
            <w:pPr>
              <w:pStyle w:val="ListParagraph"/>
              <w:numPr>
                <w:ilvl w:val="0"/>
                <w:numId w:val="70"/>
              </w:numPr>
              <w:contextualSpacing/>
              <w:rPr>
                <w:sz w:val="22"/>
              </w:rPr>
            </w:pPr>
            <w:r w:rsidRPr="00BB3CA2">
              <w:rPr>
                <w:sz w:val="22"/>
              </w:rPr>
              <w:t>Rheumatoid arthritis</w:t>
            </w:r>
          </w:p>
        </w:tc>
      </w:tr>
      <w:tr w:rsidR="00BD3FFB" w14:paraId="28432FCF" w14:textId="77777777" w:rsidTr="00BD3FFB">
        <w:tc>
          <w:tcPr>
            <w:tcW w:w="5000" w:type="pct"/>
          </w:tcPr>
          <w:p w14:paraId="00201CEA" w14:textId="0C017A6B" w:rsidR="00BD3FFB" w:rsidRPr="00BB3CA2" w:rsidRDefault="00BD3FFB" w:rsidP="00BB3CA2">
            <w:pPr>
              <w:pStyle w:val="ListParagraph"/>
              <w:numPr>
                <w:ilvl w:val="0"/>
                <w:numId w:val="70"/>
              </w:numPr>
              <w:contextualSpacing/>
              <w:rPr>
                <w:sz w:val="22"/>
              </w:rPr>
            </w:pPr>
            <w:r w:rsidRPr="00BB3CA2">
              <w:rPr>
                <w:sz w:val="22"/>
              </w:rPr>
              <w:t>Spontaneous abortions</w:t>
            </w:r>
          </w:p>
        </w:tc>
      </w:tr>
      <w:tr w:rsidR="00BD3FFB" w14:paraId="059670B1" w14:textId="77777777" w:rsidTr="00BD3FFB">
        <w:tc>
          <w:tcPr>
            <w:tcW w:w="5000" w:type="pct"/>
          </w:tcPr>
          <w:p w14:paraId="5F69C23D" w14:textId="43DF543B" w:rsidR="00BD3FFB" w:rsidRPr="00BB3CA2" w:rsidRDefault="00BD3FFB" w:rsidP="00BB3CA2">
            <w:pPr>
              <w:pStyle w:val="ListParagraph"/>
              <w:numPr>
                <w:ilvl w:val="0"/>
                <w:numId w:val="70"/>
              </w:numPr>
              <w:contextualSpacing/>
              <w:rPr>
                <w:sz w:val="22"/>
              </w:rPr>
            </w:pPr>
            <w:r w:rsidRPr="00BB3CA2">
              <w:rPr>
                <w:sz w:val="22"/>
              </w:rPr>
              <w:t>Stillbirth</w:t>
            </w:r>
          </w:p>
        </w:tc>
      </w:tr>
      <w:tr w:rsidR="00BD3FFB" w14:paraId="7BB54C70" w14:textId="77777777" w:rsidTr="00BD3FFB">
        <w:tc>
          <w:tcPr>
            <w:tcW w:w="5000" w:type="pct"/>
          </w:tcPr>
          <w:p w14:paraId="7EC65487" w14:textId="472E7C1C" w:rsidR="00BD3FFB" w:rsidRPr="00BB3CA2" w:rsidRDefault="00BD3FFB" w:rsidP="00BB3CA2">
            <w:pPr>
              <w:pStyle w:val="ListParagraph"/>
              <w:numPr>
                <w:ilvl w:val="0"/>
                <w:numId w:val="70"/>
              </w:numPr>
              <w:contextualSpacing/>
              <w:rPr>
                <w:sz w:val="22"/>
              </w:rPr>
            </w:pPr>
            <w:r w:rsidRPr="00BB3CA2">
              <w:rPr>
                <w:sz w:val="22"/>
              </w:rPr>
              <w:t>Systemic Lupus Erythematosus (SLE)</w:t>
            </w:r>
          </w:p>
        </w:tc>
      </w:tr>
      <w:tr w:rsidR="00BD3FFB" w14:paraId="744A710A" w14:textId="77777777" w:rsidTr="00BD3FFB">
        <w:tc>
          <w:tcPr>
            <w:tcW w:w="5000" w:type="pct"/>
          </w:tcPr>
          <w:p w14:paraId="3D871D64" w14:textId="15F9ACB0" w:rsidR="00BD3FFB" w:rsidRPr="00BB3CA2" w:rsidRDefault="00BD3FFB" w:rsidP="00BB3CA2">
            <w:pPr>
              <w:pStyle w:val="ListParagraph"/>
              <w:numPr>
                <w:ilvl w:val="0"/>
                <w:numId w:val="70"/>
              </w:numPr>
              <w:contextualSpacing/>
              <w:rPr>
                <w:sz w:val="22"/>
              </w:rPr>
            </w:pPr>
            <w:r w:rsidRPr="00BB3CA2">
              <w:rPr>
                <w:sz w:val="22"/>
              </w:rPr>
              <w:t>Termination of Pregnancy for Fetal Anomaly (TOPFA)</w:t>
            </w:r>
          </w:p>
        </w:tc>
      </w:tr>
      <w:tr w:rsidR="00BD3FFB" w14:paraId="73CE0571" w14:textId="77777777" w:rsidTr="00BD3FFB">
        <w:tc>
          <w:tcPr>
            <w:tcW w:w="5000" w:type="pct"/>
          </w:tcPr>
          <w:p w14:paraId="22A12AD3" w14:textId="10B1552D" w:rsidR="00BD3FFB" w:rsidRPr="00BB3CA2" w:rsidRDefault="00BD3FFB" w:rsidP="00BB3CA2">
            <w:pPr>
              <w:pStyle w:val="ListParagraph"/>
              <w:numPr>
                <w:ilvl w:val="0"/>
                <w:numId w:val="70"/>
              </w:numPr>
              <w:contextualSpacing/>
              <w:rPr>
                <w:sz w:val="22"/>
              </w:rPr>
            </w:pPr>
            <w:r w:rsidRPr="00BB3CA2">
              <w:rPr>
                <w:sz w:val="22"/>
              </w:rPr>
              <w:t>Attention Deficit Hyperactivity Disorder (ADHD)</w:t>
            </w:r>
          </w:p>
        </w:tc>
      </w:tr>
      <w:tr w:rsidR="00BD3FFB" w14:paraId="5E18E6E0" w14:textId="77777777" w:rsidTr="00BD3FFB">
        <w:tc>
          <w:tcPr>
            <w:tcW w:w="5000" w:type="pct"/>
          </w:tcPr>
          <w:p w14:paraId="15DE5845" w14:textId="44D27329" w:rsidR="00BD3FFB" w:rsidRPr="00BB3CA2" w:rsidRDefault="00BD3FFB" w:rsidP="00BB3CA2">
            <w:pPr>
              <w:pStyle w:val="ListParagraph"/>
              <w:numPr>
                <w:ilvl w:val="0"/>
                <w:numId w:val="70"/>
              </w:numPr>
              <w:contextualSpacing/>
              <w:rPr>
                <w:sz w:val="22"/>
              </w:rPr>
            </w:pPr>
            <w:r w:rsidRPr="00BB3CA2">
              <w:rPr>
                <w:sz w:val="22"/>
              </w:rPr>
              <w:t>Autism spectrum disorder</w:t>
            </w:r>
          </w:p>
        </w:tc>
      </w:tr>
      <w:tr w:rsidR="00BD3FFB" w14:paraId="35940315" w14:textId="77777777" w:rsidTr="00BD3FFB">
        <w:tc>
          <w:tcPr>
            <w:tcW w:w="5000" w:type="pct"/>
          </w:tcPr>
          <w:p w14:paraId="5C66DB45" w14:textId="3D7090BE" w:rsidR="00BD3FFB" w:rsidRPr="00BB3CA2" w:rsidRDefault="00BD3FFB" w:rsidP="00BB3CA2">
            <w:pPr>
              <w:pStyle w:val="ListParagraph"/>
              <w:numPr>
                <w:ilvl w:val="0"/>
                <w:numId w:val="70"/>
              </w:numPr>
              <w:contextualSpacing/>
              <w:rPr>
                <w:sz w:val="22"/>
              </w:rPr>
            </w:pPr>
            <w:r w:rsidRPr="00BB3CA2">
              <w:rPr>
                <w:sz w:val="22"/>
              </w:rPr>
              <w:t>Low birth weight</w:t>
            </w:r>
          </w:p>
        </w:tc>
      </w:tr>
      <w:tr w:rsidR="00BD3FFB" w14:paraId="33AFF23C" w14:textId="77777777" w:rsidTr="00BD3FFB">
        <w:tc>
          <w:tcPr>
            <w:tcW w:w="5000" w:type="pct"/>
          </w:tcPr>
          <w:p w14:paraId="7404D924" w14:textId="5B3E883E" w:rsidR="00BD3FFB" w:rsidRPr="00BB3CA2" w:rsidRDefault="00BD3FFB" w:rsidP="00BB3CA2">
            <w:pPr>
              <w:pStyle w:val="ListParagraph"/>
              <w:numPr>
                <w:ilvl w:val="0"/>
                <w:numId w:val="70"/>
              </w:numPr>
              <w:contextualSpacing/>
              <w:rPr>
                <w:sz w:val="22"/>
              </w:rPr>
            </w:pPr>
            <w:r w:rsidRPr="00BB3CA2">
              <w:rPr>
                <w:sz w:val="22"/>
              </w:rPr>
              <w:t>Major congenital anomalies</w:t>
            </w:r>
          </w:p>
        </w:tc>
      </w:tr>
      <w:tr w:rsidR="00BD3FFB" w14:paraId="405C19F5" w14:textId="77777777" w:rsidTr="00BD3FFB">
        <w:tc>
          <w:tcPr>
            <w:tcW w:w="5000" w:type="pct"/>
          </w:tcPr>
          <w:p w14:paraId="5E1E9015" w14:textId="5EBDC271" w:rsidR="00BD3FFB" w:rsidRPr="00BB3CA2" w:rsidRDefault="00BD3FFB" w:rsidP="00BB3CA2">
            <w:pPr>
              <w:pStyle w:val="ListParagraph"/>
              <w:numPr>
                <w:ilvl w:val="0"/>
                <w:numId w:val="70"/>
              </w:numPr>
              <w:contextualSpacing/>
              <w:rPr>
                <w:sz w:val="22"/>
              </w:rPr>
            </w:pPr>
            <w:r w:rsidRPr="00BB3CA2">
              <w:rPr>
                <w:sz w:val="22"/>
              </w:rPr>
              <w:t>Microcephaly</w:t>
            </w:r>
          </w:p>
        </w:tc>
      </w:tr>
      <w:tr w:rsidR="00BD3FFB" w14:paraId="44A140E4" w14:textId="77777777" w:rsidTr="00BD3FFB">
        <w:tc>
          <w:tcPr>
            <w:tcW w:w="5000" w:type="pct"/>
          </w:tcPr>
          <w:p w14:paraId="0F9C7BE3" w14:textId="4C64D2D7" w:rsidR="00BD3FFB" w:rsidRPr="00BB3CA2" w:rsidRDefault="00BD3FFB" w:rsidP="00BB3CA2">
            <w:pPr>
              <w:pStyle w:val="ListParagraph"/>
              <w:numPr>
                <w:ilvl w:val="0"/>
                <w:numId w:val="70"/>
              </w:numPr>
              <w:contextualSpacing/>
              <w:rPr>
                <w:sz w:val="22"/>
              </w:rPr>
            </w:pPr>
            <w:r w:rsidRPr="00BB3CA2">
              <w:rPr>
                <w:sz w:val="22"/>
              </w:rPr>
              <w:t>Neonatal death</w:t>
            </w:r>
          </w:p>
        </w:tc>
      </w:tr>
      <w:tr w:rsidR="00BD3FFB" w14:paraId="0D9129F4" w14:textId="77777777" w:rsidTr="00BD3FFB">
        <w:tc>
          <w:tcPr>
            <w:tcW w:w="5000" w:type="pct"/>
          </w:tcPr>
          <w:p w14:paraId="6A8E5F5C" w14:textId="4991A955" w:rsidR="00BD3FFB" w:rsidRPr="00BB3CA2" w:rsidRDefault="00BD3FFB" w:rsidP="00BB3CA2">
            <w:pPr>
              <w:pStyle w:val="ListParagraph"/>
              <w:numPr>
                <w:ilvl w:val="0"/>
                <w:numId w:val="70"/>
              </w:numPr>
              <w:contextualSpacing/>
              <w:rPr>
                <w:sz w:val="22"/>
              </w:rPr>
            </w:pPr>
            <w:r w:rsidRPr="00BB3CA2">
              <w:rPr>
                <w:sz w:val="22"/>
              </w:rPr>
              <w:t>Preterm birth</w:t>
            </w:r>
          </w:p>
        </w:tc>
      </w:tr>
    </w:tbl>
    <w:p w14:paraId="728EF3EB" w14:textId="53F57C56" w:rsidR="00C81B95" w:rsidRDefault="00C81B95" w:rsidP="00E6082A">
      <w:pPr>
        <w:contextualSpacing/>
        <w:rPr>
          <w:sz w:val="22"/>
          <w:szCs w:val="22"/>
        </w:rPr>
      </w:pPr>
    </w:p>
    <w:p w14:paraId="4AA381E3" w14:textId="02322337" w:rsidR="00EF7DC3" w:rsidRPr="00A2378C" w:rsidRDefault="00EF7DC3" w:rsidP="00A2378C">
      <w:pPr>
        <w:spacing w:after="200" w:line="276" w:lineRule="auto"/>
        <w:rPr>
          <w:rFonts w:ascii="Calibri" w:eastAsia="Calibri" w:hAnsi="Calibri"/>
          <w:sz w:val="22"/>
          <w:szCs w:val="22"/>
        </w:rPr>
      </w:pPr>
      <w:r>
        <w:rPr>
          <w:sz w:val="22"/>
        </w:rPr>
        <w:br w:type="page"/>
      </w:r>
    </w:p>
    <w:sectPr w:rsidR="00EF7DC3" w:rsidRPr="00A2378C" w:rsidSect="00E6082A">
      <w:headerReference w:type="default"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9" w:author="Miriam Sturkenboom" w:date="2021-03-25T09:44:00Z" w:initials="MS">
    <w:p w14:paraId="199D6E8E" w14:textId="28F335BB" w:rsidR="0094630F" w:rsidRDefault="0094630F">
      <w:pPr>
        <w:pStyle w:val="CommentText"/>
      </w:pPr>
      <w:r>
        <w:rPr>
          <w:rStyle w:val="CommentReference"/>
        </w:rPr>
        <w:annotationRef/>
      </w:r>
      <w:r>
        <w:rPr>
          <w:noProof/>
        </w:rPr>
        <w:t>Vjola to add in the graphics and the subpopulations</w:t>
      </w:r>
    </w:p>
  </w:comment>
  <w:comment w:id="178" w:author="Miriam Sturkenboom" w:date="2021-03-25T09:48:00Z" w:initials="MS">
    <w:p w14:paraId="34A654EC" w14:textId="3D9E9A1E" w:rsidR="0094630F" w:rsidRDefault="0094630F">
      <w:pPr>
        <w:pStyle w:val="CommentText"/>
      </w:pPr>
      <w:r>
        <w:rPr>
          <w:rStyle w:val="CommentReference"/>
        </w:rPr>
        <w:annotationRef/>
      </w:r>
      <w:r>
        <w:rPr>
          <w:noProof/>
        </w:rPr>
        <w:t>graphic of start dates of subpopulations and enddates</w:t>
      </w:r>
    </w:p>
  </w:comment>
  <w:comment w:id="179" w:author="Hoxhaj, V. (Vjola)" w:date="2022-01-11T06:15:00Z" w:initials="HV(">
    <w:p w14:paraId="6BB5CBDF" w14:textId="34963A33" w:rsidR="00944FBB" w:rsidRDefault="00944FBB">
      <w:pPr>
        <w:pStyle w:val="CommentText"/>
      </w:pPr>
      <w:r>
        <w:rPr>
          <w:rStyle w:val="CommentReference"/>
        </w:rPr>
        <w:annotationRef/>
      </w:r>
      <w:r w:rsidR="00E20EB6">
        <w:rPr>
          <w:noProof/>
        </w:rPr>
        <w:t>Not possible to create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9D6E8E" w15:done="0"/>
  <w15:commentEx w15:paraId="34A654EC" w15:done="0"/>
  <w15:commentEx w15:paraId="6BB5CBDF" w15:paraIdParent="34A654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6DA0A" w16cex:dateUtc="2021-03-25T08:44:00Z"/>
  <w16cex:commentExtensible w16cex:durableId="2406DADF" w16cex:dateUtc="2021-03-25T08:48:00Z"/>
  <w16cex:commentExtensible w16cex:durableId="25879EFB" w16cex:dateUtc="2022-01-11T0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9D6E8E" w16cid:durableId="2406DA0A"/>
  <w16cid:commentId w16cid:paraId="34A654EC" w16cid:durableId="2406DADF"/>
  <w16cid:commentId w16cid:paraId="6BB5CBDF" w16cid:durableId="25879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AECF7" w14:textId="77777777" w:rsidR="00E20EB6" w:rsidRDefault="00E20EB6" w:rsidP="00DA06CB">
      <w:r>
        <w:separator/>
      </w:r>
    </w:p>
    <w:p w14:paraId="13A1A423" w14:textId="77777777" w:rsidR="00E20EB6" w:rsidRDefault="00E20EB6"/>
  </w:endnote>
  <w:endnote w:type="continuationSeparator" w:id="0">
    <w:p w14:paraId="38CD3D17" w14:textId="77777777" w:rsidR="00E20EB6" w:rsidRDefault="00E20EB6" w:rsidP="00DA06CB">
      <w:r>
        <w:continuationSeparator/>
      </w:r>
    </w:p>
    <w:p w14:paraId="34AD780B" w14:textId="77777777" w:rsidR="00E20EB6" w:rsidRDefault="00E20EB6"/>
  </w:endnote>
  <w:endnote w:type="continuationNotice" w:id="1">
    <w:p w14:paraId="0A4D32FB" w14:textId="77777777" w:rsidR="00E20EB6" w:rsidRDefault="00E20EB6"/>
    <w:p w14:paraId="4EA97D5B" w14:textId="77777777" w:rsidR="00E20EB6" w:rsidRDefault="00E20E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Open Sans">
    <w:altName w:val="Segoe UI"/>
    <w:panose1 w:val="020B0606030504020204"/>
    <w:charset w:val="00"/>
    <w:family w:val="swiss"/>
    <w:notTrueType/>
    <w:pitch w:val="variable"/>
    <w:sig w:usb0="E00002EF" w:usb1="4000205B" w:usb2="00000028" w:usb3="00000000" w:csb0="0000019F" w:csb1="00000000"/>
  </w:font>
  <w:font w:name="Arial Narrow">
    <w:altName w:val="﷽﷽﷽﷽﷽﷽﷽﷽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571791"/>
      <w:docPartObj>
        <w:docPartGallery w:val="Page Numbers (Bottom of Page)"/>
        <w:docPartUnique/>
      </w:docPartObj>
    </w:sdtPr>
    <w:sdtEndPr>
      <w:rPr>
        <w:noProof/>
      </w:rPr>
    </w:sdtEndPr>
    <w:sdtContent>
      <w:p w14:paraId="3D827F21" w14:textId="23170B0F" w:rsidR="0094630F" w:rsidRDefault="0094630F">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5253E503" w14:textId="77777777" w:rsidR="0094630F" w:rsidRDefault="009463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851252"/>
      <w:docPartObj>
        <w:docPartGallery w:val="Page Numbers (Bottom of Page)"/>
        <w:docPartUnique/>
      </w:docPartObj>
    </w:sdtPr>
    <w:sdtEndPr>
      <w:rPr>
        <w:noProof/>
      </w:rPr>
    </w:sdtEndPr>
    <w:sdtContent>
      <w:p w14:paraId="30C4564F" w14:textId="5D1C0152" w:rsidR="0094630F" w:rsidRDefault="0094630F" w:rsidP="003B4B69">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sdtContent>
  </w:sdt>
  <w:p w14:paraId="772FE71E" w14:textId="77777777" w:rsidR="0094630F" w:rsidRDefault="009463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D7837" w14:textId="77777777" w:rsidR="00E20EB6" w:rsidRDefault="00E20EB6" w:rsidP="00DA06CB">
      <w:r>
        <w:separator/>
      </w:r>
    </w:p>
    <w:p w14:paraId="67B98688" w14:textId="77777777" w:rsidR="00E20EB6" w:rsidRDefault="00E20EB6"/>
  </w:footnote>
  <w:footnote w:type="continuationSeparator" w:id="0">
    <w:p w14:paraId="4B8DB900" w14:textId="77777777" w:rsidR="00E20EB6" w:rsidRDefault="00E20EB6" w:rsidP="00DA06CB">
      <w:r>
        <w:continuationSeparator/>
      </w:r>
    </w:p>
    <w:p w14:paraId="16FF1AFB" w14:textId="77777777" w:rsidR="00E20EB6" w:rsidRDefault="00E20EB6"/>
  </w:footnote>
  <w:footnote w:type="continuationNotice" w:id="1">
    <w:p w14:paraId="4003F0F8" w14:textId="77777777" w:rsidR="00E20EB6" w:rsidRDefault="00E20EB6"/>
    <w:p w14:paraId="72403EA5" w14:textId="77777777" w:rsidR="00E20EB6" w:rsidRDefault="00E20EB6"/>
  </w:footnote>
  <w:footnote w:id="2">
    <w:p w14:paraId="30BEC747" w14:textId="18399A13" w:rsidR="0094630F" w:rsidRDefault="0094630F">
      <w:pPr>
        <w:pStyle w:val="FootnoteText"/>
      </w:pPr>
      <w:r>
        <w:rPr>
          <w:rStyle w:val="FootnoteReference"/>
        </w:rPr>
        <w:footnoteRef/>
      </w:r>
      <w:r>
        <w:t xml:space="preserve"> </w:t>
      </w:r>
      <w:hyperlink r:id="rId1" w:history="1">
        <w:r w:rsidRPr="0073456B">
          <w:rPr>
            <w:rStyle w:val="Hyperlink"/>
          </w:rPr>
          <w:t>http://esa.un.org/wpp/</w:t>
        </w:r>
      </w:hyperlink>
    </w:p>
    <w:p w14:paraId="35A39063" w14:textId="77777777" w:rsidR="0094630F" w:rsidRDefault="0094630F">
      <w:pPr>
        <w:pStyle w:val="FootnoteText"/>
      </w:pPr>
    </w:p>
    <w:p w14:paraId="0452E700" w14:textId="77777777" w:rsidR="0094630F" w:rsidRDefault="0094630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82530" w14:textId="6542648B" w:rsidR="0094630F" w:rsidRDefault="0094630F" w:rsidP="009619BB">
    <w:pPr>
      <w:pStyle w:val="Footer"/>
      <w:jc w:val="right"/>
    </w:pPr>
    <w:r>
      <w:t>Confidential</w:t>
    </w:r>
    <w:r>
      <w:tab/>
      <w:t>IMI ConcePTION SAP, Version 0.2</w:t>
    </w:r>
  </w:p>
  <w:p w14:paraId="66B6C948" w14:textId="60C8AA34" w:rsidR="0094630F" w:rsidRDefault="0094630F">
    <w:pPr>
      <w:pStyle w:val="Header"/>
    </w:pPr>
  </w:p>
  <w:p w14:paraId="477AAFCE" w14:textId="77777777" w:rsidR="0094630F" w:rsidRDefault="009463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65A6" w14:textId="02A4D26D" w:rsidR="0094630F" w:rsidRDefault="0094630F" w:rsidP="003B4B69">
    <w:pPr>
      <w:pStyle w:val="Footer"/>
    </w:pPr>
    <w:r>
      <w:tab/>
      <w:t>Confidential</w:t>
    </w:r>
    <w:r>
      <w:tab/>
      <w:t>EMA/2017/09/PE (Lot 4) SAP, Version 0.1</w:t>
    </w:r>
  </w:p>
  <w:p w14:paraId="1D157B55" w14:textId="77777777" w:rsidR="0094630F" w:rsidRDefault="009463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57B"/>
    <w:multiLevelType w:val="hybridMultilevel"/>
    <w:tmpl w:val="2ADA38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30F6A"/>
    <w:multiLevelType w:val="hybridMultilevel"/>
    <w:tmpl w:val="8924CA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357741"/>
    <w:multiLevelType w:val="multilevel"/>
    <w:tmpl w:val="D708D0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964" w:hanging="720"/>
      </w:pPr>
      <w:rPr>
        <w:rFonts w:cs="Times New Roman"/>
        <w:b/>
        <w:bCs w:val="0"/>
        <w:i/>
        <w:iCs w:val="0"/>
        <w:caps w:val="0"/>
        <w:smallCaps w:val="0"/>
        <w:strike w:val="0"/>
        <w:dstrike w:val="0"/>
        <w:noProof w:val="0"/>
        <w:vanish w:val="0"/>
        <w:color w:val="00000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34C3AF3"/>
    <w:multiLevelType w:val="hybridMultilevel"/>
    <w:tmpl w:val="99027C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F50E6C"/>
    <w:multiLevelType w:val="hybridMultilevel"/>
    <w:tmpl w:val="515000DE"/>
    <w:lvl w:ilvl="0" w:tplc="3556AC80">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7B0B04"/>
    <w:multiLevelType w:val="hybridMultilevel"/>
    <w:tmpl w:val="8250AA7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CD22C8"/>
    <w:multiLevelType w:val="hybridMultilevel"/>
    <w:tmpl w:val="201C2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304BF"/>
    <w:multiLevelType w:val="hybridMultilevel"/>
    <w:tmpl w:val="06E279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DBA3967"/>
    <w:multiLevelType w:val="hybridMultilevel"/>
    <w:tmpl w:val="389C2152"/>
    <w:lvl w:ilvl="0" w:tplc="53F69B10">
      <w:start w:val="1"/>
      <w:numFmt w:val="bullet"/>
      <w:pStyle w:val="Guide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5B7639"/>
    <w:multiLevelType w:val="hybridMultilevel"/>
    <w:tmpl w:val="4566DBD2"/>
    <w:lvl w:ilvl="0" w:tplc="1E7E50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8B72AE"/>
    <w:multiLevelType w:val="hybridMultilevel"/>
    <w:tmpl w:val="1682B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C415F6"/>
    <w:multiLevelType w:val="hybridMultilevel"/>
    <w:tmpl w:val="199A9394"/>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A438C6"/>
    <w:multiLevelType w:val="hybridMultilevel"/>
    <w:tmpl w:val="821E22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20688F"/>
    <w:multiLevelType w:val="hybridMultilevel"/>
    <w:tmpl w:val="C2501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7486C48"/>
    <w:multiLevelType w:val="hybridMultilevel"/>
    <w:tmpl w:val="E592CE8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174E3586"/>
    <w:multiLevelType w:val="hybridMultilevel"/>
    <w:tmpl w:val="1D56B82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AD34F0B"/>
    <w:multiLevelType w:val="hybridMultilevel"/>
    <w:tmpl w:val="7DC21076"/>
    <w:lvl w:ilvl="0" w:tplc="E5BE6740">
      <w:start w:val="1"/>
      <w:numFmt w:val="decimal"/>
      <w:pStyle w:val="Number12-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C580FC7"/>
    <w:multiLevelType w:val="hybridMultilevel"/>
    <w:tmpl w:val="E564F2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hint="default"/>
        <w:b w:val="0"/>
        <w:i w:val="0"/>
        <w:caps w:val="0"/>
        <w:strike w:val="0"/>
        <w:dstrike w:val="0"/>
        <w:vanish w:val="0"/>
        <w:color w:val="auto"/>
        <w:sz w:val="18"/>
        <w:szCs w:val="18"/>
        <w:u w:val="none"/>
        <w:vertAlign w:val="baseline"/>
        <w:em w:val="none"/>
      </w:rPr>
    </w:lvl>
    <w:lvl w:ilvl="1">
      <w:start w:val="1"/>
      <w:numFmt w:val="decimal"/>
      <w:lvlText w:val="%1.%2."/>
      <w:lvlJc w:val="left"/>
      <w:pPr>
        <w:tabs>
          <w:tab w:val="num" w:pos="964"/>
        </w:tabs>
        <w:ind w:left="964" w:hanging="604"/>
      </w:pPr>
      <w:rPr>
        <w:rFonts w:ascii="Verdana" w:hAnsi="Verdana" w:hint="default"/>
        <w:b w:val="0"/>
        <w:i w:val="0"/>
        <w:caps w:val="0"/>
        <w:strike w:val="0"/>
        <w:dstrike w:val="0"/>
        <w:vanish w:val="0"/>
        <w:color w:val="auto"/>
        <w:sz w:val="18"/>
        <w:szCs w:val="18"/>
        <w:u w:val="none"/>
        <w:vertAlign w:val="baseline"/>
        <w:em w:val="none"/>
      </w:rPr>
    </w:lvl>
    <w:lvl w:ilvl="2">
      <w:start w:val="1"/>
      <w:numFmt w:val="none"/>
      <w:lvlText w:val=""/>
      <w:lvlJc w:val="left"/>
      <w:pPr>
        <w:tabs>
          <w:tab w:val="num" w:pos="964"/>
        </w:tabs>
        <w:ind w:left="964" w:hanging="607"/>
      </w:pPr>
      <w:rPr>
        <w:rFonts w:hint="default"/>
      </w:rPr>
    </w:lvl>
    <w:lvl w:ilvl="3">
      <w:start w:val="1"/>
      <w:numFmt w:val="none"/>
      <w:lvlText w:val=""/>
      <w:lvlJc w:val="left"/>
      <w:pPr>
        <w:tabs>
          <w:tab w:val="num" w:pos="964"/>
        </w:tabs>
        <w:ind w:left="964" w:hanging="607"/>
      </w:pPr>
      <w:rPr>
        <w:rFonts w:hint="default"/>
      </w:rPr>
    </w:lvl>
    <w:lvl w:ilvl="4">
      <w:start w:val="1"/>
      <w:numFmt w:val="none"/>
      <w:lvlText w:val=""/>
      <w:lvlJc w:val="left"/>
      <w:pPr>
        <w:tabs>
          <w:tab w:val="num" w:pos="964"/>
        </w:tabs>
        <w:ind w:left="964" w:hanging="607"/>
      </w:pPr>
      <w:rPr>
        <w:rFonts w:hint="default"/>
      </w:rPr>
    </w:lvl>
    <w:lvl w:ilvl="5">
      <w:start w:val="1"/>
      <w:numFmt w:val="none"/>
      <w:lvlText w:val=""/>
      <w:lvlJc w:val="left"/>
      <w:pPr>
        <w:tabs>
          <w:tab w:val="num" w:pos="964"/>
        </w:tabs>
        <w:ind w:left="964" w:hanging="607"/>
      </w:pPr>
      <w:rPr>
        <w:rFonts w:hint="default"/>
      </w:rPr>
    </w:lvl>
    <w:lvl w:ilvl="6">
      <w:start w:val="1"/>
      <w:numFmt w:val="none"/>
      <w:lvlText w:val="%7"/>
      <w:lvlJc w:val="left"/>
      <w:pPr>
        <w:tabs>
          <w:tab w:val="num" w:pos="964"/>
        </w:tabs>
        <w:ind w:left="964" w:hanging="607"/>
      </w:pPr>
      <w:rPr>
        <w:rFonts w:hint="default"/>
      </w:rPr>
    </w:lvl>
    <w:lvl w:ilvl="7">
      <w:start w:val="1"/>
      <w:numFmt w:val="none"/>
      <w:lvlText w:val=""/>
      <w:lvlJc w:val="left"/>
      <w:pPr>
        <w:tabs>
          <w:tab w:val="num" w:pos="964"/>
        </w:tabs>
        <w:ind w:left="964" w:hanging="607"/>
      </w:pPr>
      <w:rPr>
        <w:rFonts w:hint="default"/>
      </w:rPr>
    </w:lvl>
    <w:lvl w:ilvl="8">
      <w:start w:val="1"/>
      <w:numFmt w:val="none"/>
      <w:lvlText w:val=""/>
      <w:lvlJc w:val="left"/>
      <w:pPr>
        <w:tabs>
          <w:tab w:val="num" w:pos="964"/>
        </w:tabs>
        <w:ind w:left="964" w:hanging="607"/>
      </w:pPr>
      <w:rPr>
        <w:rFonts w:hint="default"/>
      </w:rPr>
    </w:lvl>
  </w:abstractNum>
  <w:abstractNum w:abstractNumId="19" w15:restartNumberingAfterBreak="0">
    <w:nsid w:val="21B14435"/>
    <w:multiLevelType w:val="hybridMultilevel"/>
    <w:tmpl w:val="5DECC0C2"/>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B116B5"/>
    <w:multiLevelType w:val="hybridMultilevel"/>
    <w:tmpl w:val="C2EE95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68275B6"/>
    <w:multiLevelType w:val="hybridMultilevel"/>
    <w:tmpl w:val="3BAA36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7C44D7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27CC7E88"/>
    <w:multiLevelType w:val="hybridMultilevel"/>
    <w:tmpl w:val="DE96CC74"/>
    <w:lvl w:ilvl="0" w:tplc="25A2203E">
      <w:start w:val="1"/>
      <w:numFmt w:val="bullet"/>
      <w:pStyle w:val="NoSpacing"/>
      <w:lvlText w:val=""/>
      <w:lvlJc w:val="left"/>
      <w:pPr>
        <w:ind w:left="720" w:hanging="360"/>
      </w:pPr>
      <w:rPr>
        <w:rFonts w:ascii="Symbol" w:hAnsi="Symbol" w:hint="default"/>
      </w:rPr>
    </w:lvl>
    <w:lvl w:ilvl="1" w:tplc="6EA0816C" w:tentative="1">
      <w:start w:val="1"/>
      <w:numFmt w:val="bullet"/>
      <w:lvlText w:val="o"/>
      <w:lvlJc w:val="left"/>
      <w:pPr>
        <w:ind w:left="1440" w:hanging="360"/>
      </w:pPr>
      <w:rPr>
        <w:rFonts w:ascii="Courier New" w:hAnsi="Courier New" w:cs="Courier New" w:hint="default"/>
      </w:rPr>
    </w:lvl>
    <w:lvl w:ilvl="2" w:tplc="9B72DDD6" w:tentative="1">
      <w:start w:val="1"/>
      <w:numFmt w:val="bullet"/>
      <w:lvlText w:val=""/>
      <w:lvlJc w:val="left"/>
      <w:pPr>
        <w:ind w:left="2160" w:hanging="360"/>
      </w:pPr>
      <w:rPr>
        <w:rFonts w:ascii="Wingdings" w:hAnsi="Wingdings" w:hint="default"/>
      </w:rPr>
    </w:lvl>
    <w:lvl w:ilvl="3" w:tplc="DF266D4A" w:tentative="1">
      <w:start w:val="1"/>
      <w:numFmt w:val="bullet"/>
      <w:lvlText w:val=""/>
      <w:lvlJc w:val="left"/>
      <w:pPr>
        <w:ind w:left="2880" w:hanging="360"/>
      </w:pPr>
      <w:rPr>
        <w:rFonts w:ascii="Symbol" w:hAnsi="Symbol" w:hint="default"/>
      </w:rPr>
    </w:lvl>
    <w:lvl w:ilvl="4" w:tplc="51AC9424" w:tentative="1">
      <w:start w:val="1"/>
      <w:numFmt w:val="bullet"/>
      <w:lvlText w:val="o"/>
      <w:lvlJc w:val="left"/>
      <w:pPr>
        <w:ind w:left="3600" w:hanging="360"/>
      </w:pPr>
      <w:rPr>
        <w:rFonts w:ascii="Courier New" w:hAnsi="Courier New" w:cs="Courier New" w:hint="default"/>
      </w:rPr>
    </w:lvl>
    <w:lvl w:ilvl="5" w:tplc="D5048436" w:tentative="1">
      <w:start w:val="1"/>
      <w:numFmt w:val="bullet"/>
      <w:lvlText w:val=""/>
      <w:lvlJc w:val="left"/>
      <w:pPr>
        <w:ind w:left="4320" w:hanging="360"/>
      </w:pPr>
      <w:rPr>
        <w:rFonts w:ascii="Wingdings" w:hAnsi="Wingdings" w:hint="default"/>
      </w:rPr>
    </w:lvl>
    <w:lvl w:ilvl="6" w:tplc="A4F497EE" w:tentative="1">
      <w:start w:val="1"/>
      <w:numFmt w:val="bullet"/>
      <w:lvlText w:val=""/>
      <w:lvlJc w:val="left"/>
      <w:pPr>
        <w:ind w:left="5040" w:hanging="360"/>
      </w:pPr>
      <w:rPr>
        <w:rFonts w:ascii="Symbol" w:hAnsi="Symbol" w:hint="default"/>
      </w:rPr>
    </w:lvl>
    <w:lvl w:ilvl="7" w:tplc="1350551E" w:tentative="1">
      <w:start w:val="1"/>
      <w:numFmt w:val="bullet"/>
      <w:lvlText w:val="o"/>
      <w:lvlJc w:val="left"/>
      <w:pPr>
        <w:ind w:left="5760" w:hanging="360"/>
      </w:pPr>
      <w:rPr>
        <w:rFonts w:ascii="Courier New" w:hAnsi="Courier New" w:cs="Courier New" w:hint="default"/>
      </w:rPr>
    </w:lvl>
    <w:lvl w:ilvl="8" w:tplc="EEC6AEBA" w:tentative="1">
      <w:start w:val="1"/>
      <w:numFmt w:val="bullet"/>
      <w:lvlText w:val=""/>
      <w:lvlJc w:val="left"/>
      <w:pPr>
        <w:ind w:left="6480" w:hanging="360"/>
      </w:pPr>
      <w:rPr>
        <w:rFonts w:ascii="Wingdings" w:hAnsi="Wingdings" w:hint="default"/>
      </w:rPr>
    </w:lvl>
  </w:abstractNum>
  <w:abstractNum w:abstractNumId="24" w15:restartNumberingAfterBreak="0">
    <w:nsid w:val="288824D5"/>
    <w:multiLevelType w:val="hybridMultilevel"/>
    <w:tmpl w:val="BD226932"/>
    <w:lvl w:ilvl="0" w:tplc="0809000F">
      <w:start w:val="1"/>
      <w:numFmt w:val="decimal"/>
      <w:lvlText w:val="%1."/>
      <w:lvlJc w:val="left"/>
      <w:pPr>
        <w:ind w:left="1080" w:hanging="360"/>
      </w:pPr>
    </w:lvl>
    <w:lvl w:ilvl="1" w:tplc="04130019">
      <w:start w:val="1"/>
      <w:numFmt w:val="lowerLetter"/>
      <w:lvlText w:val="%2."/>
      <w:lvlJc w:val="left"/>
      <w:pPr>
        <w:ind w:left="1800" w:hanging="360"/>
      </w:pPr>
    </w:lvl>
    <w:lvl w:ilvl="2" w:tplc="6E46F274">
      <w:start w:val="1"/>
      <w:numFmt w:val="decimal"/>
      <w:lvlText w:val="%3."/>
      <w:lvlJc w:val="left"/>
      <w:pPr>
        <w:ind w:left="2700" w:hanging="360"/>
      </w:pPr>
      <w:rPr>
        <w:rFonts w:hint="default"/>
      </w:r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5" w15:restartNumberingAfterBreak="0">
    <w:nsid w:val="2C3C461E"/>
    <w:multiLevelType w:val="hybridMultilevel"/>
    <w:tmpl w:val="71F2F4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F324FBC"/>
    <w:multiLevelType w:val="hybridMultilevel"/>
    <w:tmpl w:val="946A3D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03B1242"/>
    <w:multiLevelType w:val="hybridMultilevel"/>
    <w:tmpl w:val="90B6FE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1CD4DFE"/>
    <w:multiLevelType w:val="hybridMultilevel"/>
    <w:tmpl w:val="C218A984"/>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BD526F1"/>
    <w:multiLevelType w:val="hybridMultilevel"/>
    <w:tmpl w:val="DC706B20"/>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3F097B77"/>
    <w:multiLevelType w:val="hybridMultilevel"/>
    <w:tmpl w:val="6A5CE1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24645D6"/>
    <w:multiLevelType w:val="hybridMultilevel"/>
    <w:tmpl w:val="DF64C1F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01EC0"/>
    <w:multiLevelType w:val="singleLevel"/>
    <w:tmpl w:val="2C62F932"/>
    <w:lvl w:ilvl="0">
      <w:start w:val="1"/>
      <w:numFmt w:val="bullet"/>
      <w:pStyle w:val="listindentbull"/>
      <w:lvlText w:val=""/>
      <w:lvlJc w:val="left"/>
      <w:pPr>
        <w:tabs>
          <w:tab w:val="num" w:pos="864"/>
        </w:tabs>
        <w:ind w:left="864" w:hanging="432"/>
      </w:pPr>
      <w:rPr>
        <w:rFonts w:ascii="Symbol" w:hAnsi="Symbol" w:cs="Symbol" w:hint="default"/>
        <w:color w:val="auto"/>
      </w:rPr>
    </w:lvl>
  </w:abstractNum>
  <w:abstractNum w:abstractNumId="33" w15:restartNumberingAfterBreak="0">
    <w:nsid w:val="464D4C7E"/>
    <w:multiLevelType w:val="hybridMultilevel"/>
    <w:tmpl w:val="E3442746"/>
    <w:lvl w:ilvl="0" w:tplc="0809000F">
      <w:start w:val="1"/>
      <w:numFmt w:val="decimal"/>
      <w:lvlText w:val="%1."/>
      <w:lvlJc w:val="left"/>
      <w:pPr>
        <w:ind w:left="720" w:hanging="360"/>
      </w:pPr>
    </w:lvl>
    <w:lvl w:ilvl="1" w:tplc="04130019">
      <w:start w:val="1"/>
      <w:numFmt w:val="lowerLetter"/>
      <w:lvlText w:val="%2."/>
      <w:lvlJc w:val="left"/>
      <w:pPr>
        <w:ind w:left="1800" w:hanging="360"/>
      </w:pPr>
    </w:lvl>
    <w:lvl w:ilvl="2" w:tplc="6E46F274">
      <w:start w:val="1"/>
      <w:numFmt w:val="decimal"/>
      <w:lvlText w:val="%3."/>
      <w:lvlJc w:val="left"/>
      <w:pPr>
        <w:ind w:left="2700" w:hanging="360"/>
      </w:pPr>
      <w:rPr>
        <w:rFonts w:hint="default"/>
      </w:r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4" w15:restartNumberingAfterBreak="0">
    <w:nsid w:val="46BF45B2"/>
    <w:multiLevelType w:val="hybridMultilevel"/>
    <w:tmpl w:val="08BEA5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475B32F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47F018C5"/>
    <w:multiLevelType w:val="hybridMultilevel"/>
    <w:tmpl w:val="F3D03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8FB0844"/>
    <w:multiLevelType w:val="hybridMultilevel"/>
    <w:tmpl w:val="72F6BF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1066C4"/>
    <w:multiLevelType w:val="hybridMultilevel"/>
    <w:tmpl w:val="986269F2"/>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4B472A0E"/>
    <w:multiLevelType w:val="hybridMultilevel"/>
    <w:tmpl w:val="40E298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A95E0B"/>
    <w:multiLevelType w:val="hybridMultilevel"/>
    <w:tmpl w:val="0CAC7C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4D091AB0"/>
    <w:multiLevelType w:val="hybridMultilevel"/>
    <w:tmpl w:val="9E4C37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D975BE6"/>
    <w:multiLevelType w:val="hybridMultilevel"/>
    <w:tmpl w:val="09401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3" w15:restartNumberingAfterBreak="0">
    <w:nsid w:val="4DF626F8"/>
    <w:multiLevelType w:val="hybridMultilevel"/>
    <w:tmpl w:val="BEE85A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4FBD5E4C"/>
    <w:multiLevelType w:val="hybridMultilevel"/>
    <w:tmpl w:val="3B2218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FF24D59"/>
    <w:multiLevelType w:val="hybridMultilevel"/>
    <w:tmpl w:val="9E7EBD44"/>
    <w:lvl w:ilvl="0" w:tplc="84E6E4FC">
      <w:start w:val="1"/>
      <w:numFmt w:val="lowerRoman"/>
      <w:lvlText w:val="%1."/>
      <w:lvlJc w:val="left"/>
      <w:pPr>
        <w:ind w:left="720" w:hanging="360"/>
      </w:pPr>
      <w:rPr>
        <w:rFonts w:ascii="Calibri" w:eastAsia="Times New Roman" w:hAnsi="Calibri" w:cs="Times New Roman"/>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15:restartNumberingAfterBreak="0">
    <w:nsid w:val="50B31E63"/>
    <w:multiLevelType w:val="hybridMultilevel"/>
    <w:tmpl w:val="D69A8D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3A657E2"/>
    <w:multiLevelType w:val="hybridMultilevel"/>
    <w:tmpl w:val="891C8C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A161E3"/>
    <w:multiLevelType w:val="hybridMultilevel"/>
    <w:tmpl w:val="D1C4CC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627682F"/>
    <w:multiLevelType w:val="hybridMultilevel"/>
    <w:tmpl w:val="3B2218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6E00739"/>
    <w:multiLevelType w:val="hybridMultilevel"/>
    <w:tmpl w:val="76E24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7B46101"/>
    <w:multiLevelType w:val="hybridMultilevel"/>
    <w:tmpl w:val="AF4A23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98F1C7F"/>
    <w:multiLevelType w:val="hybridMultilevel"/>
    <w:tmpl w:val="E9A292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F2A1ABE"/>
    <w:multiLevelType w:val="singleLevel"/>
    <w:tmpl w:val="59DE10DE"/>
    <w:lvl w:ilvl="0">
      <w:start w:val="1"/>
      <w:numFmt w:val="bullet"/>
      <w:pStyle w:val="Bullet12-1"/>
      <w:lvlText w:val=""/>
      <w:lvlJc w:val="left"/>
      <w:pPr>
        <w:tabs>
          <w:tab w:val="num" w:pos="432"/>
        </w:tabs>
        <w:ind w:left="432" w:hanging="432"/>
      </w:pPr>
      <w:rPr>
        <w:rFonts w:ascii="Symbol" w:hAnsi="Symbol" w:hint="default"/>
      </w:rPr>
    </w:lvl>
  </w:abstractNum>
  <w:abstractNum w:abstractNumId="54" w15:restartNumberingAfterBreak="0">
    <w:nsid w:val="606E1952"/>
    <w:multiLevelType w:val="hybridMultilevel"/>
    <w:tmpl w:val="2F5C53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5" w15:restartNumberingAfterBreak="0">
    <w:nsid w:val="615C43D7"/>
    <w:multiLevelType w:val="hybridMultilevel"/>
    <w:tmpl w:val="C41635F2"/>
    <w:lvl w:ilvl="0" w:tplc="08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1DE5498"/>
    <w:multiLevelType w:val="hybridMultilevel"/>
    <w:tmpl w:val="6D2EDA8C"/>
    <w:lvl w:ilvl="0" w:tplc="CCD6E038">
      <w:start w:val="1"/>
      <w:numFmt w:val="decimal"/>
      <w:pStyle w:val="Reference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4D5D55"/>
    <w:multiLevelType w:val="hybridMultilevel"/>
    <w:tmpl w:val="76EE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B1299D"/>
    <w:multiLevelType w:val="hybridMultilevel"/>
    <w:tmpl w:val="DC321D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6A63D92"/>
    <w:multiLevelType w:val="hybridMultilevel"/>
    <w:tmpl w:val="10480D00"/>
    <w:lvl w:ilvl="0" w:tplc="BC42DD3E">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0" w15:restartNumberingAfterBreak="0">
    <w:nsid w:val="67381438"/>
    <w:multiLevelType w:val="hybridMultilevel"/>
    <w:tmpl w:val="F312B0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953739F"/>
    <w:multiLevelType w:val="hybridMultilevel"/>
    <w:tmpl w:val="6FD4800C"/>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9C02893"/>
    <w:multiLevelType w:val="hybridMultilevel"/>
    <w:tmpl w:val="1A60477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ABC0527"/>
    <w:multiLevelType w:val="hybridMultilevel"/>
    <w:tmpl w:val="C218A984"/>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C327E4B"/>
    <w:multiLevelType w:val="hybridMultilevel"/>
    <w:tmpl w:val="2632D8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CDD2858"/>
    <w:multiLevelType w:val="hybridMultilevel"/>
    <w:tmpl w:val="9484FF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6" w15:restartNumberingAfterBreak="0">
    <w:nsid w:val="6D664310"/>
    <w:multiLevelType w:val="hybridMultilevel"/>
    <w:tmpl w:val="DBD04A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D7A36F6"/>
    <w:multiLevelType w:val="hybridMultilevel"/>
    <w:tmpl w:val="F3BE7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F1669AE"/>
    <w:multiLevelType w:val="hybridMultilevel"/>
    <w:tmpl w:val="ECF28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0F961ED"/>
    <w:multiLevelType w:val="hybridMultilevel"/>
    <w:tmpl w:val="25767D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994FC9"/>
    <w:multiLevelType w:val="hybridMultilevel"/>
    <w:tmpl w:val="6AD61F74"/>
    <w:lvl w:ilvl="0" w:tplc="0809000F">
      <w:start w:val="1"/>
      <w:numFmt w:val="decimal"/>
      <w:lvlText w:val="%1."/>
      <w:lvlJc w:val="left"/>
      <w:pPr>
        <w:ind w:left="1080" w:hanging="360"/>
      </w:pPr>
    </w:lvl>
    <w:lvl w:ilvl="1" w:tplc="04130019">
      <w:start w:val="1"/>
      <w:numFmt w:val="lowerLetter"/>
      <w:lvlText w:val="%2."/>
      <w:lvlJc w:val="left"/>
      <w:pPr>
        <w:ind w:left="1800" w:hanging="360"/>
      </w:pPr>
    </w:lvl>
    <w:lvl w:ilvl="2" w:tplc="6E46F274">
      <w:start w:val="1"/>
      <w:numFmt w:val="decimal"/>
      <w:lvlText w:val="%3."/>
      <w:lvlJc w:val="left"/>
      <w:pPr>
        <w:ind w:left="2700" w:hanging="360"/>
      </w:pPr>
      <w:rPr>
        <w:rFonts w:hint="default"/>
      </w:r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1" w15:restartNumberingAfterBreak="0">
    <w:nsid w:val="76002A63"/>
    <w:multiLevelType w:val="hybridMultilevel"/>
    <w:tmpl w:val="F1AE5CF2"/>
    <w:lvl w:ilvl="0" w:tplc="0809000F">
      <w:start w:val="1"/>
      <w:numFmt w:val="decimal"/>
      <w:lvlText w:val="%1."/>
      <w:lvlJc w:val="left"/>
      <w:pPr>
        <w:ind w:left="928" w:hanging="360"/>
      </w:pPr>
    </w:lvl>
    <w:lvl w:ilvl="1" w:tplc="04130019">
      <w:start w:val="1"/>
      <w:numFmt w:val="lowerLetter"/>
      <w:lvlText w:val="%2."/>
      <w:lvlJc w:val="left"/>
      <w:pPr>
        <w:ind w:left="1800" w:hanging="360"/>
      </w:pPr>
    </w:lvl>
    <w:lvl w:ilvl="2" w:tplc="6E46F274">
      <w:start w:val="1"/>
      <w:numFmt w:val="decimal"/>
      <w:lvlText w:val="%3."/>
      <w:lvlJc w:val="left"/>
      <w:pPr>
        <w:ind w:left="2700" w:hanging="360"/>
      </w:pPr>
      <w:rPr>
        <w:rFonts w:hint="default"/>
      </w:r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2" w15:restartNumberingAfterBreak="0">
    <w:nsid w:val="77007D40"/>
    <w:multiLevelType w:val="hybridMultilevel"/>
    <w:tmpl w:val="B5A88E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9743AD8"/>
    <w:multiLevelType w:val="hybridMultilevel"/>
    <w:tmpl w:val="6824B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9CF57D0"/>
    <w:multiLevelType w:val="hybridMultilevel"/>
    <w:tmpl w:val="1794C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BF4554"/>
    <w:multiLevelType w:val="hybridMultilevel"/>
    <w:tmpl w:val="FB1862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6" w15:restartNumberingAfterBreak="0">
    <w:nsid w:val="7B1A781A"/>
    <w:multiLevelType w:val="multilevel"/>
    <w:tmpl w:val="91D2D36A"/>
    <w:styleLink w:val="ArticleSection"/>
    <w:lvl w:ilvl="0">
      <w:start w:val="1"/>
      <w:numFmt w:val="upperRoman"/>
      <w:pStyle w:val="Number12-1Last"/>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76"/>
  </w:num>
  <w:num w:numId="2">
    <w:abstractNumId w:val="23"/>
  </w:num>
  <w:num w:numId="3">
    <w:abstractNumId w:val="22"/>
  </w:num>
  <w:num w:numId="4">
    <w:abstractNumId w:val="35"/>
  </w:num>
  <w:num w:numId="5">
    <w:abstractNumId w:val="18"/>
  </w:num>
  <w:num w:numId="6">
    <w:abstractNumId w:val="8"/>
  </w:num>
  <w:num w:numId="7">
    <w:abstractNumId w:val="53"/>
  </w:num>
  <w:num w:numId="8">
    <w:abstractNumId w:val="32"/>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56"/>
  </w:num>
  <w:num w:numId="12">
    <w:abstractNumId w:val="43"/>
  </w:num>
  <w:num w:numId="13">
    <w:abstractNumId w:val="45"/>
  </w:num>
  <w:num w:numId="14">
    <w:abstractNumId w:val="75"/>
  </w:num>
  <w:num w:numId="15">
    <w:abstractNumId w:val="36"/>
  </w:num>
  <w:num w:numId="16">
    <w:abstractNumId w:val="52"/>
  </w:num>
  <w:num w:numId="17">
    <w:abstractNumId w:val="50"/>
  </w:num>
  <w:num w:numId="18">
    <w:abstractNumId w:val="13"/>
  </w:num>
  <w:num w:numId="19">
    <w:abstractNumId w:val="67"/>
  </w:num>
  <w:num w:numId="20">
    <w:abstractNumId w:val="60"/>
  </w:num>
  <w:num w:numId="21">
    <w:abstractNumId w:val="41"/>
  </w:num>
  <w:num w:numId="22">
    <w:abstractNumId w:val="7"/>
  </w:num>
  <w:num w:numId="23">
    <w:abstractNumId w:val="54"/>
  </w:num>
  <w:num w:numId="24">
    <w:abstractNumId w:val="66"/>
  </w:num>
  <w:num w:numId="25">
    <w:abstractNumId w:val="21"/>
  </w:num>
  <w:num w:numId="26">
    <w:abstractNumId w:val="34"/>
  </w:num>
  <w:num w:numId="27">
    <w:abstractNumId w:val="3"/>
  </w:num>
  <w:num w:numId="28">
    <w:abstractNumId w:val="65"/>
  </w:num>
  <w:num w:numId="29">
    <w:abstractNumId w:val="62"/>
  </w:num>
  <w:num w:numId="30">
    <w:abstractNumId w:val="68"/>
  </w:num>
  <w:num w:numId="31">
    <w:abstractNumId w:val="29"/>
  </w:num>
  <w:num w:numId="32">
    <w:abstractNumId w:val="14"/>
  </w:num>
  <w:num w:numId="33">
    <w:abstractNumId w:val="38"/>
  </w:num>
  <w:num w:numId="34">
    <w:abstractNumId w:val="40"/>
  </w:num>
  <w:num w:numId="35">
    <w:abstractNumId w:val="71"/>
  </w:num>
  <w:num w:numId="36">
    <w:abstractNumId w:val="12"/>
  </w:num>
  <w:num w:numId="37">
    <w:abstractNumId w:val="20"/>
  </w:num>
  <w:num w:numId="38">
    <w:abstractNumId w:val="24"/>
  </w:num>
  <w:num w:numId="39">
    <w:abstractNumId w:val="70"/>
  </w:num>
  <w:num w:numId="40">
    <w:abstractNumId w:val="33"/>
  </w:num>
  <w:num w:numId="41">
    <w:abstractNumId w:val="17"/>
  </w:num>
  <w:num w:numId="42">
    <w:abstractNumId w:val="11"/>
  </w:num>
  <w:num w:numId="43">
    <w:abstractNumId w:val="48"/>
  </w:num>
  <w:num w:numId="44">
    <w:abstractNumId w:val="5"/>
  </w:num>
  <w:num w:numId="45">
    <w:abstractNumId w:val="27"/>
  </w:num>
  <w:num w:numId="46">
    <w:abstractNumId w:val="30"/>
  </w:num>
  <w:num w:numId="47">
    <w:abstractNumId w:val="26"/>
  </w:num>
  <w:num w:numId="48">
    <w:abstractNumId w:val="1"/>
  </w:num>
  <w:num w:numId="49">
    <w:abstractNumId w:val="19"/>
  </w:num>
  <w:num w:numId="50">
    <w:abstractNumId w:val="61"/>
  </w:num>
  <w:num w:numId="51">
    <w:abstractNumId w:val="28"/>
  </w:num>
  <w:num w:numId="52">
    <w:abstractNumId w:val="63"/>
  </w:num>
  <w:num w:numId="53">
    <w:abstractNumId w:val="25"/>
  </w:num>
  <w:num w:numId="54">
    <w:abstractNumId w:val="49"/>
  </w:num>
  <w:num w:numId="55">
    <w:abstractNumId w:val="44"/>
  </w:num>
  <w:num w:numId="56">
    <w:abstractNumId w:val="59"/>
  </w:num>
  <w:num w:numId="57">
    <w:abstractNumId w:val="74"/>
  </w:num>
  <w:num w:numId="58">
    <w:abstractNumId w:val="46"/>
  </w:num>
  <w:num w:numId="59">
    <w:abstractNumId w:val="6"/>
  </w:num>
  <w:num w:numId="60">
    <w:abstractNumId w:val="55"/>
  </w:num>
  <w:num w:numId="61">
    <w:abstractNumId w:val="0"/>
  </w:num>
  <w:num w:numId="62">
    <w:abstractNumId w:val="37"/>
  </w:num>
  <w:num w:numId="63">
    <w:abstractNumId w:val="69"/>
  </w:num>
  <w:num w:numId="64">
    <w:abstractNumId w:val="47"/>
  </w:num>
  <w:num w:numId="65">
    <w:abstractNumId w:val="15"/>
  </w:num>
  <w:num w:numId="66">
    <w:abstractNumId w:val="73"/>
  </w:num>
  <w:num w:numId="67">
    <w:abstractNumId w:val="42"/>
  </w:num>
  <w:num w:numId="68">
    <w:abstractNumId w:val="31"/>
  </w:num>
  <w:num w:numId="69">
    <w:abstractNumId w:val="4"/>
  </w:num>
  <w:num w:numId="70">
    <w:abstractNumId w:val="51"/>
  </w:num>
  <w:num w:numId="71">
    <w:abstractNumId w:val="10"/>
  </w:num>
  <w:num w:numId="72">
    <w:abstractNumId w:val="9"/>
  </w:num>
  <w:num w:numId="73">
    <w:abstractNumId w:val="72"/>
  </w:num>
  <w:num w:numId="74">
    <w:abstractNumId w:val="64"/>
  </w:num>
  <w:num w:numId="75">
    <w:abstractNumId w:val="39"/>
  </w:num>
  <w:num w:numId="76">
    <w:abstractNumId w:val="58"/>
  </w:num>
  <w:num w:numId="77">
    <w:abstractNumId w:val="57"/>
  </w:num>
  <w:numIdMacAtCleanup w:val="6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xhaj, V. (Vjola)">
    <w15:presenceInfo w15:providerId="AD" w15:userId="S::v.hoxhaj@umcutrecht.nl::c1e1dcb6-977c-4357-af15-69dd98b50e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oNotTrackFormatting/>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ezx9zawwestpx7e95sg5ddwxdd9wt2vvtp05&quot;&gt;Daniel&lt;record-ids&gt;&lt;item&gt;1050&lt;/item&gt;&lt;item&gt;1055&lt;/item&gt;&lt;item&gt;1056&lt;/item&gt;&lt;item&gt;1057&lt;/item&gt;&lt;item&gt;1060&lt;/item&gt;&lt;item&gt;1063&lt;/item&gt;&lt;item&gt;1513&lt;/item&gt;&lt;/record-ids&gt;&lt;/item&gt;&lt;/Libraries&gt;"/>
  </w:docVars>
  <w:rsids>
    <w:rsidRoot w:val="00A750D7"/>
    <w:rsid w:val="00000901"/>
    <w:rsid w:val="00000FC2"/>
    <w:rsid w:val="00001DB1"/>
    <w:rsid w:val="0000357B"/>
    <w:rsid w:val="00005083"/>
    <w:rsid w:val="000126BC"/>
    <w:rsid w:val="00013082"/>
    <w:rsid w:val="000130FC"/>
    <w:rsid w:val="00017488"/>
    <w:rsid w:val="00017C68"/>
    <w:rsid w:val="00020C11"/>
    <w:rsid w:val="00021314"/>
    <w:rsid w:val="000230B5"/>
    <w:rsid w:val="000232D6"/>
    <w:rsid w:val="00024989"/>
    <w:rsid w:val="00024AAA"/>
    <w:rsid w:val="00024E3A"/>
    <w:rsid w:val="0002655D"/>
    <w:rsid w:val="00031133"/>
    <w:rsid w:val="00034884"/>
    <w:rsid w:val="00034CD8"/>
    <w:rsid w:val="0003503B"/>
    <w:rsid w:val="000351AB"/>
    <w:rsid w:val="0003568D"/>
    <w:rsid w:val="000357F3"/>
    <w:rsid w:val="00035AD1"/>
    <w:rsid w:val="00036895"/>
    <w:rsid w:val="00036DEB"/>
    <w:rsid w:val="00037101"/>
    <w:rsid w:val="00037ECC"/>
    <w:rsid w:val="00041BC2"/>
    <w:rsid w:val="0004281B"/>
    <w:rsid w:val="000434A7"/>
    <w:rsid w:val="000464CA"/>
    <w:rsid w:val="00047E10"/>
    <w:rsid w:val="0005007E"/>
    <w:rsid w:val="00050527"/>
    <w:rsid w:val="000508AE"/>
    <w:rsid w:val="000560CE"/>
    <w:rsid w:val="00061606"/>
    <w:rsid w:val="000617DC"/>
    <w:rsid w:val="000651D0"/>
    <w:rsid w:val="00065E5B"/>
    <w:rsid w:val="000668AD"/>
    <w:rsid w:val="00066E10"/>
    <w:rsid w:val="00070475"/>
    <w:rsid w:val="00070F3C"/>
    <w:rsid w:val="00073745"/>
    <w:rsid w:val="00075E1F"/>
    <w:rsid w:val="00082F8B"/>
    <w:rsid w:val="0008307A"/>
    <w:rsid w:val="00083522"/>
    <w:rsid w:val="0008668D"/>
    <w:rsid w:val="000866BB"/>
    <w:rsid w:val="000910B2"/>
    <w:rsid w:val="000924EA"/>
    <w:rsid w:val="000945C8"/>
    <w:rsid w:val="00094A44"/>
    <w:rsid w:val="0009510F"/>
    <w:rsid w:val="00095BFA"/>
    <w:rsid w:val="0009611E"/>
    <w:rsid w:val="000965BA"/>
    <w:rsid w:val="00096773"/>
    <w:rsid w:val="00097A3B"/>
    <w:rsid w:val="00097EE3"/>
    <w:rsid w:val="000A068C"/>
    <w:rsid w:val="000A082C"/>
    <w:rsid w:val="000A0F5D"/>
    <w:rsid w:val="000A1353"/>
    <w:rsid w:val="000A1A87"/>
    <w:rsid w:val="000A203F"/>
    <w:rsid w:val="000A292A"/>
    <w:rsid w:val="000A5E41"/>
    <w:rsid w:val="000A7476"/>
    <w:rsid w:val="000B0729"/>
    <w:rsid w:val="000B0838"/>
    <w:rsid w:val="000B31A0"/>
    <w:rsid w:val="000B6E11"/>
    <w:rsid w:val="000B7E43"/>
    <w:rsid w:val="000C0153"/>
    <w:rsid w:val="000C163F"/>
    <w:rsid w:val="000C4364"/>
    <w:rsid w:val="000C4CCF"/>
    <w:rsid w:val="000C56BB"/>
    <w:rsid w:val="000C58C5"/>
    <w:rsid w:val="000C6112"/>
    <w:rsid w:val="000C6A26"/>
    <w:rsid w:val="000C7A86"/>
    <w:rsid w:val="000C7DC9"/>
    <w:rsid w:val="000D0059"/>
    <w:rsid w:val="000D3F6A"/>
    <w:rsid w:val="000D7133"/>
    <w:rsid w:val="000D74CC"/>
    <w:rsid w:val="000E052D"/>
    <w:rsid w:val="000E2F14"/>
    <w:rsid w:val="000E3509"/>
    <w:rsid w:val="000E402D"/>
    <w:rsid w:val="000E40DD"/>
    <w:rsid w:val="000E4EBE"/>
    <w:rsid w:val="000E538A"/>
    <w:rsid w:val="000E600B"/>
    <w:rsid w:val="000E6C7A"/>
    <w:rsid w:val="000E7965"/>
    <w:rsid w:val="000E7D05"/>
    <w:rsid w:val="000F3AE0"/>
    <w:rsid w:val="000F5E5D"/>
    <w:rsid w:val="000F5FF1"/>
    <w:rsid w:val="000F7BA7"/>
    <w:rsid w:val="00100A68"/>
    <w:rsid w:val="00100B7D"/>
    <w:rsid w:val="001015AF"/>
    <w:rsid w:val="001029F0"/>
    <w:rsid w:val="00103024"/>
    <w:rsid w:val="00103A7E"/>
    <w:rsid w:val="00104424"/>
    <w:rsid w:val="001055E9"/>
    <w:rsid w:val="001060E0"/>
    <w:rsid w:val="001078EC"/>
    <w:rsid w:val="0011056C"/>
    <w:rsid w:val="001111E3"/>
    <w:rsid w:val="00114653"/>
    <w:rsid w:val="00115984"/>
    <w:rsid w:val="00115D02"/>
    <w:rsid w:val="00117D9F"/>
    <w:rsid w:val="0012056B"/>
    <w:rsid w:val="00121AE0"/>
    <w:rsid w:val="00121DE2"/>
    <w:rsid w:val="00122640"/>
    <w:rsid w:val="00123425"/>
    <w:rsid w:val="0012633A"/>
    <w:rsid w:val="0013194F"/>
    <w:rsid w:val="00133580"/>
    <w:rsid w:val="00133D93"/>
    <w:rsid w:val="00134721"/>
    <w:rsid w:val="00137A03"/>
    <w:rsid w:val="00137E11"/>
    <w:rsid w:val="00143424"/>
    <w:rsid w:val="0014388D"/>
    <w:rsid w:val="00143C93"/>
    <w:rsid w:val="00146512"/>
    <w:rsid w:val="00146B98"/>
    <w:rsid w:val="0014749C"/>
    <w:rsid w:val="001501E3"/>
    <w:rsid w:val="00150CE6"/>
    <w:rsid w:val="001519FC"/>
    <w:rsid w:val="001528F1"/>
    <w:rsid w:val="0015418E"/>
    <w:rsid w:val="00154A10"/>
    <w:rsid w:val="00154F67"/>
    <w:rsid w:val="00155134"/>
    <w:rsid w:val="001575F8"/>
    <w:rsid w:val="00160976"/>
    <w:rsid w:val="00163AAC"/>
    <w:rsid w:val="00163BD4"/>
    <w:rsid w:val="00164340"/>
    <w:rsid w:val="0016495B"/>
    <w:rsid w:val="00166121"/>
    <w:rsid w:val="00166D79"/>
    <w:rsid w:val="00167288"/>
    <w:rsid w:val="00171703"/>
    <w:rsid w:val="0017176D"/>
    <w:rsid w:val="00173471"/>
    <w:rsid w:val="00173CBA"/>
    <w:rsid w:val="0017648A"/>
    <w:rsid w:val="00176AB8"/>
    <w:rsid w:val="00177BF4"/>
    <w:rsid w:val="00180772"/>
    <w:rsid w:val="00180BE2"/>
    <w:rsid w:val="00181C04"/>
    <w:rsid w:val="00181F00"/>
    <w:rsid w:val="001831C9"/>
    <w:rsid w:val="001834C6"/>
    <w:rsid w:val="0018411A"/>
    <w:rsid w:val="00190C9D"/>
    <w:rsid w:val="0019189E"/>
    <w:rsid w:val="0019250F"/>
    <w:rsid w:val="0019273E"/>
    <w:rsid w:val="00193E3D"/>
    <w:rsid w:val="00194E11"/>
    <w:rsid w:val="00196C1F"/>
    <w:rsid w:val="00196E03"/>
    <w:rsid w:val="00196E2C"/>
    <w:rsid w:val="00196F8F"/>
    <w:rsid w:val="001A331C"/>
    <w:rsid w:val="001A351F"/>
    <w:rsid w:val="001A552C"/>
    <w:rsid w:val="001A6D6B"/>
    <w:rsid w:val="001A6DC7"/>
    <w:rsid w:val="001A775A"/>
    <w:rsid w:val="001B062A"/>
    <w:rsid w:val="001B0FB9"/>
    <w:rsid w:val="001B130F"/>
    <w:rsid w:val="001B14B5"/>
    <w:rsid w:val="001B1BE3"/>
    <w:rsid w:val="001B28E1"/>
    <w:rsid w:val="001B2A28"/>
    <w:rsid w:val="001B344C"/>
    <w:rsid w:val="001B5A9A"/>
    <w:rsid w:val="001B6612"/>
    <w:rsid w:val="001B691C"/>
    <w:rsid w:val="001B6B2B"/>
    <w:rsid w:val="001B751B"/>
    <w:rsid w:val="001B7743"/>
    <w:rsid w:val="001B7E0B"/>
    <w:rsid w:val="001C04D1"/>
    <w:rsid w:val="001C0EC0"/>
    <w:rsid w:val="001C4A16"/>
    <w:rsid w:val="001D35E9"/>
    <w:rsid w:val="001D60BF"/>
    <w:rsid w:val="001D621E"/>
    <w:rsid w:val="001D6F5A"/>
    <w:rsid w:val="001D721F"/>
    <w:rsid w:val="001E2B10"/>
    <w:rsid w:val="001E2E36"/>
    <w:rsid w:val="001E3494"/>
    <w:rsid w:val="001E3B4F"/>
    <w:rsid w:val="001E44F7"/>
    <w:rsid w:val="001E5738"/>
    <w:rsid w:val="001E5FD3"/>
    <w:rsid w:val="001E7001"/>
    <w:rsid w:val="001F03E0"/>
    <w:rsid w:val="001F0DDF"/>
    <w:rsid w:val="001F1299"/>
    <w:rsid w:val="001F19F0"/>
    <w:rsid w:val="001F5E32"/>
    <w:rsid w:val="00201CB1"/>
    <w:rsid w:val="00201DC2"/>
    <w:rsid w:val="00202135"/>
    <w:rsid w:val="002027C2"/>
    <w:rsid w:val="00203CFF"/>
    <w:rsid w:val="00203EE7"/>
    <w:rsid w:val="00204E4D"/>
    <w:rsid w:val="00206606"/>
    <w:rsid w:val="002068E9"/>
    <w:rsid w:val="00206CCA"/>
    <w:rsid w:val="00210093"/>
    <w:rsid w:val="00211411"/>
    <w:rsid w:val="00211F90"/>
    <w:rsid w:val="0021416C"/>
    <w:rsid w:val="00216836"/>
    <w:rsid w:val="002204FE"/>
    <w:rsid w:val="00221EB6"/>
    <w:rsid w:val="00222F9E"/>
    <w:rsid w:val="002255D6"/>
    <w:rsid w:val="0022653B"/>
    <w:rsid w:val="00231220"/>
    <w:rsid w:val="002315E4"/>
    <w:rsid w:val="00231AB7"/>
    <w:rsid w:val="00232634"/>
    <w:rsid w:val="00232FF7"/>
    <w:rsid w:val="002334E6"/>
    <w:rsid w:val="00233B6A"/>
    <w:rsid w:val="002344DA"/>
    <w:rsid w:val="00235DEF"/>
    <w:rsid w:val="0023733F"/>
    <w:rsid w:val="00243878"/>
    <w:rsid w:val="002450AE"/>
    <w:rsid w:val="002459CE"/>
    <w:rsid w:val="0024722B"/>
    <w:rsid w:val="00250F48"/>
    <w:rsid w:val="00252ACD"/>
    <w:rsid w:val="00255DAA"/>
    <w:rsid w:val="00256231"/>
    <w:rsid w:val="00256874"/>
    <w:rsid w:val="00257316"/>
    <w:rsid w:val="0026056B"/>
    <w:rsid w:val="00260E0C"/>
    <w:rsid w:val="00262B24"/>
    <w:rsid w:val="00262BA3"/>
    <w:rsid w:val="00263175"/>
    <w:rsid w:val="00263869"/>
    <w:rsid w:val="0026520D"/>
    <w:rsid w:val="00265964"/>
    <w:rsid w:val="00266472"/>
    <w:rsid w:val="00270713"/>
    <w:rsid w:val="00270C3B"/>
    <w:rsid w:val="00270C55"/>
    <w:rsid w:val="00272422"/>
    <w:rsid w:val="00274C19"/>
    <w:rsid w:val="00275149"/>
    <w:rsid w:val="00276DD8"/>
    <w:rsid w:val="00277FF2"/>
    <w:rsid w:val="00283212"/>
    <w:rsid w:val="00283C14"/>
    <w:rsid w:val="002858DF"/>
    <w:rsid w:val="00287453"/>
    <w:rsid w:val="00291265"/>
    <w:rsid w:val="00291B21"/>
    <w:rsid w:val="002923C7"/>
    <w:rsid w:val="00292E58"/>
    <w:rsid w:val="00293078"/>
    <w:rsid w:val="002930FC"/>
    <w:rsid w:val="00295E61"/>
    <w:rsid w:val="00296CB6"/>
    <w:rsid w:val="002A07B8"/>
    <w:rsid w:val="002A3922"/>
    <w:rsid w:val="002A3CE9"/>
    <w:rsid w:val="002A6025"/>
    <w:rsid w:val="002A74E4"/>
    <w:rsid w:val="002B03FD"/>
    <w:rsid w:val="002B0F59"/>
    <w:rsid w:val="002B425F"/>
    <w:rsid w:val="002B56F8"/>
    <w:rsid w:val="002B6256"/>
    <w:rsid w:val="002B6A17"/>
    <w:rsid w:val="002C0028"/>
    <w:rsid w:val="002C009B"/>
    <w:rsid w:val="002C0F47"/>
    <w:rsid w:val="002C1F90"/>
    <w:rsid w:val="002C5F76"/>
    <w:rsid w:val="002C7502"/>
    <w:rsid w:val="002C7F2E"/>
    <w:rsid w:val="002D09E0"/>
    <w:rsid w:val="002D1A8A"/>
    <w:rsid w:val="002D2C2B"/>
    <w:rsid w:val="002D3A82"/>
    <w:rsid w:val="002D3BA8"/>
    <w:rsid w:val="002D4303"/>
    <w:rsid w:val="002D4925"/>
    <w:rsid w:val="002D549D"/>
    <w:rsid w:val="002D6F73"/>
    <w:rsid w:val="002D7BAA"/>
    <w:rsid w:val="002D7CF2"/>
    <w:rsid w:val="002E1C2F"/>
    <w:rsid w:val="002E2B8A"/>
    <w:rsid w:val="002E3B28"/>
    <w:rsid w:val="002E4F8A"/>
    <w:rsid w:val="002E7C9A"/>
    <w:rsid w:val="002F0B16"/>
    <w:rsid w:val="002F1A29"/>
    <w:rsid w:val="002F20EB"/>
    <w:rsid w:val="002F332C"/>
    <w:rsid w:val="002F4E66"/>
    <w:rsid w:val="002F66E6"/>
    <w:rsid w:val="002F741F"/>
    <w:rsid w:val="00301437"/>
    <w:rsid w:val="00302E29"/>
    <w:rsid w:val="00304D9F"/>
    <w:rsid w:val="00305372"/>
    <w:rsid w:val="003056B0"/>
    <w:rsid w:val="00305AC3"/>
    <w:rsid w:val="0030795A"/>
    <w:rsid w:val="00307CDA"/>
    <w:rsid w:val="00310697"/>
    <w:rsid w:val="00311AE5"/>
    <w:rsid w:val="003141B0"/>
    <w:rsid w:val="003157AA"/>
    <w:rsid w:val="00315BD8"/>
    <w:rsid w:val="00315C46"/>
    <w:rsid w:val="00316457"/>
    <w:rsid w:val="003203B7"/>
    <w:rsid w:val="00321071"/>
    <w:rsid w:val="00323D65"/>
    <w:rsid w:val="0032502F"/>
    <w:rsid w:val="00331554"/>
    <w:rsid w:val="003321D3"/>
    <w:rsid w:val="00332395"/>
    <w:rsid w:val="00334FE9"/>
    <w:rsid w:val="00335EA0"/>
    <w:rsid w:val="00337628"/>
    <w:rsid w:val="003379F7"/>
    <w:rsid w:val="0034141B"/>
    <w:rsid w:val="00341952"/>
    <w:rsid w:val="0034286F"/>
    <w:rsid w:val="00342906"/>
    <w:rsid w:val="003429BA"/>
    <w:rsid w:val="00343415"/>
    <w:rsid w:val="00343B8C"/>
    <w:rsid w:val="00344006"/>
    <w:rsid w:val="003446EF"/>
    <w:rsid w:val="00344A96"/>
    <w:rsid w:val="00345723"/>
    <w:rsid w:val="0034581C"/>
    <w:rsid w:val="00345B1D"/>
    <w:rsid w:val="003460D9"/>
    <w:rsid w:val="00351069"/>
    <w:rsid w:val="00351979"/>
    <w:rsid w:val="00351FCA"/>
    <w:rsid w:val="00354195"/>
    <w:rsid w:val="0035530A"/>
    <w:rsid w:val="00356648"/>
    <w:rsid w:val="00357087"/>
    <w:rsid w:val="0035743E"/>
    <w:rsid w:val="00357D04"/>
    <w:rsid w:val="00357F2D"/>
    <w:rsid w:val="00361D0E"/>
    <w:rsid w:val="003646B6"/>
    <w:rsid w:val="003646C0"/>
    <w:rsid w:val="003646C4"/>
    <w:rsid w:val="00365425"/>
    <w:rsid w:val="00365B30"/>
    <w:rsid w:val="0036654D"/>
    <w:rsid w:val="003667B2"/>
    <w:rsid w:val="00367F1F"/>
    <w:rsid w:val="00373A70"/>
    <w:rsid w:val="0037412D"/>
    <w:rsid w:val="0037431C"/>
    <w:rsid w:val="00374CE1"/>
    <w:rsid w:val="003753F3"/>
    <w:rsid w:val="00376AB4"/>
    <w:rsid w:val="00380739"/>
    <w:rsid w:val="003816A7"/>
    <w:rsid w:val="0038187C"/>
    <w:rsid w:val="00381C7D"/>
    <w:rsid w:val="00381F63"/>
    <w:rsid w:val="00381FF6"/>
    <w:rsid w:val="00382232"/>
    <w:rsid w:val="00383E89"/>
    <w:rsid w:val="0038442A"/>
    <w:rsid w:val="00384C65"/>
    <w:rsid w:val="00385D75"/>
    <w:rsid w:val="00385E17"/>
    <w:rsid w:val="00386017"/>
    <w:rsid w:val="00386B8D"/>
    <w:rsid w:val="00387C4A"/>
    <w:rsid w:val="00392E31"/>
    <w:rsid w:val="00392FA3"/>
    <w:rsid w:val="00393E10"/>
    <w:rsid w:val="00396EB8"/>
    <w:rsid w:val="00397053"/>
    <w:rsid w:val="003A01CB"/>
    <w:rsid w:val="003A11C5"/>
    <w:rsid w:val="003A2B6E"/>
    <w:rsid w:val="003A3BC7"/>
    <w:rsid w:val="003A3F29"/>
    <w:rsid w:val="003A5F17"/>
    <w:rsid w:val="003A6221"/>
    <w:rsid w:val="003A6B75"/>
    <w:rsid w:val="003A72BA"/>
    <w:rsid w:val="003B013B"/>
    <w:rsid w:val="003B1E35"/>
    <w:rsid w:val="003B3449"/>
    <w:rsid w:val="003B4709"/>
    <w:rsid w:val="003B4B69"/>
    <w:rsid w:val="003B4E26"/>
    <w:rsid w:val="003B5641"/>
    <w:rsid w:val="003B5BBF"/>
    <w:rsid w:val="003B6148"/>
    <w:rsid w:val="003B79E7"/>
    <w:rsid w:val="003B7E35"/>
    <w:rsid w:val="003C2861"/>
    <w:rsid w:val="003C2D7C"/>
    <w:rsid w:val="003C31CF"/>
    <w:rsid w:val="003C3355"/>
    <w:rsid w:val="003C3827"/>
    <w:rsid w:val="003C3DB8"/>
    <w:rsid w:val="003C71E2"/>
    <w:rsid w:val="003D06AE"/>
    <w:rsid w:val="003D0B36"/>
    <w:rsid w:val="003D0BD3"/>
    <w:rsid w:val="003D14D4"/>
    <w:rsid w:val="003D19EA"/>
    <w:rsid w:val="003D2009"/>
    <w:rsid w:val="003D3473"/>
    <w:rsid w:val="003D4BE0"/>
    <w:rsid w:val="003E09C7"/>
    <w:rsid w:val="003E0D8A"/>
    <w:rsid w:val="003E1852"/>
    <w:rsid w:val="003E1AC2"/>
    <w:rsid w:val="003E210F"/>
    <w:rsid w:val="003E462D"/>
    <w:rsid w:val="003E48FE"/>
    <w:rsid w:val="003E68E3"/>
    <w:rsid w:val="003E7768"/>
    <w:rsid w:val="003F1328"/>
    <w:rsid w:val="003F4251"/>
    <w:rsid w:val="003F4DDC"/>
    <w:rsid w:val="003F4EE8"/>
    <w:rsid w:val="003F542F"/>
    <w:rsid w:val="003F5D16"/>
    <w:rsid w:val="003F61AC"/>
    <w:rsid w:val="003F71A9"/>
    <w:rsid w:val="003F750A"/>
    <w:rsid w:val="00402B69"/>
    <w:rsid w:val="004037B4"/>
    <w:rsid w:val="00404AF0"/>
    <w:rsid w:val="00404F3B"/>
    <w:rsid w:val="00405559"/>
    <w:rsid w:val="00406677"/>
    <w:rsid w:val="00407769"/>
    <w:rsid w:val="004102ED"/>
    <w:rsid w:val="004109D9"/>
    <w:rsid w:val="004151B7"/>
    <w:rsid w:val="0041784B"/>
    <w:rsid w:val="00417BCD"/>
    <w:rsid w:val="0042010F"/>
    <w:rsid w:val="004234B8"/>
    <w:rsid w:val="004244DA"/>
    <w:rsid w:val="00424ECF"/>
    <w:rsid w:val="004268E5"/>
    <w:rsid w:val="00427D70"/>
    <w:rsid w:val="00432D47"/>
    <w:rsid w:val="00434F44"/>
    <w:rsid w:val="00436A39"/>
    <w:rsid w:val="00437016"/>
    <w:rsid w:val="00440551"/>
    <w:rsid w:val="00440D0F"/>
    <w:rsid w:val="00441387"/>
    <w:rsid w:val="00441C69"/>
    <w:rsid w:val="00442795"/>
    <w:rsid w:val="00443F89"/>
    <w:rsid w:val="00446E60"/>
    <w:rsid w:val="00446EDE"/>
    <w:rsid w:val="004474ED"/>
    <w:rsid w:val="004478AB"/>
    <w:rsid w:val="00452231"/>
    <w:rsid w:val="0045231B"/>
    <w:rsid w:val="0045233C"/>
    <w:rsid w:val="00452792"/>
    <w:rsid w:val="00452844"/>
    <w:rsid w:val="0045360F"/>
    <w:rsid w:val="00453FE4"/>
    <w:rsid w:val="00455476"/>
    <w:rsid w:val="00457044"/>
    <w:rsid w:val="0045717F"/>
    <w:rsid w:val="00457320"/>
    <w:rsid w:val="00460218"/>
    <w:rsid w:val="00461813"/>
    <w:rsid w:val="00462407"/>
    <w:rsid w:val="004641A1"/>
    <w:rsid w:val="00464826"/>
    <w:rsid w:val="00464BDA"/>
    <w:rsid w:val="0046554F"/>
    <w:rsid w:val="00467A37"/>
    <w:rsid w:val="00470974"/>
    <w:rsid w:val="0047265D"/>
    <w:rsid w:val="00472CA1"/>
    <w:rsid w:val="004732E2"/>
    <w:rsid w:val="00473F89"/>
    <w:rsid w:val="0047470E"/>
    <w:rsid w:val="00474A6F"/>
    <w:rsid w:val="00476072"/>
    <w:rsid w:val="00476CAE"/>
    <w:rsid w:val="0048170E"/>
    <w:rsid w:val="00482448"/>
    <w:rsid w:val="0048398E"/>
    <w:rsid w:val="00484AE0"/>
    <w:rsid w:val="00485148"/>
    <w:rsid w:val="0048561D"/>
    <w:rsid w:val="00486C6D"/>
    <w:rsid w:val="004874D3"/>
    <w:rsid w:val="00490BBD"/>
    <w:rsid w:val="004916F8"/>
    <w:rsid w:val="00491742"/>
    <w:rsid w:val="00491B01"/>
    <w:rsid w:val="004925DA"/>
    <w:rsid w:val="00493B4F"/>
    <w:rsid w:val="004955FB"/>
    <w:rsid w:val="004956E2"/>
    <w:rsid w:val="00495B42"/>
    <w:rsid w:val="00495F3E"/>
    <w:rsid w:val="00497D8D"/>
    <w:rsid w:val="004A06BA"/>
    <w:rsid w:val="004A0ABB"/>
    <w:rsid w:val="004A2733"/>
    <w:rsid w:val="004A2C94"/>
    <w:rsid w:val="004A2D59"/>
    <w:rsid w:val="004A4A24"/>
    <w:rsid w:val="004A4B26"/>
    <w:rsid w:val="004A4B7E"/>
    <w:rsid w:val="004A4BE3"/>
    <w:rsid w:val="004A50B3"/>
    <w:rsid w:val="004A733E"/>
    <w:rsid w:val="004A7753"/>
    <w:rsid w:val="004A77D0"/>
    <w:rsid w:val="004B246D"/>
    <w:rsid w:val="004B2EC8"/>
    <w:rsid w:val="004B381A"/>
    <w:rsid w:val="004B3C44"/>
    <w:rsid w:val="004B5935"/>
    <w:rsid w:val="004B6117"/>
    <w:rsid w:val="004B63EA"/>
    <w:rsid w:val="004B7D94"/>
    <w:rsid w:val="004C0CCD"/>
    <w:rsid w:val="004C2196"/>
    <w:rsid w:val="004C5688"/>
    <w:rsid w:val="004C61FD"/>
    <w:rsid w:val="004C753F"/>
    <w:rsid w:val="004D0DA8"/>
    <w:rsid w:val="004D177A"/>
    <w:rsid w:val="004D2370"/>
    <w:rsid w:val="004D32F6"/>
    <w:rsid w:val="004D6583"/>
    <w:rsid w:val="004E0D55"/>
    <w:rsid w:val="004E179D"/>
    <w:rsid w:val="004E213A"/>
    <w:rsid w:val="004E2E3A"/>
    <w:rsid w:val="004E3858"/>
    <w:rsid w:val="004E418B"/>
    <w:rsid w:val="004E46B9"/>
    <w:rsid w:val="004E50B7"/>
    <w:rsid w:val="004E5ED0"/>
    <w:rsid w:val="004E5FDC"/>
    <w:rsid w:val="004E6B27"/>
    <w:rsid w:val="004F0791"/>
    <w:rsid w:val="004F0B23"/>
    <w:rsid w:val="004F18D8"/>
    <w:rsid w:val="004F30E9"/>
    <w:rsid w:val="004F422E"/>
    <w:rsid w:val="004F45BF"/>
    <w:rsid w:val="004F467F"/>
    <w:rsid w:val="004F46EF"/>
    <w:rsid w:val="004F62C6"/>
    <w:rsid w:val="004F6FD8"/>
    <w:rsid w:val="004F7B77"/>
    <w:rsid w:val="005000D7"/>
    <w:rsid w:val="005002C0"/>
    <w:rsid w:val="00501188"/>
    <w:rsid w:val="005016C9"/>
    <w:rsid w:val="0050213F"/>
    <w:rsid w:val="00511C16"/>
    <w:rsid w:val="00511F22"/>
    <w:rsid w:val="00512FEE"/>
    <w:rsid w:val="005134D5"/>
    <w:rsid w:val="005142A3"/>
    <w:rsid w:val="00515818"/>
    <w:rsid w:val="0052389A"/>
    <w:rsid w:val="0052577A"/>
    <w:rsid w:val="00525A56"/>
    <w:rsid w:val="005266DF"/>
    <w:rsid w:val="00527869"/>
    <w:rsid w:val="00531CC9"/>
    <w:rsid w:val="00531E32"/>
    <w:rsid w:val="00535F4E"/>
    <w:rsid w:val="005370E5"/>
    <w:rsid w:val="00537701"/>
    <w:rsid w:val="005378FD"/>
    <w:rsid w:val="005407FB"/>
    <w:rsid w:val="00546220"/>
    <w:rsid w:val="00552BB0"/>
    <w:rsid w:val="00552CE9"/>
    <w:rsid w:val="005550EB"/>
    <w:rsid w:val="00555E35"/>
    <w:rsid w:val="00556C52"/>
    <w:rsid w:val="00557055"/>
    <w:rsid w:val="005571EE"/>
    <w:rsid w:val="00560631"/>
    <w:rsid w:val="00561FBF"/>
    <w:rsid w:val="0056349E"/>
    <w:rsid w:val="00563DE6"/>
    <w:rsid w:val="00564CE4"/>
    <w:rsid w:val="0056503C"/>
    <w:rsid w:val="005705FF"/>
    <w:rsid w:val="00572C4E"/>
    <w:rsid w:val="005742D3"/>
    <w:rsid w:val="0057453B"/>
    <w:rsid w:val="005746F0"/>
    <w:rsid w:val="00576B8C"/>
    <w:rsid w:val="0058143E"/>
    <w:rsid w:val="00581DC5"/>
    <w:rsid w:val="00584D44"/>
    <w:rsid w:val="005911A2"/>
    <w:rsid w:val="00592351"/>
    <w:rsid w:val="00593926"/>
    <w:rsid w:val="0059672B"/>
    <w:rsid w:val="00596EE3"/>
    <w:rsid w:val="005A2F0B"/>
    <w:rsid w:val="005A55FB"/>
    <w:rsid w:val="005A566F"/>
    <w:rsid w:val="005A5F43"/>
    <w:rsid w:val="005A626B"/>
    <w:rsid w:val="005A6DC2"/>
    <w:rsid w:val="005A6F71"/>
    <w:rsid w:val="005A7025"/>
    <w:rsid w:val="005A751D"/>
    <w:rsid w:val="005A7939"/>
    <w:rsid w:val="005B1B87"/>
    <w:rsid w:val="005B25A4"/>
    <w:rsid w:val="005B33F4"/>
    <w:rsid w:val="005B5AE5"/>
    <w:rsid w:val="005B5C57"/>
    <w:rsid w:val="005B7042"/>
    <w:rsid w:val="005B7589"/>
    <w:rsid w:val="005C00EA"/>
    <w:rsid w:val="005C2FBA"/>
    <w:rsid w:val="005C3223"/>
    <w:rsid w:val="005C4045"/>
    <w:rsid w:val="005C5137"/>
    <w:rsid w:val="005D0455"/>
    <w:rsid w:val="005D15B9"/>
    <w:rsid w:val="005D2374"/>
    <w:rsid w:val="005D23A5"/>
    <w:rsid w:val="005D45D6"/>
    <w:rsid w:val="005D493C"/>
    <w:rsid w:val="005D5731"/>
    <w:rsid w:val="005D5751"/>
    <w:rsid w:val="005D5788"/>
    <w:rsid w:val="005D6EDF"/>
    <w:rsid w:val="005E053E"/>
    <w:rsid w:val="005E12D3"/>
    <w:rsid w:val="005E1F0A"/>
    <w:rsid w:val="005E23AD"/>
    <w:rsid w:val="005E3034"/>
    <w:rsid w:val="005E3601"/>
    <w:rsid w:val="005E380D"/>
    <w:rsid w:val="005E4518"/>
    <w:rsid w:val="005E5A6D"/>
    <w:rsid w:val="005E65D5"/>
    <w:rsid w:val="005E7BE1"/>
    <w:rsid w:val="005F005B"/>
    <w:rsid w:val="005F0751"/>
    <w:rsid w:val="005F095A"/>
    <w:rsid w:val="005F2A22"/>
    <w:rsid w:val="005F3581"/>
    <w:rsid w:val="005F3791"/>
    <w:rsid w:val="005F41E6"/>
    <w:rsid w:val="005F4FE0"/>
    <w:rsid w:val="005F6322"/>
    <w:rsid w:val="005F7439"/>
    <w:rsid w:val="005F768A"/>
    <w:rsid w:val="005F7B79"/>
    <w:rsid w:val="0060129C"/>
    <w:rsid w:val="00601553"/>
    <w:rsid w:val="00601D1B"/>
    <w:rsid w:val="00602AA4"/>
    <w:rsid w:val="0060454D"/>
    <w:rsid w:val="006059CA"/>
    <w:rsid w:val="00605DAB"/>
    <w:rsid w:val="00606461"/>
    <w:rsid w:val="00606981"/>
    <w:rsid w:val="00606ECC"/>
    <w:rsid w:val="00607B38"/>
    <w:rsid w:val="0061085D"/>
    <w:rsid w:val="00611790"/>
    <w:rsid w:val="006117FD"/>
    <w:rsid w:val="006125C7"/>
    <w:rsid w:val="006138E2"/>
    <w:rsid w:val="00613E6D"/>
    <w:rsid w:val="006176E1"/>
    <w:rsid w:val="006201DD"/>
    <w:rsid w:val="00623F2A"/>
    <w:rsid w:val="00626505"/>
    <w:rsid w:val="00626605"/>
    <w:rsid w:val="00627255"/>
    <w:rsid w:val="00627A50"/>
    <w:rsid w:val="006302A5"/>
    <w:rsid w:val="0063035D"/>
    <w:rsid w:val="0063050B"/>
    <w:rsid w:val="006305B1"/>
    <w:rsid w:val="0063064B"/>
    <w:rsid w:val="00632595"/>
    <w:rsid w:val="006331FC"/>
    <w:rsid w:val="00635530"/>
    <w:rsid w:val="00635C01"/>
    <w:rsid w:val="0063625E"/>
    <w:rsid w:val="006369E7"/>
    <w:rsid w:val="00645876"/>
    <w:rsid w:val="00645FA3"/>
    <w:rsid w:val="006528D4"/>
    <w:rsid w:val="006529FA"/>
    <w:rsid w:val="006540C1"/>
    <w:rsid w:val="0065422F"/>
    <w:rsid w:val="0065493B"/>
    <w:rsid w:val="00654B6C"/>
    <w:rsid w:val="006564FD"/>
    <w:rsid w:val="006579F5"/>
    <w:rsid w:val="00657B0D"/>
    <w:rsid w:val="00661800"/>
    <w:rsid w:val="006654A1"/>
    <w:rsid w:val="006660A1"/>
    <w:rsid w:val="00670BE7"/>
    <w:rsid w:val="00671288"/>
    <w:rsid w:val="00671465"/>
    <w:rsid w:val="0067244D"/>
    <w:rsid w:val="00672BD9"/>
    <w:rsid w:val="00672E09"/>
    <w:rsid w:val="00672FFE"/>
    <w:rsid w:val="00673737"/>
    <w:rsid w:val="00674DB9"/>
    <w:rsid w:val="00677EA6"/>
    <w:rsid w:val="0068088C"/>
    <w:rsid w:val="006816C7"/>
    <w:rsid w:val="00681D16"/>
    <w:rsid w:val="00684791"/>
    <w:rsid w:val="00685403"/>
    <w:rsid w:val="00685881"/>
    <w:rsid w:val="0068680C"/>
    <w:rsid w:val="00687368"/>
    <w:rsid w:val="006873A9"/>
    <w:rsid w:val="00690274"/>
    <w:rsid w:val="00690688"/>
    <w:rsid w:val="006906D5"/>
    <w:rsid w:val="006930BB"/>
    <w:rsid w:val="006933DA"/>
    <w:rsid w:val="00693CC7"/>
    <w:rsid w:val="00694666"/>
    <w:rsid w:val="00695CA6"/>
    <w:rsid w:val="006A01D8"/>
    <w:rsid w:val="006A091C"/>
    <w:rsid w:val="006A222F"/>
    <w:rsid w:val="006A2CE2"/>
    <w:rsid w:val="006A5BD4"/>
    <w:rsid w:val="006A63CF"/>
    <w:rsid w:val="006A65A5"/>
    <w:rsid w:val="006A69B2"/>
    <w:rsid w:val="006A6F4F"/>
    <w:rsid w:val="006B29FC"/>
    <w:rsid w:val="006B313B"/>
    <w:rsid w:val="006B3A2B"/>
    <w:rsid w:val="006B436E"/>
    <w:rsid w:val="006B4C05"/>
    <w:rsid w:val="006B5157"/>
    <w:rsid w:val="006B58F5"/>
    <w:rsid w:val="006B6655"/>
    <w:rsid w:val="006B6E31"/>
    <w:rsid w:val="006C1167"/>
    <w:rsid w:val="006C11FA"/>
    <w:rsid w:val="006C19AC"/>
    <w:rsid w:val="006C1C82"/>
    <w:rsid w:val="006C2241"/>
    <w:rsid w:val="006C3040"/>
    <w:rsid w:val="006C3BAC"/>
    <w:rsid w:val="006C4781"/>
    <w:rsid w:val="006C5DE0"/>
    <w:rsid w:val="006D02B1"/>
    <w:rsid w:val="006D0995"/>
    <w:rsid w:val="006D3646"/>
    <w:rsid w:val="006D555C"/>
    <w:rsid w:val="006D55FA"/>
    <w:rsid w:val="006D683E"/>
    <w:rsid w:val="006D6E41"/>
    <w:rsid w:val="006D7A5E"/>
    <w:rsid w:val="006D7BC5"/>
    <w:rsid w:val="006E0150"/>
    <w:rsid w:val="006E06BA"/>
    <w:rsid w:val="006E09AD"/>
    <w:rsid w:val="006E2283"/>
    <w:rsid w:val="006E2C23"/>
    <w:rsid w:val="006E53E3"/>
    <w:rsid w:val="006E5CB8"/>
    <w:rsid w:val="006F3AAA"/>
    <w:rsid w:val="006F47AE"/>
    <w:rsid w:val="006F70A0"/>
    <w:rsid w:val="00700CF5"/>
    <w:rsid w:val="00703CB5"/>
    <w:rsid w:val="00704C7D"/>
    <w:rsid w:val="007100A6"/>
    <w:rsid w:val="007112EC"/>
    <w:rsid w:val="00711916"/>
    <w:rsid w:val="00712B7A"/>
    <w:rsid w:val="007150A1"/>
    <w:rsid w:val="00716588"/>
    <w:rsid w:val="007167A6"/>
    <w:rsid w:val="007237A8"/>
    <w:rsid w:val="00723C27"/>
    <w:rsid w:val="00724183"/>
    <w:rsid w:val="0072720B"/>
    <w:rsid w:val="00727A27"/>
    <w:rsid w:val="00730A30"/>
    <w:rsid w:val="00731CCB"/>
    <w:rsid w:val="00731E7E"/>
    <w:rsid w:val="0073269F"/>
    <w:rsid w:val="007332DC"/>
    <w:rsid w:val="007337B9"/>
    <w:rsid w:val="007342D2"/>
    <w:rsid w:val="00734FBD"/>
    <w:rsid w:val="00735855"/>
    <w:rsid w:val="00735FF7"/>
    <w:rsid w:val="00741AC0"/>
    <w:rsid w:val="0074207B"/>
    <w:rsid w:val="00742139"/>
    <w:rsid w:val="007426C3"/>
    <w:rsid w:val="007428E8"/>
    <w:rsid w:val="00744E6B"/>
    <w:rsid w:val="0074759A"/>
    <w:rsid w:val="00747E96"/>
    <w:rsid w:val="007500DB"/>
    <w:rsid w:val="00750BD4"/>
    <w:rsid w:val="0075108C"/>
    <w:rsid w:val="007530A9"/>
    <w:rsid w:val="00753AC3"/>
    <w:rsid w:val="00753ADB"/>
    <w:rsid w:val="0075433C"/>
    <w:rsid w:val="00755146"/>
    <w:rsid w:val="00756D8A"/>
    <w:rsid w:val="00756F88"/>
    <w:rsid w:val="00757610"/>
    <w:rsid w:val="0075788D"/>
    <w:rsid w:val="0076160E"/>
    <w:rsid w:val="00763940"/>
    <w:rsid w:val="0076481B"/>
    <w:rsid w:val="00765913"/>
    <w:rsid w:val="00766BB8"/>
    <w:rsid w:val="0076716D"/>
    <w:rsid w:val="007678EF"/>
    <w:rsid w:val="007722CF"/>
    <w:rsid w:val="00773092"/>
    <w:rsid w:val="007731E0"/>
    <w:rsid w:val="00773261"/>
    <w:rsid w:val="00773A21"/>
    <w:rsid w:val="0077589F"/>
    <w:rsid w:val="0077602C"/>
    <w:rsid w:val="00781116"/>
    <w:rsid w:val="00782B82"/>
    <w:rsid w:val="00783231"/>
    <w:rsid w:val="00784490"/>
    <w:rsid w:val="00785F52"/>
    <w:rsid w:val="00787DDB"/>
    <w:rsid w:val="00790AE6"/>
    <w:rsid w:val="007913E2"/>
    <w:rsid w:val="007916AB"/>
    <w:rsid w:val="00792496"/>
    <w:rsid w:val="007937EC"/>
    <w:rsid w:val="00793EC6"/>
    <w:rsid w:val="00794A15"/>
    <w:rsid w:val="00796282"/>
    <w:rsid w:val="007970DF"/>
    <w:rsid w:val="007A18C8"/>
    <w:rsid w:val="007A201B"/>
    <w:rsid w:val="007A2BEE"/>
    <w:rsid w:val="007A5466"/>
    <w:rsid w:val="007A6CEE"/>
    <w:rsid w:val="007A6EA1"/>
    <w:rsid w:val="007B521F"/>
    <w:rsid w:val="007B59FC"/>
    <w:rsid w:val="007B5D61"/>
    <w:rsid w:val="007B6347"/>
    <w:rsid w:val="007B732D"/>
    <w:rsid w:val="007B7602"/>
    <w:rsid w:val="007B77B5"/>
    <w:rsid w:val="007B7860"/>
    <w:rsid w:val="007C0290"/>
    <w:rsid w:val="007C1CB8"/>
    <w:rsid w:val="007C3A6E"/>
    <w:rsid w:val="007C5825"/>
    <w:rsid w:val="007C5F7D"/>
    <w:rsid w:val="007C617C"/>
    <w:rsid w:val="007C7530"/>
    <w:rsid w:val="007D011F"/>
    <w:rsid w:val="007D420B"/>
    <w:rsid w:val="007D463B"/>
    <w:rsid w:val="007D4824"/>
    <w:rsid w:val="007D6571"/>
    <w:rsid w:val="007D698D"/>
    <w:rsid w:val="007D6F12"/>
    <w:rsid w:val="007D7E0B"/>
    <w:rsid w:val="007E12F1"/>
    <w:rsid w:val="007E1B4D"/>
    <w:rsid w:val="007E21EF"/>
    <w:rsid w:val="007E354C"/>
    <w:rsid w:val="007E35F4"/>
    <w:rsid w:val="007E3880"/>
    <w:rsid w:val="007E44BF"/>
    <w:rsid w:val="007E4875"/>
    <w:rsid w:val="007E60C9"/>
    <w:rsid w:val="007E6117"/>
    <w:rsid w:val="007E75FC"/>
    <w:rsid w:val="007F0A68"/>
    <w:rsid w:val="007F3552"/>
    <w:rsid w:val="007F6D57"/>
    <w:rsid w:val="0080044D"/>
    <w:rsid w:val="0080249E"/>
    <w:rsid w:val="00803729"/>
    <w:rsid w:val="00803C8A"/>
    <w:rsid w:val="008044D3"/>
    <w:rsid w:val="00805930"/>
    <w:rsid w:val="00810B0F"/>
    <w:rsid w:val="00812312"/>
    <w:rsid w:val="0081369A"/>
    <w:rsid w:val="0081684E"/>
    <w:rsid w:val="0081754E"/>
    <w:rsid w:val="008177DE"/>
    <w:rsid w:val="00820B8D"/>
    <w:rsid w:val="00820C02"/>
    <w:rsid w:val="00821B39"/>
    <w:rsid w:val="00823693"/>
    <w:rsid w:val="00827730"/>
    <w:rsid w:val="00827748"/>
    <w:rsid w:val="00830D3E"/>
    <w:rsid w:val="00831BD3"/>
    <w:rsid w:val="008331D1"/>
    <w:rsid w:val="008334EB"/>
    <w:rsid w:val="008338A4"/>
    <w:rsid w:val="008347EA"/>
    <w:rsid w:val="00834FFD"/>
    <w:rsid w:val="00836EC4"/>
    <w:rsid w:val="00840DED"/>
    <w:rsid w:val="00841AE9"/>
    <w:rsid w:val="00843554"/>
    <w:rsid w:val="00843C4F"/>
    <w:rsid w:val="00844BED"/>
    <w:rsid w:val="00845A16"/>
    <w:rsid w:val="00845B2A"/>
    <w:rsid w:val="00845F47"/>
    <w:rsid w:val="008462FD"/>
    <w:rsid w:val="008503CD"/>
    <w:rsid w:val="00852145"/>
    <w:rsid w:val="00852312"/>
    <w:rsid w:val="00855775"/>
    <w:rsid w:val="00856418"/>
    <w:rsid w:val="00856446"/>
    <w:rsid w:val="00856AEE"/>
    <w:rsid w:val="00856F0A"/>
    <w:rsid w:val="00857D67"/>
    <w:rsid w:val="00861ABC"/>
    <w:rsid w:val="008622D4"/>
    <w:rsid w:val="00862AFA"/>
    <w:rsid w:val="008632B2"/>
    <w:rsid w:val="00863DB5"/>
    <w:rsid w:val="008669BB"/>
    <w:rsid w:val="00866D4E"/>
    <w:rsid w:val="00871B02"/>
    <w:rsid w:val="00871DF4"/>
    <w:rsid w:val="00872748"/>
    <w:rsid w:val="00874573"/>
    <w:rsid w:val="008745BB"/>
    <w:rsid w:val="008747F1"/>
    <w:rsid w:val="00875AB9"/>
    <w:rsid w:val="00876FD0"/>
    <w:rsid w:val="00880ED5"/>
    <w:rsid w:val="00882858"/>
    <w:rsid w:val="00882B69"/>
    <w:rsid w:val="008853D4"/>
    <w:rsid w:val="0088791A"/>
    <w:rsid w:val="00887B6A"/>
    <w:rsid w:val="008912C3"/>
    <w:rsid w:val="0089269D"/>
    <w:rsid w:val="00892DBD"/>
    <w:rsid w:val="0089328A"/>
    <w:rsid w:val="0089378A"/>
    <w:rsid w:val="00893BD8"/>
    <w:rsid w:val="00893D9F"/>
    <w:rsid w:val="00894AB3"/>
    <w:rsid w:val="008951C9"/>
    <w:rsid w:val="0089540D"/>
    <w:rsid w:val="00896922"/>
    <w:rsid w:val="008A0B1F"/>
    <w:rsid w:val="008A145E"/>
    <w:rsid w:val="008A179A"/>
    <w:rsid w:val="008A1DE6"/>
    <w:rsid w:val="008A39E5"/>
    <w:rsid w:val="008A3D42"/>
    <w:rsid w:val="008A3D7D"/>
    <w:rsid w:val="008A46D9"/>
    <w:rsid w:val="008A4B1F"/>
    <w:rsid w:val="008A60C1"/>
    <w:rsid w:val="008A72F0"/>
    <w:rsid w:val="008B1111"/>
    <w:rsid w:val="008B140F"/>
    <w:rsid w:val="008B648E"/>
    <w:rsid w:val="008C062F"/>
    <w:rsid w:val="008C1EA5"/>
    <w:rsid w:val="008C2CA8"/>
    <w:rsid w:val="008C2EF8"/>
    <w:rsid w:val="008C3479"/>
    <w:rsid w:val="008C3D44"/>
    <w:rsid w:val="008C3D65"/>
    <w:rsid w:val="008C3F5E"/>
    <w:rsid w:val="008C4468"/>
    <w:rsid w:val="008C4616"/>
    <w:rsid w:val="008C56B7"/>
    <w:rsid w:val="008C56FD"/>
    <w:rsid w:val="008C6366"/>
    <w:rsid w:val="008C7BFF"/>
    <w:rsid w:val="008C7DBC"/>
    <w:rsid w:val="008D43CB"/>
    <w:rsid w:val="008D59D7"/>
    <w:rsid w:val="008D69EC"/>
    <w:rsid w:val="008D7FAC"/>
    <w:rsid w:val="008E0538"/>
    <w:rsid w:val="008E28E1"/>
    <w:rsid w:val="008E4AA3"/>
    <w:rsid w:val="008E5312"/>
    <w:rsid w:val="008E5455"/>
    <w:rsid w:val="008E5F99"/>
    <w:rsid w:val="008E61FF"/>
    <w:rsid w:val="008E66E7"/>
    <w:rsid w:val="008E7B2B"/>
    <w:rsid w:val="008F0357"/>
    <w:rsid w:val="008F24D0"/>
    <w:rsid w:val="008F2810"/>
    <w:rsid w:val="008F2AB2"/>
    <w:rsid w:val="008F490B"/>
    <w:rsid w:val="008F6462"/>
    <w:rsid w:val="008F6CE4"/>
    <w:rsid w:val="008F7180"/>
    <w:rsid w:val="008F7F1E"/>
    <w:rsid w:val="00900224"/>
    <w:rsid w:val="00900645"/>
    <w:rsid w:val="009009FB"/>
    <w:rsid w:val="00901F5B"/>
    <w:rsid w:val="009021CB"/>
    <w:rsid w:val="00902257"/>
    <w:rsid w:val="00902762"/>
    <w:rsid w:val="009046DA"/>
    <w:rsid w:val="00905442"/>
    <w:rsid w:val="00905627"/>
    <w:rsid w:val="00910791"/>
    <w:rsid w:val="009107CF"/>
    <w:rsid w:val="00913189"/>
    <w:rsid w:val="00915017"/>
    <w:rsid w:val="00915460"/>
    <w:rsid w:val="00915935"/>
    <w:rsid w:val="00916325"/>
    <w:rsid w:val="00917035"/>
    <w:rsid w:val="009170B5"/>
    <w:rsid w:val="00917B48"/>
    <w:rsid w:val="00920420"/>
    <w:rsid w:val="009221B2"/>
    <w:rsid w:val="009238F6"/>
    <w:rsid w:val="00923B9B"/>
    <w:rsid w:val="00924313"/>
    <w:rsid w:val="009264D4"/>
    <w:rsid w:val="0093006C"/>
    <w:rsid w:val="00930BB1"/>
    <w:rsid w:val="00930E6A"/>
    <w:rsid w:val="009325FB"/>
    <w:rsid w:val="009328C6"/>
    <w:rsid w:val="0093343B"/>
    <w:rsid w:val="0093344C"/>
    <w:rsid w:val="00933641"/>
    <w:rsid w:val="009340CB"/>
    <w:rsid w:val="00934A70"/>
    <w:rsid w:val="00934F69"/>
    <w:rsid w:val="00936411"/>
    <w:rsid w:val="00944C61"/>
    <w:rsid w:val="00944F6C"/>
    <w:rsid w:val="00944FBB"/>
    <w:rsid w:val="0094630F"/>
    <w:rsid w:val="00951CF0"/>
    <w:rsid w:val="00954CBD"/>
    <w:rsid w:val="00954DBB"/>
    <w:rsid w:val="0095649B"/>
    <w:rsid w:val="009568FE"/>
    <w:rsid w:val="00956BB6"/>
    <w:rsid w:val="009570E0"/>
    <w:rsid w:val="0096023A"/>
    <w:rsid w:val="00961874"/>
    <w:rsid w:val="009619BB"/>
    <w:rsid w:val="00963F67"/>
    <w:rsid w:val="00964585"/>
    <w:rsid w:val="009655FE"/>
    <w:rsid w:val="00967422"/>
    <w:rsid w:val="009674C8"/>
    <w:rsid w:val="009675B4"/>
    <w:rsid w:val="00967E70"/>
    <w:rsid w:val="00970F8E"/>
    <w:rsid w:val="0097457E"/>
    <w:rsid w:val="009756E3"/>
    <w:rsid w:val="00975C8F"/>
    <w:rsid w:val="00975FE9"/>
    <w:rsid w:val="00977795"/>
    <w:rsid w:val="00977D45"/>
    <w:rsid w:val="00979C26"/>
    <w:rsid w:val="00982528"/>
    <w:rsid w:val="00984566"/>
    <w:rsid w:val="0098484A"/>
    <w:rsid w:val="00984FB1"/>
    <w:rsid w:val="00985D43"/>
    <w:rsid w:val="00986C01"/>
    <w:rsid w:val="00987AD8"/>
    <w:rsid w:val="00990760"/>
    <w:rsid w:val="00990C54"/>
    <w:rsid w:val="00991259"/>
    <w:rsid w:val="00991A96"/>
    <w:rsid w:val="00992A70"/>
    <w:rsid w:val="009932C7"/>
    <w:rsid w:val="009938E1"/>
    <w:rsid w:val="00994126"/>
    <w:rsid w:val="00994819"/>
    <w:rsid w:val="0099613D"/>
    <w:rsid w:val="009A0A82"/>
    <w:rsid w:val="009A0D2E"/>
    <w:rsid w:val="009A2A18"/>
    <w:rsid w:val="009A3941"/>
    <w:rsid w:val="009A3CA2"/>
    <w:rsid w:val="009A3F59"/>
    <w:rsid w:val="009A4DB8"/>
    <w:rsid w:val="009A4FB8"/>
    <w:rsid w:val="009A5183"/>
    <w:rsid w:val="009A5367"/>
    <w:rsid w:val="009A5460"/>
    <w:rsid w:val="009B1667"/>
    <w:rsid w:val="009B1C6B"/>
    <w:rsid w:val="009B292B"/>
    <w:rsid w:val="009B361B"/>
    <w:rsid w:val="009B402A"/>
    <w:rsid w:val="009B5C27"/>
    <w:rsid w:val="009B66F8"/>
    <w:rsid w:val="009B712C"/>
    <w:rsid w:val="009B7C8F"/>
    <w:rsid w:val="009B7E1D"/>
    <w:rsid w:val="009C02D3"/>
    <w:rsid w:val="009C081E"/>
    <w:rsid w:val="009C0CD9"/>
    <w:rsid w:val="009C1FDB"/>
    <w:rsid w:val="009C2397"/>
    <w:rsid w:val="009C31ED"/>
    <w:rsid w:val="009C3519"/>
    <w:rsid w:val="009C4F41"/>
    <w:rsid w:val="009C5811"/>
    <w:rsid w:val="009C7196"/>
    <w:rsid w:val="009C73DB"/>
    <w:rsid w:val="009D1193"/>
    <w:rsid w:val="009D1961"/>
    <w:rsid w:val="009D1C57"/>
    <w:rsid w:val="009D5F91"/>
    <w:rsid w:val="009D7F18"/>
    <w:rsid w:val="009E2704"/>
    <w:rsid w:val="009E4025"/>
    <w:rsid w:val="009E5792"/>
    <w:rsid w:val="009E6188"/>
    <w:rsid w:val="009E62A5"/>
    <w:rsid w:val="009E6353"/>
    <w:rsid w:val="009E6CAF"/>
    <w:rsid w:val="009E7B8D"/>
    <w:rsid w:val="009F0B7F"/>
    <w:rsid w:val="009F2332"/>
    <w:rsid w:val="009F2C5F"/>
    <w:rsid w:val="009F4936"/>
    <w:rsid w:val="009F5F33"/>
    <w:rsid w:val="009F6020"/>
    <w:rsid w:val="00A03BBF"/>
    <w:rsid w:val="00A04503"/>
    <w:rsid w:val="00A04B64"/>
    <w:rsid w:val="00A05602"/>
    <w:rsid w:val="00A07F28"/>
    <w:rsid w:val="00A10706"/>
    <w:rsid w:val="00A11EE9"/>
    <w:rsid w:val="00A11F9C"/>
    <w:rsid w:val="00A138E5"/>
    <w:rsid w:val="00A142FC"/>
    <w:rsid w:val="00A14609"/>
    <w:rsid w:val="00A16CF6"/>
    <w:rsid w:val="00A176BE"/>
    <w:rsid w:val="00A200DC"/>
    <w:rsid w:val="00A22423"/>
    <w:rsid w:val="00A2378C"/>
    <w:rsid w:val="00A23B89"/>
    <w:rsid w:val="00A25229"/>
    <w:rsid w:val="00A2632C"/>
    <w:rsid w:val="00A268E0"/>
    <w:rsid w:val="00A27103"/>
    <w:rsid w:val="00A30114"/>
    <w:rsid w:val="00A30C48"/>
    <w:rsid w:val="00A30D55"/>
    <w:rsid w:val="00A32028"/>
    <w:rsid w:val="00A3311E"/>
    <w:rsid w:val="00A331C8"/>
    <w:rsid w:val="00A33731"/>
    <w:rsid w:val="00A344BC"/>
    <w:rsid w:val="00A34658"/>
    <w:rsid w:val="00A35679"/>
    <w:rsid w:val="00A35E33"/>
    <w:rsid w:val="00A3612B"/>
    <w:rsid w:val="00A36258"/>
    <w:rsid w:val="00A36349"/>
    <w:rsid w:val="00A36E7F"/>
    <w:rsid w:val="00A37161"/>
    <w:rsid w:val="00A3748E"/>
    <w:rsid w:val="00A414E5"/>
    <w:rsid w:val="00A42E82"/>
    <w:rsid w:val="00A44641"/>
    <w:rsid w:val="00A45C62"/>
    <w:rsid w:val="00A45D07"/>
    <w:rsid w:val="00A47153"/>
    <w:rsid w:val="00A50697"/>
    <w:rsid w:val="00A53FB2"/>
    <w:rsid w:val="00A54246"/>
    <w:rsid w:val="00A5565D"/>
    <w:rsid w:val="00A55866"/>
    <w:rsid w:val="00A55976"/>
    <w:rsid w:val="00A57606"/>
    <w:rsid w:val="00A57B90"/>
    <w:rsid w:val="00A60F9F"/>
    <w:rsid w:val="00A61322"/>
    <w:rsid w:val="00A62926"/>
    <w:rsid w:val="00A63693"/>
    <w:rsid w:val="00A647C4"/>
    <w:rsid w:val="00A6556A"/>
    <w:rsid w:val="00A65F88"/>
    <w:rsid w:val="00A66C21"/>
    <w:rsid w:val="00A67061"/>
    <w:rsid w:val="00A671DD"/>
    <w:rsid w:val="00A7192B"/>
    <w:rsid w:val="00A72552"/>
    <w:rsid w:val="00A7366A"/>
    <w:rsid w:val="00A74E75"/>
    <w:rsid w:val="00A750D7"/>
    <w:rsid w:val="00A75A37"/>
    <w:rsid w:val="00A7780C"/>
    <w:rsid w:val="00A808B8"/>
    <w:rsid w:val="00A822E2"/>
    <w:rsid w:val="00A82C86"/>
    <w:rsid w:val="00A82DD4"/>
    <w:rsid w:val="00A8516E"/>
    <w:rsid w:val="00A8661E"/>
    <w:rsid w:val="00A8690F"/>
    <w:rsid w:val="00A872BF"/>
    <w:rsid w:val="00A87653"/>
    <w:rsid w:val="00A878CD"/>
    <w:rsid w:val="00A9081A"/>
    <w:rsid w:val="00A90A9F"/>
    <w:rsid w:val="00A9159E"/>
    <w:rsid w:val="00A92363"/>
    <w:rsid w:val="00A92ADA"/>
    <w:rsid w:val="00A939ED"/>
    <w:rsid w:val="00A93F6A"/>
    <w:rsid w:val="00A951A7"/>
    <w:rsid w:val="00A956EB"/>
    <w:rsid w:val="00A96240"/>
    <w:rsid w:val="00AA063C"/>
    <w:rsid w:val="00AA0F90"/>
    <w:rsid w:val="00AA5410"/>
    <w:rsid w:val="00AA55AC"/>
    <w:rsid w:val="00AA6733"/>
    <w:rsid w:val="00AA68DD"/>
    <w:rsid w:val="00AA6A85"/>
    <w:rsid w:val="00AB15CA"/>
    <w:rsid w:val="00AB1D65"/>
    <w:rsid w:val="00AB2A2F"/>
    <w:rsid w:val="00AB2F03"/>
    <w:rsid w:val="00AB4C41"/>
    <w:rsid w:val="00AB53A2"/>
    <w:rsid w:val="00AC10CD"/>
    <w:rsid w:val="00AC16BA"/>
    <w:rsid w:val="00AC2BFE"/>
    <w:rsid w:val="00AC3B92"/>
    <w:rsid w:val="00AC3FED"/>
    <w:rsid w:val="00AC46B6"/>
    <w:rsid w:val="00AC6CF2"/>
    <w:rsid w:val="00AC7E0C"/>
    <w:rsid w:val="00AD05D5"/>
    <w:rsid w:val="00AD5338"/>
    <w:rsid w:val="00AD5374"/>
    <w:rsid w:val="00AD59CE"/>
    <w:rsid w:val="00AE0010"/>
    <w:rsid w:val="00AE454F"/>
    <w:rsid w:val="00AE471A"/>
    <w:rsid w:val="00AE48BF"/>
    <w:rsid w:val="00AE5E91"/>
    <w:rsid w:val="00AE7722"/>
    <w:rsid w:val="00AF201D"/>
    <w:rsid w:val="00AF2E23"/>
    <w:rsid w:val="00AF3450"/>
    <w:rsid w:val="00AF3C0A"/>
    <w:rsid w:val="00AF5A3F"/>
    <w:rsid w:val="00AF67C1"/>
    <w:rsid w:val="00AF7B2D"/>
    <w:rsid w:val="00B03002"/>
    <w:rsid w:val="00B04431"/>
    <w:rsid w:val="00B0473B"/>
    <w:rsid w:val="00B053D9"/>
    <w:rsid w:val="00B06331"/>
    <w:rsid w:val="00B07D33"/>
    <w:rsid w:val="00B1054C"/>
    <w:rsid w:val="00B108AE"/>
    <w:rsid w:val="00B10AE4"/>
    <w:rsid w:val="00B10B16"/>
    <w:rsid w:val="00B115C4"/>
    <w:rsid w:val="00B12CC7"/>
    <w:rsid w:val="00B150E8"/>
    <w:rsid w:val="00B20030"/>
    <w:rsid w:val="00B20F08"/>
    <w:rsid w:val="00B218F1"/>
    <w:rsid w:val="00B21CB5"/>
    <w:rsid w:val="00B21E77"/>
    <w:rsid w:val="00B22BF5"/>
    <w:rsid w:val="00B23257"/>
    <w:rsid w:val="00B23E09"/>
    <w:rsid w:val="00B24868"/>
    <w:rsid w:val="00B2647E"/>
    <w:rsid w:val="00B308E9"/>
    <w:rsid w:val="00B3094E"/>
    <w:rsid w:val="00B31E24"/>
    <w:rsid w:val="00B31ED1"/>
    <w:rsid w:val="00B329CC"/>
    <w:rsid w:val="00B33254"/>
    <w:rsid w:val="00B3429F"/>
    <w:rsid w:val="00B35818"/>
    <w:rsid w:val="00B359CE"/>
    <w:rsid w:val="00B36393"/>
    <w:rsid w:val="00B36569"/>
    <w:rsid w:val="00B36DBF"/>
    <w:rsid w:val="00B40D77"/>
    <w:rsid w:val="00B41456"/>
    <w:rsid w:val="00B42765"/>
    <w:rsid w:val="00B428AC"/>
    <w:rsid w:val="00B43D14"/>
    <w:rsid w:val="00B44FA7"/>
    <w:rsid w:val="00B4542B"/>
    <w:rsid w:val="00B515C5"/>
    <w:rsid w:val="00B52236"/>
    <w:rsid w:val="00B54AA3"/>
    <w:rsid w:val="00B61935"/>
    <w:rsid w:val="00B63388"/>
    <w:rsid w:val="00B64BB3"/>
    <w:rsid w:val="00B66C9C"/>
    <w:rsid w:val="00B66D87"/>
    <w:rsid w:val="00B67D0F"/>
    <w:rsid w:val="00B7196E"/>
    <w:rsid w:val="00B7212B"/>
    <w:rsid w:val="00B728E1"/>
    <w:rsid w:val="00B74292"/>
    <w:rsid w:val="00B74553"/>
    <w:rsid w:val="00B74BD3"/>
    <w:rsid w:val="00B7628A"/>
    <w:rsid w:val="00B77068"/>
    <w:rsid w:val="00B770AA"/>
    <w:rsid w:val="00B770DF"/>
    <w:rsid w:val="00B77BF1"/>
    <w:rsid w:val="00B81762"/>
    <w:rsid w:val="00B81F0E"/>
    <w:rsid w:val="00B8266B"/>
    <w:rsid w:val="00B82B73"/>
    <w:rsid w:val="00B839DC"/>
    <w:rsid w:val="00B83C05"/>
    <w:rsid w:val="00B8582E"/>
    <w:rsid w:val="00B87267"/>
    <w:rsid w:val="00B87CA2"/>
    <w:rsid w:val="00B9135C"/>
    <w:rsid w:val="00B91C31"/>
    <w:rsid w:val="00B92056"/>
    <w:rsid w:val="00B92DF8"/>
    <w:rsid w:val="00B95476"/>
    <w:rsid w:val="00B95699"/>
    <w:rsid w:val="00B95D1D"/>
    <w:rsid w:val="00B96B3A"/>
    <w:rsid w:val="00B97770"/>
    <w:rsid w:val="00B977D7"/>
    <w:rsid w:val="00B97987"/>
    <w:rsid w:val="00BA09E3"/>
    <w:rsid w:val="00BA1299"/>
    <w:rsid w:val="00BA43B7"/>
    <w:rsid w:val="00BA64BF"/>
    <w:rsid w:val="00BA68BD"/>
    <w:rsid w:val="00BA6D1F"/>
    <w:rsid w:val="00BB003B"/>
    <w:rsid w:val="00BB0310"/>
    <w:rsid w:val="00BB190F"/>
    <w:rsid w:val="00BB19BA"/>
    <w:rsid w:val="00BB277A"/>
    <w:rsid w:val="00BB3CA2"/>
    <w:rsid w:val="00BB4228"/>
    <w:rsid w:val="00BB50F5"/>
    <w:rsid w:val="00BB5B98"/>
    <w:rsid w:val="00BB5ED6"/>
    <w:rsid w:val="00BB71A8"/>
    <w:rsid w:val="00BB7227"/>
    <w:rsid w:val="00BB7940"/>
    <w:rsid w:val="00BC110F"/>
    <w:rsid w:val="00BC136C"/>
    <w:rsid w:val="00BC2643"/>
    <w:rsid w:val="00BC3429"/>
    <w:rsid w:val="00BC63C9"/>
    <w:rsid w:val="00BC7739"/>
    <w:rsid w:val="00BD1078"/>
    <w:rsid w:val="00BD2FC3"/>
    <w:rsid w:val="00BD3D5D"/>
    <w:rsid w:val="00BD3FFB"/>
    <w:rsid w:val="00BD5F15"/>
    <w:rsid w:val="00BE181D"/>
    <w:rsid w:val="00BE20A3"/>
    <w:rsid w:val="00BE561B"/>
    <w:rsid w:val="00BE60A1"/>
    <w:rsid w:val="00BE63ED"/>
    <w:rsid w:val="00BE666D"/>
    <w:rsid w:val="00BF2DAE"/>
    <w:rsid w:val="00BF3DC6"/>
    <w:rsid w:val="00BF53DC"/>
    <w:rsid w:val="00BF5B15"/>
    <w:rsid w:val="00BF627F"/>
    <w:rsid w:val="00C00979"/>
    <w:rsid w:val="00C01FE9"/>
    <w:rsid w:val="00C02478"/>
    <w:rsid w:val="00C02849"/>
    <w:rsid w:val="00C054FD"/>
    <w:rsid w:val="00C0578B"/>
    <w:rsid w:val="00C05E57"/>
    <w:rsid w:val="00C077DC"/>
    <w:rsid w:val="00C10364"/>
    <w:rsid w:val="00C106A9"/>
    <w:rsid w:val="00C119F9"/>
    <w:rsid w:val="00C131EE"/>
    <w:rsid w:val="00C14D45"/>
    <w:rsid w:val="00C154D0"/>
    <w:rsid w:val="00C20308"/>
    <w:rsid w:val="00C2214C"/>
    <w:rsid w:val="00C2459C"/>
    <w:rsid w:val="00C269E4"/>
    <w:rsid w:val="00C27124"/>
    <w:rsid w:val="00C30793"/>
    <w:rsid w:val="00C30961"/>
    <w:rsid w:val="00C33942"/>
    <w:rsid w:val="00C356FF"/>
    <w:rsid w:val="00C35D23"/>
    <w:rsid w:val="00C37B18"/>
    <w:rsid w:val="00C40004"/>
    <w:rsid w:val="00C401A3"/>
    <w:rsid w:val="00C43571"/>
    <w:rsid w:val="00C4481A"/>
    <w:rsid w:val="00C45CF5"/>
    <w:rsid w:val="00C5027C"/>
    <w:rsid w:val="00C52427"/>
    <w:rsid w:val="00C5357A"/>
    <w:rsid w:val="00C53C3D"/>
    <w:rsid w:val="00C53FFD"/>
    <w:rsid w:val="00C542CA"/>
    <w:rsid w:val="00C55B4D"/>
    <w:rsid w:val="00C57397"/>
    <w:rsid w:val="00C57E63"/>
    <w:rsid w:val="00C602C6"/>
    <w:rsid w:val="00C60511"/>
    <w:rsid w:val="00C62A72"/>
    <w:rsid w:val="00C630E3"/>
    <w:rsid w:val="00C6456F"/>
    <w:rsid w:val="00C64816"/>
    <w:rsid w:val="00C71EC3"/>
    <w:rsid w:val="00C72986"/>
    <w:rsid w:val="00C72AA8"/>
    <w:rsid w:val="00C73172"/>
    <w:rsid w:val="00C745DE"/>
    <w:rsid w:val="00C74E97"/>
    <w:rsid w:val="00C76F92"/>
    <w:rsid w:val="00C8071B"/>
    <w:rsid w:val="00C817EC"/>
    <w:rsid w:val="00C81B95"/>
    <w:rsid w:val="00C81F15"/>
    <w:rsid w:val="00C8598F"/>
    <w:rsid w:val="00C85EC0"/>
    <w:rsid w:val="00C8649A"/>
    <w:rsid w:val="00C87DE9"/>
    <w:rsid w:val="00C87E49"/>
    <w:rsid w:val="00C9041B"/>
    <w:rsid w:val="00C91636"/>
    <w:rsid w:val="00C917DE"/>
    <w:rsid w:val="00C93369"/>
    <w:rsid w:val="00C93F70"/>
    <w:rsid w:val="00C94E3D"/>
    <w:rsid w:val="00C96FFC"/>
    <w:rsid w:val="00C97C02"/>
    <w:rsid w:val="00CA2F4A"/>
    <w:rsid w:val="00CA39F2"/>
    <w:rsid w:val="00CA58B6"/>
    <w:rsid w:val="00CA6ECD"/>
    <w:rsid w:val="00CA7748"/>
    <w:rsid w:val="00CB0558"/>
    <w:rsid w:val="00CB0658"/>
    <w:rsid w:val="00CB14D9"/>
    <w:rsid w:val="00CB2639"/>
    <w:rsid w:val="00CB60B9"/>
    <w:rsid w:val="00CB612C"/>
    <w:rsid w:val="00CB66FE"/>
    <w:rsid w:val="00CB6CE2"/>
    <w:rsid w:val="00CC29A3"/>
    <w:rsid w:val="00CC4515"/>
    <w:rsid w:val="00CC5F56"/>
    <w:rsid w:val="00CC6428"/>
    <w:rsid w:val="00CC7D8A"/>
    <w:rsid w:val="00CC7F3F"/>
    <w:rsid w:val="00CD0E55"/>
    <w:rsid w:val="00CD0FCF"/>
    <w:rsid w:val="00CD3E7D"/>
    <w:rsid w:val="00CD3F86"/>
    <w:rsid w:val="00CD443F"/>
    <w:rsid w:val="00CD4966"/>
    <w:rsid w:val="00CD57A7"/>
    <w:rsid w:val="00CD5973"/>
    <w:rsid w:val="00CD5F9D"/>
    <w:rsid w:val="00CE2535"/>
    <w:rsid w:val="00CE270B"/>
    <w:rsid w:val="00CE3C5F"/>
    <w:rsid w:val="00CE3CFA"/>
    <w:rsid w:val="00CE4262"/>
    <w:rsid w:val="00CE65D5"/>
    <w:rsid w:val="00CE7F8B"/>
    <w:rsid w:val="00CE7FC3"/>
    <w:rsid w:val="00CF119F"/>
    <w:rsid w:val="00CF164E"/>
    <w:rsid w:val="00CF1AFA"/>
    <w:rsid w:val="00CF3146"/>
    <w:rsid w:val="00CF6219"/>
    <w:rsid w:val="00CF6679"/>
    <w:rsid w:val="00CF67B7"/>
    <w:rsid w:val="00CF6990"/>
    <w:rsid w:val="00CF7C76"/>
    <w:rsid w:val="00D015C0"/>
    <w:rsid w:val="00D03A85"/>
    <w:rsid w:val="00D128C8"/>
    <w:rsid w:val="00D14739"/>
    <w:rsid w:val="00D164FC"/>
    <w:rsid w:val="00D16F1B"/>
    <w:rsid w:val="00D200C6"/>
    <w:rsid w:val="00D21CDD"/>
    <w:rsid w:val="00D222BE"/>
    <w:rsid w:val="00D22573"/>
    <w:rsid w:val="00D22B24"/>
    <w:rsid w:val="00D241D9"/>
    <w:rsid w:val="00D3007B"/>
    <w:rsid w:val="00D32D76"/>
    <w:rsid w:val="00D32FF7"/>
    <w:rsid w:val="00D35B3C"/>
    <w:rsid w:val="00D36B2E"/>
    <w:rsid w:val="00D36E72"/>
    <w:rsid w:val="00D404D0"/>
    <w:rsid w:val="00D412EC"/>
    <w:rsid w:val="00D42229"/>
    <w:rsid w:val="00D429B2"/>
    <w:rsid w:val="00D47660"/>
    <w:rsid w:val="00D52797"/>
    <w:rsid w:val="00D5393D"/>
    <w:rsid w:val="00D55E71"/>
    <w:rsid w:val="00D607FF"/>
    <w:rsid w:val="00D617BE"/>
    <w:rsid w:val="00D61B27"/>
    <w:rsid w:val="00D61DD0"/>
    <w:rsid w:val="00D624AA"/>
    <w:rsid w:val="00D62820"/>
    <w:rsid w:val="00D63547"/>
    <w:rsid w:val="00D648B2"/>
    <w:rsid w:val="00D651F8"/>
    <w:rsid w:val="00D65207"/>
    <w:rsid w:val="00D70216"/>
    <w:rsid w:val="00D71221"/>
    <w:rsid w:val="00D71787"/>
    <w:rsid w:val="00D71D64"/>
    <w:rsid w:val="00D72EB1"/>
    <w:rsid w:val="00D7364D"/>
    <w:rsid w:val="00D741FF"/>
    <w:rsid w:val="00D77765"/>
    <w:rsid w:val="00D81B6D"/>
    <w:rsid w:val="00D82310"/>
    <w:rsid w:val="00D82A40"/>
    <w:rsid w:val="00D82FA3"/>
    <w:rsid w:val="00D83788"/>
    <w:rsid w:val="00D84F50"/>
    <w:rsid w:val="00D851CB"/>
    <w:rsid w:val="00D85C4F"/>
    <w:rsid w:val="00D85D25"/>
    <w:rsid w:val="00D8722A"/>
    <w:rsid w:val="00D87BE9"/>
    <w:rsid w:val="00D90A84"/>
    <w:rsid w:val="00D90AB7"/>
    <w:rsid w:val="00D9123C"/>
    <w:rsid w:val="00D91E55"/>
    <w:rsid w:val="00D92759"/>
    <w:rsid w:val="00D92CBE"/>
    <w:rsid w:val="00D92E50"/>
    <w:rsid w:val="00D93F81"/>
    <w:rsid w:val="00D95412"/>
    <w:rsid w:val="00D9736A"/>
    <w:rsid w:val="00D973AE"/>
    <w:rsid w:val="00DA06CB"/>
    <w:rsid w:val="00DA0963"/>
    <w:rsid w:val="00DA4717"/>
    <w:rsid w:val="00DA59CF"/>
    <w:rsid w:val="00DA6019"/>
    <w:rsid w:val="00DA735F"/>
    <w:rsid w:val="00DA76EC"/>
    <w:rsid w:val="00DB0761"/>
    <w:rsid w:val="00DB2A2B"/>
    <w:rsid w:val="00DB3FC0"/>
    <w:rsid w:val="00DB53FD"/>
    <w:rsid w:val="00DB68A9"/>
    <w:rsid w:val="00DB7089"/>
    <w:rsid w:val="00DC052D"/>
    <w:rsid w:val="00DC07BB"/>
    <w:rsid w:val="00DC0FE9"/>
    <w:rsid w:val="00DC149E"/>
    <w:rsid w:val="00DC1D74"/>
    <w:rsid w:val="00DC3366"/>
    <w:rsid w:val="00DC595D"/>
    <w:rsid w:val="00DD11DF"/>
    <w:rsid w:val="00DD1406"/>
    <w:rsid w:val="00DD233D"/>
    <w:rsid w:val="00DD271B"/>
    <w:rsid w:val="00DD2EE8"/>
    <w:rsid w:val="00DD5423"/>
    <w:rsid w:val="00DD60AF"/>
    <w:rsid w:val="00DE1899"/>
    <w:rsid w:val="00DE58EE"/>
    <w:rsid w:val="00DE5CDC"/>
    <w:rsid w:val="00DE5D82"/>
    <w:rsid w:val="00DE648D"/>
    <w:rsid w:val="00DE6C1A"/>
    <w:rsid w:val="00DE75C2"/>
    <w:rsid w:val="00DF151A"/>
    <w:rsid w:val="00DF1EA1"/>
    <w:rsid w:val="00DF59B4"/>
    <w:rsid w:val="00DF756A"/>
    <w:rsid w:val="00DF7DEE"/>
    <w:rsid w:val="00E031C8"/>
    <w:rsid w:val="00E04058"/>
    <w:rsid w:val="00E04D98"/>
    <w:rsid w:val="00E04F04"/>
    <w:rsid w:val="00E05896"/>
    <w:rsid w:val="00E06D36"/>
    <w:rsid w:val="00E06D3F"/>
    <w:rsid w:val="00E07166"/>
    <w:rsid w:val="00E07D1C"/>
    <w:rsid w:val="00E11DF9"/>
    <w:rsid w:val="00E159A3"/>
    <w:rsid w:val="00E1646A"/>
    <w:rsid w:val="00E17D0A"/>
    <w:rsid w:val="00E202CF"/>
    <w:rsid w:val="00E20C29"/>
    <w:rsid w:val="00E20EB6"/>
    <w:rsid w:val="00E23B0C"/>
    <w:rsid w:val="00E257EC"/>
    <w:rsid w:val="00E25C74"/>
    <w:rsid w:val="00E309BF"/>
    <w:rsid w:val="00E30C4F"/>
    <w:rsid w:val="00E316D2"/>
    <w:rsid w:val="00E31CD1"/>
    <w:rsid w:val="00E33427"/>
    <w:rsid w:val="00E336B5"/>
    <w:rsid w:val="00E33CAF"/>
    <w:rsid w:val="00E360D6"/>
    <w:rsid w:val="00E418AA"/>
    <w:rsid w:val="00E41C27"/>
    <w:rsid w:val="00E424F1"/>
    <w:rsid w:val="00E44149"/>
    <w:rsid w:val="00E4478F"/>
    <w:rsid w:val="00E44B00"/>
    <w:rsid w:val="00E44B88"/>
    <w:rsid w:val="00E44CC0"/>
    <w:rsid w:val="00E44FB0"/>
    <w:rsid w:val="00E45014"/>
    <w:rsid w:val="00E4565F"/>
    <w:rsid w:val="00E4694C"/>
    <w:rsid w:val="00E500A6"/>
    <w:rsid w:val="00E509D1"/>
    <w:rsid w:val="00E52FCD"/>
    <w:rsid w:val="00E5485E"/>
    <w:rsid w:val="00E54A80"/>
    <w:rsid w:val="00E558CC"/>
    <w:rsid w:val="00E56F38"/>
    <w:rsid w:val="00E57895"/>
    <w:rsid w:val="00E6082A"/>
    <w:rsid w:val="00E6104F"/>
    <w:rsid w:val="00E61235"/>
    <w:rsid w:val="00E61A64"/>
    <w:rsid w:val="00E62A53"/>
    <w:rsid w:val="00E63BD5"/>
    <w:rsid w:val="00E66A24"/>
    <w:rsid w:val="00E71041"/>
    <w:rsid w:val="00E7106D"/>
    <w:rsid w:val="00E7139F"/>
    <w:rsid w:val="00E71401"/>
    <w:rsid w:val="00E71CA5"/>
    <w:rsid w:val="00E73D12"/>
    <w:rsid w:val="00E7741F"/>
    <w:rsid w:val="00E77CBA"/>
    <w:rsid w:val="00E81099"/>
    <w:rsid w:val="00E82ACB"/>
    <w:rsid w:val="00E868EF"/>
    <w:rsid w:val="00E86AD8"/>
    <w:rsid w:val="00E8755C"/>
    <w:rsid w:val="00E87D19"/>
    <w:rsid w:val="00E90D27"/>
    <w:rsid w:val="00E91DBE"/>
    <w:rsid w:val="00E945F0"/>
    <w:rsid w:val="00E95019"/>
    <w:rsid w:val="00E95351"/>
    <w:rsid w:val="00E96C11"/>
    <w:rsid w:val="00EA00B1"/>
    <w:rsid w:val="00EA030F"/>
    <w:rsid w:val="00EA1268"/>
    <w:rsid w:val="00EA1A48"/>
    <w:rsid w:val="00EA1BC8"/>
    <w:rsid w:val="00EA22AC"/>
    <w:rsid w:val="00EA256B"/>
    <w:rsid w:val="00EA3815"/>
    <w:rsid w:val="00EA439A"/>
    <w:rsid w:val="00EA72E6"/>
    <w:rsid w:val="00EB051E"/>
    <w:rsid w:val="00EB0FF5"/>
    <w:rsid w:val="00EB113E"/>
    <w:rsid w:val="00EB12AF"/>
    <w:rsid w:val="00EB1752"/>
    <w:rsid w:val="00EB17A0"/>
    <w:rsid w:val="00EB1ACB"/>
    <w:rsid w:val="00EB2D12"/>
    <w:rsid w:val="00EB4821"/>
    <w:rsid w:val="00EB63B0"/>
    <w:rsid w:val="00EB67C8"/>
    <w:rsid w:val="00EC07F6"/>
    <w:rsid w:val="00EC0866"/>
    <w:rsid w:val="00EC2C9B"/>
    <w:rsid w:val="00EC2F77"/>
    <w:rsid w:val="00EC58CE"/>
    <w:rsid w:val="00EC5A60"/>
    <w:rsid w:val="00ED0761"/>
    <w:rsid w:val="00ED1C64"/>
    <w:rsid w:val="00ED3B19"/>
    <w:rsid w:val="00ED4EF7"/>
    <w:rsid w:val="00ED54E6"/>
    <w:rsid w:val="00ED5D61"/>
    <w:rsid w:val="00ED75C6"/>
    <w:rsid w:val="00ED7F35"/>
    <w:rsid w:val="00EE0A8B"/>
    <w:rsid w:val="00EE2621"/>
    <w:rsid w:val="00EE2F1B"/>
    <w:rsid w:val="00EE4C4B"/>
    <w:rsid w:val="00EE51F5"/>
    <w:rsid w:val="00EE6185"/>
    <w:rsid w:val="00EE7577"/>
    <w:rsid w:val="00EE7768"/>
    <w:rsid w:val="00EE79A8"/>
    <w:rsid w:val="00EF460E"/>
    <w:rsid w:val="00EF48D6"/>
    <w:rsid w:val="00EF660E"/>
    <w:rsid w:val="00EF703D"/>
    <w:rsid w:val="00EF7DC3"/>
    <w:rsid w:val="00F047EC"/>
    <w:rsid w:val="00F077A3"/>
    <w:rsid w:val="00F11C8A"/>
    <w:rsid w:val="00F1347B"/>
    <w:rsid w:val="00F14344"/>
    <w:rsid w:val="00F207F1"/>
    <w:rsid w:val="00F20FA1"/>
    <w:rsid w:val="00F229F3"/>
    <w:rsid w:val="00F22B41"/>
    <w:rsid w:val="00F22D65"/>
    <w:rsid w:val="00F23308"/>
    <w:rsid w:val="00F2551B"/>
    <w:rsid w:val="00F2790F"/>
    <w:rsid w:val="00F30E1F"/>
    <w:rsid w:val="00F314F5"/>
    <w:rsid w:val="00F32647"/>
    <w:rsid w:val="00F33838"/>
    <w:rsid w:val="00F34B05"/>
    <w:rsid w:val="00F35377"/>
    <w:rsid w:val="00F354ED"/>
    <w:rsid w:val="00F37018"/>
    <w:rsid w:val="00F40089"/>
    <w:rsid w:val="00F40218"/>
    <w:rsid w:val="00F40A2C"/>
    <w:rsid w:val="00F42F00"/>
    <w:rsid w:val="00F44BAD"/>
    <w:rsid w:val="00F45568"/>
    <w:rsid w:val="00F508F6"/>
    <w:rsid w:val="00F520E6"/>
    <w:rsid w:val="00F5268A"/>
    <w:rsid w:val="00F52BA8"/>
    <w:rsid w:val="00F53C57"/>
    <w:rsid w:val="00F556CE"/>
    <w:rsid w:val="00F60045"/>
    <w:rsid w:val="00F61C5B"/>
    <w:rsid w:val="00F61C7E"/>
    <w:rsid w:val="00F627D1"/>
    <w:rsid w:val="00F62B8C"/>
    <w:rsid w:val="00F63064"/>
    <w:rsid w:val="00F63E7C"/>
    <w:rsid w:val="00F63F6D"/>
    <w:rsid w:val="00F66001"/>
    <w:rsid w:val="00F66A4E"/>
    <w:rsid w:val="00F671E4"/>
    <w:rsid w:val="00F7014E"/>
    <w:rsid w:val="00F7347E"/>
    <w:rsid w:val="00F74682"/>
    <w:rsid w:val="00F758E5"/>
    <w:rsid w:val="00F76997"/>
    <w:rsid w:val="00F773BF"/>
    <w:rsid w:val="00F77EC4"/>
    <w:rsid w:val="00F800AC"/>
    <w:rsid w:val="00F80866"/>
    <w:rsid w:val="00F810EE"/>
    <w:rsid w:val="00F81669"/>
    <w:rsid w:val="00F82F8E"/>
    <w:rsid w:val="00F83268"/>
    <w:rsid w:val="00F84587"/>
    <w:rsid w:val="00F850B9"/>
    <w:rsid w:val="00F85928"/>
    <w:rsid w:val="00F85FD7"/>
    <w:rsid w:val="00F8645F"/>
    <w:rsid w:val="00F86EDF"/>
    <w:rsid w:val="00F86F61"/>
    <w:rsid w:val="00F873E5"/>
    <w:rsid w:val="00F876F0"/>
    <w:rsid w:val="00F900AC"/>
    <w:rsid w:val="00F90112"/>
    <w:rsid w:val="00F90612"/>
    <w:rsid w:val="00F91956"/>
    <w:rsid w:val="00F91CDE"/>
    <w:rsid w:val="00F95025"/>
    <w:rsid w:val="00F96C77"/>
    <w:rsid w:val="00F97318"/>
    <w:rsid w:val="00FA2CF4"/>
    <w:rsid w:val="00FA3246"/>
    <w:rsid w:val="00FA3ECD"/>
    <w:rsid w:val="00FA42F3"/>
    <w:rsid w:val="00FA5026"/>
    <w:rsid w:val="00FA58E0"/>
    <w:rsid w:val="00FB2443"/>
    <w:rsid w:val="00FB4C29"/>
    <w:rsid w:val="00FB4D80"/>
    <w:rsid w:val="00FB5946"/>
    <w:rsid w:val="00FB6CF5"/>
    <w:rsid w:val="00FB7CEE"/>
    <w:rsid w:val="00FC0D22"/>
    <w:rsid w:val="00FC2042"/>
    <w:rsid w:val="00FC27CB"/>
    <w:rsid w:val="00FC2C48"/>
    <w:rsid w:val="00FC303A"/>
    <w:rsid w:val="00FC30DE"/>
    <w:rsid w:val="00FC55BF"/>
    <w:rsid w:val="00FC5BBE"/>
    <w:rsid w:val="00FD06F6"/>
    <w:rsid w:val="00FD1310"/>
    <w:rsid w:val="00FD34CB"/>
    <w:rsid w:val="00FD4E1C"/>
    <w:rsid w:val="00FD634B"/>
    <w:rsid w:val="00FD75B5"/>
    <w:rsid w:val="00FE3209"/>
    <w:rsid w:val="00FE3487"/>
    <w:rsid w:val="00FE77AF"/>
    <w:rsid w:val="00FF0265"/>
    <w:rsid w:val="00FF0EA8"/>
    <w:rsid w:val="00FF12F2"/>
    <w:rsid w:val="00FF1427"/>
    <w:rsid w:val="00FF2423"/>
    <w:rsid w:val="00FF299F"/>
    <w:rsid w:val="00FF3668"/>
    <w:rsid w:val="00FF3C05"/>
    <w:rsid w:val="00FF4D94"/>
    <w:rsid w:val="00FF5976"/>
    <w:rsid w:val="00FF6314"/>
    <w:rsid w:val="00FF65C4"/>
    <w:rsid w:val="09E3FD35"/>
    <w:rsid w:val="0A7B5A78"/>
    <w:rsid w:val="0FACDDE0"/>
    <w:rsid w:val="13B78FA5"/>
    <w:rsid w:val="15E2A421"/>
    <w:rsid w:val="1E791D87"/>
    <w:rsid w:val="20609BBC"/>
    <w:rsid w:val="2104E515"/>
    <w:rsid w:val="2153B48F"/>
    <w:rsid w:val="2245BF8C"/>
    <w:rsid w:val="25733044"/>
    <w:rsid w:val="2CE42E5F"/>
    <w:rsid w:val="49B6E20C"/>
    <w:rsid w:val="4E4976DD"/>
    <w:rsid w:val="4F840679"/>
    <w:rsid w:val="60A4D172"/>
    <w:rsid w:val="610B87F7"/>
    <w:rsid w:val="6266A504"/>
    <w:rsid w:val="63F0B793"/>
    <w:rsid w:val="743FDD45"/>
    <w:rsid w:val="75DCA2EE"/>
    <w:rsid w:val="7A947A26"/>
    <w:rsid w:val="7BCA699D"/>
    <w:rsid w:val="7C5DB1D8"/>
    <w:rsid w:val="7C9687AD"/>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26D61C"/>
  <w15:docId w15:val="{41FE0990-ABDD-CF44-A64D-C460C5A01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7DC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C72986"/>
    <w:pPr>
      <w:keepNext/>
      <w:keepLines/>
      <w:numPr>
        <w:numId w:val="10"/>
      </w:numPr>
      <w:spacing w:before="480" w:after="200"/>
      <w:outlineLvl w:val="0"/>
    </w:pPr>
    <w:rPr>
      <w:b/>
      <w:bCs/>
      <w:kern w:val="32"/>
      <w:sz w:val="32"/>
      <w:szCs w:val="32"/>
    </w:rPr>
  </w:style>
  <w:style w:type="paragraph" w:styleId="Heading2">
    <w:name w:val="heading 2"/>
    <w:basedOn w:val="Normal"/>
    <w:next w:val="Normal"/>
    <w:link w:val="Heading2Char"/>
    <w:uiPriority w:val="99"/>
    <w:qFormat/>
    <w:rsid w:val="00D3007B"/>
    <w:pPr>
      <w:keepNext/>
      <w:numPr>
        <w:ilvl w:val="1"/>
        <w:numId w:val="10"/>
      </w:numPr>
      <w:spacing w:before="240" w:after="60"/>
      <w:outlineLvl w:val="1"/>
    </w:pPr>
    <w:rPr>
      <w:rFonts w:cs="Arial"/>
      <w:b/>
      <w:bCs/>
      <w:i/>
      <w:iCs/>
      <w:sz w:val="28"/>
      <w:szCs w:val="28"/>
    </w:rPr>
  </w:style>
  <w:style w:type="paragraph" w:styleId="Heading3">
    <w:name w:val="heading 3"/>
    <w:basedOn w:val="Heading2"/>
    <w:next w:val="Normal"/>
    <w:link w:val="Heading3Char"/>
    <w:uiPriority w:val="99"/>
    <w:qFormat/>
    <w:rsid w:val="00F520E6"/>
    <w:pPr>
      <w:numPr>
        <w:ilvl w:val="2"/>
      </w:numPr>
      <w:ind w:left="0" w:firstLine="0"/>
      <w:outlineLvl w:val="2"/>
    </w:pPr>
    <w:rPr>
      <w:rFonts w:eastAsiaTheme="minorHAnsi"/>
      <w:sz w:val="26"/>
      <w:szCs w:val="26"/>
    </w:rPr>
  </w:style>
  <w:style w:type="paragraph" w:styleId="Heading4">
    <w:name w:val="heading 4"/>
    <w:basedOn w:val="Normal"/>
    <w:next w:val="Normal"/>
    <w:link w:val="Heading4Char"/>
    <w:uiPriority w:val="99"/>
    <w:unhideWhenUsed/>
    <w:qFormat/>
    <w:rsid w:val="00F520E6"/>
    <w:pPr>
      <w:keepNext/>
      <w:keepLines/>
      <w:numPr>
        <w:ilvl w:val="3"/>
        <w:numId w:val="10"/>
      </w:numPr>
      <w:spacing w:before="200"/>
      <w:ind w:left="0" w:firstLine="0"/>
      <w:outlineLvl w:val="3"/>
    </w:pPr>
    <w:rPr>
      <w:rFonts w:eastAsiaTheme="minorHAnsi" w:cstheme="majorBidi"/>
      <w:b/>
      <w:bCs/>
      <w:i/>
      <w:iCs/>
    </w:rPr>
  </w:style>
  <w:style w:type="paragraph" w:styleId="Heading5">
    <w:name w:val="heading 5"/>
    <w:basedOn w:val="Normal"/>
    <w:next w:val="Normal"/>
    <w:link w:val="Heading5Char"/>
    <w:uiPriority w:val="99"/>
    <w:unhideWhenUsed/>
    <w:qFormat/>
    <w:rsid w:val="007342D2"/>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083522"/>
    <w:pPr>
      <w:keepNext/>
      <w:keepLines/>
      <w:numPr>
        <w:ilvl w:val="5"/>
        <w:numId w:val="10"/>
      </w:numPr>
      <w:spacing w:before="200"/>
      <w:outlineLvl w:val="5"/>
    </w:pPr>
    <w:rPr>
      <w:rFonts w:ascii="Arial" w:eastAsiaTheme="minorHAnsi" w:hAnsi="Arial" w:cs="Arial"/>
      <w:b/>
      <w:i/>
      <w:iCs/>
      <w:szCs w:val="22"/>
    </w:rPr>
  </w:style>
  <w:style w:type="paragraph" w:styleId="Heading7">
    <w:name w:val="heading 7"/>
    <w:basedOn w:val="Normal"/>
    <w:next w:val="Normal"/>
    <w:link w:val="Heading7Char"/>
    <w:uiPriority w:val="9"/>
    <w:unhideWhenUsed/>
    <w:qFormat/>
    <w:rsid w:val="00EB1752"/>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B1752"/>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B1752"/>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72986"/>
    <w:rPr>
      <w:rFonts w:ascii="Times New Roman" w:eastAsia="Times New Roman" w:hAnsi="Times New Roman" w:cs="Times New Roman"/>
      <w:b/>
      <w:bCs/>
      <w:kern w:val="32"/>
      <w:sz w:val="32"/>
      <w:szCs w:val="32"/>
      <w:lang w:eastAsia="en-GB"/>
    </w:rPr>
  </w:style>
  <w:style w:type="character" w:customStyle="1" w:styleId="Heading2Char">
    <w:name w:val="Heading 2 Char"/>
    <w:basedOn w:val="DefaultParagraphFont"/>
    <w:link w:val="Heading2"/>
    <w:uiPriority w:val="99"/>
    <w:rsid w:val="00D3007B"/>
    <w:rPr>
      <w:rFonts w:ascii="Times New Roman" w:eastAsia="Times New Roman" w:hAnsi="Times New Roman" w:cs="Arial"/>
      <w:b/>
      <w:bCs/>
      <w:i/>
      <w:iCs/>
      <w:sz w:val="28"/>
      <w:szCs w:val="28"/>
      <w:lang w:eastAsia="en-GB"/>
    </w:rPr>
  </w:style>
  <w:style w:type="character" w:styleId="Hyperlink">
    <w:name w:val="Hyperlink"/>
    <w:uiPriority w:val="99"/>
    <w:rsid w:val="00A750D7"/>
    <w:rPr>
      <w:color w:val="0000FF"/>
      <w:u w:val="single"/>
    </w:rPr>
  </w:style>
  <w:style w:type="paragraph" w:styleId="TOC1">
    <w:name w:val="toc 1"/>
    <w:basedOn w:val="Normal"/>
    <w:next w:val="Normal"/>
    <w:autoRedefine/>
    <w:uiPriority w:val="39"/>
    <w:rsid w:val="00E31CD1"/>
    <w:pPr>
      <w:tabs>
        <w:tab w:val="right" w:leader="dot" w:pos="9350"/>
      </w:tabs>
      <w:spacing w:before="120" w:after="120"/>
    </w:pPr>
    <w:rPr>
      <w:rFonts w:asciiTheme="minorHAnsi" w:hAnsiTheme="minorHAnsi" w:cstheme="minorHAnsi"/>
      <w:b/>
      <w:bCs/>
      <w:caps/>
      <w:sz w:val="20"/>
      <w:szCs w:val="20"/>
    </w:rPr>
  </w:style>
  <w:style w:type="character" w:styleId="CommentReference">
    <w:name w:val="annotation reference"/>
    <w:uiPriority w:val="99"/>
    <w:rsid w:val="00A750D7"/>
    <w:rPr>
      <w:sz w:val="16"/>
      <w:szCs w:val="16"/>
    </w:rPr>
  </w:style>
  <w:style w:type="paragraph" w:styleId="CommentText">
    <w:name w:val="annotation text"/>
    <w:basedOn w:val="Normal"/>
    <w:link w:val="CommentTextChar"/>
    <w:uiPriority w:val="99"/>
    <w:rsid w:val="00A750D7"/>
    <w:rPr>
      <w:sz w:val="20"/>
      <w:szCs w:val="20"/>
    </w:rPr>
  </w:style>
  <w:style w:type="character" w:customStyle="1" w:styleId="CommentTextChar">
    <w:name w:val="Comment Text Char"/>
    <w:basedOn w:val="DefaultParagraphFont"/>
    <w:link w:val="CommentText"/>
    <w:uiPriority w:val="99"/>
    <w:rsid w:val="00A750D7"/>
    <w:rPr>
      <w:rFonts w:ascii="Times New Roman" w:eastAsia="Times New Roman" w:hAnsi="Times New Roman" w:cs="Times New Roman"/>
      <w:sz w:val="20"/>
      <w:szCs w:val="20"/>
    </w:rPr>
  </w:style>
  <w:style w:type="paragraph" w:styleId="ListParagraph">
    <w:name w:val="List Paragraph"/>
    <w:basedOn w:val="Normal"/>
    <w:link w:val="ListParagraphChar"/>
    <w:uiPriority w:val="34"/>
    <w:qFormat/>
    <w:rsid w:val="00A750D7"/>
    <w:pPr>
      <w:ind w:left="720"/>
    </w:pPr>
    <w:rPr>
      <w:rFonts w:ascii="Calibri" w:eastAsia="Calibri" w:hAnsi="Calibri"/>
      <w:szCs w:val="22"/>
    </w:rPr>
  </w:style>
  <w:style w:type="paragraph" w:customStyle="1" w:styleId="BodytextAgency">
    <w:name w:val="Body text (Agency)"/>
    <w:basedOn w:val="Normal"/>
    <w:link w:val="BodytextAgencyChar"/>
    <w:qFormat/>
    <w:rsid w:val="004C0CCD"/>
  </w:style>
  <w:style w:type="character" w:customStyle="1" w:styleId="BodytextAgencyChar">
    <w:name w:val="Body text (Agency) Char"/>
    <w:link w:val="BodytextAgency"/>
    <w:rsid w:val="004C0CCD"/>
    <w:rPr>
      <w:rFonts w:ascii="Times New Roman" w:eastAsia="Times New Roman" w:hAnsi="Times New Roman" w:cs="Times New Roman"/>
      <w:sz w:val="24"/>
      <w:szCs w:val="24"/>
    </w:rPr>
  </w:style>
  <w:style w:type="paragraph" w:styleId="BalloonText">
    <w:name w:val="Balloon Text"/>
    <w:basedOn w:val="Normal"/>
    <w:link w:val="BalloonTextChar"/>
    <w:uiPriority w:val="99"/>
    <w:unhideWhenUsed/>
    <w:rsid w:val="00A750D7"/>
    <w:rPr>
      <w:rFonts w:ascii="Tahoma" w:hAnsi="Tahoma" w:cs="Tahoma"/>
      <w:sz w:val="16"/>
      <w:szCs w:val="16"/>
    </w:rPr>
  </w:style>
  <w:style w:type="character" w:customStyle="1" w:styleId="BalloonTextChar">
    <w:name w:val="Balloon Text Char"/>
    <w:basedOn w:val="DefaultParagraphFont"/>
    <w:link w:val="BalloonText"/>
    <w:uiPriority w:val="99"/>
    <w:rsid w:val="00A750D7"/>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unhideWhenUsed/>
    <w:rsid w:val="00F7014E"/>
    <w:rPr>
      <w:b/>
      <w:bCs/>
    </w:rPr>
  </w:style>
  <w:style w:type="character" w:customStyle="1" w:styleId="CommentSubjectChar">
    <w:name w:val="Comment Subject Char"/>
    <w:basedOn w:val="CommentTextChar"/>
    <w:link w:val="CommentSubject"/>
    <w:uiPriority w:val="99"/>
    <w:rsid w:val="00F7014E"/>
    <w:rPr>
      <w:rFonts w:ascii="Times New Roman" w:eastAsia="Times New Roman" w:hAnsi="Times New Roman" w:cs="Times New Roman"/>
      <w:b/>
      <w:bCs/>
      <w:sz w:val="20"/>
      <w:szCs w:val="20"/>
    </w:rPr>
  </w:style>
  <w:style w:type="paragraph" w:customStyle="1" w:styleId="Default">
    <w:name w:val="Default"/>
    <w:rsid w:val="00A3634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A7748"/>
    <w:pPr>
      <w:tabs>
        <w:tab w:val="center" w:pos="4680"/>
        <w:tab w:val="right" w:pos="9360"/>
      </w:tabs>
    </w:pPr>
  </w:style>
  <w:style w:type="character" w:customStyle="1" w:styleId="HeaderChar">
    <w:name w:val="Header Char"/>
    <w:basedOn w:val="DefaultParagraphFont"/>
    <w:link w:val="Header"/>
    <w:uiPriority w:val="99"/>
    <w:rsid w:val="00CA774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A7748"/>
    <w:pPr>
      <w:tabs>
        <w:tab w:val="center" w:pos="4680"/>
        <w:tab w:val="right" w:pos="9360"/>
      </w:tabs>
    </w:pPr>
  </w:style>
  <w:style w:type="character" w:customStyle="1" w:styleId="FooterChar">
    <w:name w:val="Footer Char"/>
    <w:basedOn w:val="DefaultParagraphFont"/>
    <w:link w:val="Footer"/>
    <w:uiPriority w:val="99"/>
    <w:rsid w:val="00CA7748"/>
    <w:rPr>
      <w:rFonts w:ascii="Times New Roman" w:eastAsia="Times New Roman" w:hAnsi="Times New Roman" w:cs="Times New Roman"/>
      <w:sz w:val="24"/>
      <w:szCs w:val="24"/>
    </w:rPr>
  </w:style>
  <w:style w:type="paragraph" w:customStyle="1" w:styleId="paragraph">
    <w:name w:val="paragraph"/>
    <w:basedOn w:val="BodyText"/>
    <w:link w:val="paragraphChar"/>
    <w:rsid w:val="00460218"/>
    <w:pPr>
      <w:spacing w:before="200" w:after="0"/>
    </w:pPr>
    <w:rPr>
      <w:lang w:val="en-GB"/>
    </w:rPr>
  </w:style>
  <w:style w:type="character" w:customStyle="1" w:styleId="paragraphChar">
    <w:name w:val="paragraph Char"/>
    <w:link w:val="paragraph"/>
    <w:rsid w:val="00460218"/>
    <w:rPr>
      <w:rFonts w:ascii="Times New Roman" w:eastAsia="Times New Roman" w:hAnsi="Times New Roman" w:cs="Times New Roman"/>
      <w:sz w:val="24"/>
      <w:szCs w:val="24"/>
      <w:lang w:val="en-GB"/>
    </w:rPr>
  </w:style>
  <w:style w:type="paragraph" w:styleId="BodyText">
    <w:name w:val="Body Text"/>
    <w:basedOn w:val="Normal"/>
    <w:link w:val="BodyTextChar"/>
    <w:uiPriority w:val="99"/>
    <w:unhideWhenUsed/>
    <w:qFormat/>
    <w:rsid w:val="00460218"/>
    <w:pPr>
      <w:spacing w:after="120"/>
    </w:pPr>
  </w:style>
  <w:style w:type="character" w:customStyle="1" w:styleId="BodyTextChar">
    <w:name w:val="Body Text Char"/>
    <w:basedOn w:val="DefaultParagraphFont"/>
    <w:link w:val="BodyText"/>
    <w:uiPriority w:val="99"/>
    <w:rsid w:val="00460218"/>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9"/>
    <w:rsid w:val="00F520E6"/>
    <w:rPr>
      <w:rFonts w:ascii="Times New Roman" w:hAnsi="Times New Roman" w:cs="Arial"/>
      <w:b/>
      <w:bCs/>
      <w:i/>
      <w:iCs/>
      <w:sz w:val="26"/>
      <w:szCs w:val="26"/>
      <w:lang w:eastAsia="en-GB"/>
    </w:rPr>
  </w:style>
  <w:style w:type="paragraph" w:styleId="TOC2">
    <w:name w:val="toc 2"/>
    <w:basedOn w:val="Normal"/>
    <w:next w:val="Normal"/>
    <w:autoRedefine/>
    <w:uiPriority w:val="39"/>
    <w:unhideWhenUsed/>
    <w:rsid w:val="005550EB"/>
    <w:pPr>
      <w:ind w:left="240"/>
    </w:pPr>
    <w:rPr>
      <w:rFonts w:asciiTheme="minorHAnsi" w:hAnsiTheme="minorHAnsi" w:cstheme="minorHAnsi"/>
      <w:smallCaps/>
      <w:sz w:val="20"/>
      <w:szCs w:val="20"/>
    </w:rPr>
  </w:style>
  <w:style w:type="paragraph" w:styleId="Revision">
    <w:name w:val="Revision"/>
    <w:hidden/>
    <w:uiPriority w:val="99"/>
    <w:semiHidden/>
    <w:rsid w:val="007B77B5"/>
    <w:pPr>
      <w:spacing w:after="0"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9"/>
    <w:rsid w:val="007342D2"/>
    <w:rPr>
      <w:rFonts w:asciiTheme="majorHAnsi" w:eastAsiaTheme="majorEastAsia" w:hAnsiTheme="majorHAnsi" w:cstheme="majorBidi"/>
      <w:color w:val="243F60" w:themeColor="accent1" w:themeShade="7F"/>
      <w:sz w:val="24"/>
      <w:szCs w:val="24"/>
      <w:lang w:eastAsia="en-GB"/>
    </w:rPr>
  </w:style>
  <w:style w:type="paragraph" w:customStyle="1" w:styleId="Synopsis">
    <w:name w:val="Synopsis"/>
    <w:basedOn w:val="Normal"/>
    <w:link w:val="SynopsisChar"/>
    <w:rsid w:val="00AA55AC"/>
    <w:pPr>
      <w:spacing w:before="120"/>
    </w:pPr>
    <w:rPr>
      <w:rFonts w:ascii="Arial" w:eastAsia="MS Gothic" w:hAnsi="Arial"/>
      <w:sz w:val="20"/>
      <w:szCs w:val="20"/>
      <w:lang w:eastAsia="ja-JP"/>
    </w:rPr>
  </w:style>
  <w:style w:type="character" w:customStyle="1" w:styleId="SynopsisChar">
    <w:name w:val="Synopsis Char"/>
    <w:link w:val="Synopsis"/>
    <w:rsid w:val="00AA55AC"/>
    <w:rPr>
      <w:rFonts w:ascii="Arial" w:eastAsia="MS Gothic" w:hAnsi="Arial" w:cs="Times New Roman"/>
      <w:sz w:val="20"/>
      <w:szCs w:val="20"/>
      <w:lang w:eastAsia="ja-JP"/>
    </w:rPr>
  </w:style>
  <w:style w:type="paragraph" w:customStyle="1" w:styleId="Text">
    <w:name w:val="Text"/>
    <w:aliases w:val="Graphic"/>
    <w:basedOn w:val="Normal"/>
    <w:link w:val="TextChar1"/>
    <w:rsid w:val="00AA55AC"/>
    <w:pPr>
      <w:spacing w:before="120"/>
    </w:pPr>
    <w:rPr>
      <w:rFonts w:eastAsia="MS Mincho"/>
      <w:szCs w:val="20"/>
      <w:lang w:eastAsia="ja-JP"/>
    </w:rPr>
  </w:style>
  <w:style w:type="paragraph" w:customStyle="1" w:styleId="Listlevel1">
    <w:name w:val="List level 1"/>
    <w:basedOn w:val="Normal"/>
    <w:link w:val="Listlevel1Char"/>
    <w:rsid w:val="00AA55AC"/>
    <w:pPr>
      <w:spacing w:before="40" w:after="20"/>
      <w:ind w:left="425" w:hanging="425"/>
    </w:pPr>
    <w:rPr>
      <w:rFonts w:eastAsia="MS Mincho"/>
      <w:szCs w:val="20"/>
      <w:lang w:eastAsia="ja-JP"/>
    </w:rPr>
  </w:style>
  <w:style w:type="character" w:customStyle="1" w:styleId="TextChar1">
    <w:name w:val="Text Char1"/>
    <w:link w:val="Text"/>
    <w:rsid w:val="00AA55AC"/>
    <w:rPr>
      <w:rFonts w:ascii="Times New Roman" w:eastAsia="MS Mincho" w:hAnsi="Times New Roman" w:cs="Times New Roman"/>
      <w:sz w:val="24"/>
      <w:szCs w:val="20"/>
      <w:lang w:eastAsia="ja-JP"/>
    </w:rPr>
  </w:style>
  <w:style w:type="character" w:customStyle="1" w:styleId="Listlevel1Char">
    <w:name w:val="List level 1 Char"/>
    <w:link w:val="Listlevel1"/>
    <w:locked/>
    <w:rsid w:val="00AA55AC"/>
    <w:rPr>
      <w:rFonts w:ascii="Times New Roman" w:eastAsia="MS Mincho" w:hAnsi="Times New Roman" w:cs="Times New Roman"/>
      <w:sz w:val="24"/>
      <w:szCs w:val="20"/>
      <w:lang w:eastAsia="ja-JP"/>
    </w:rPr>
  </w:style>
  <w:style w:type="character" w:customStyle="1" w:styleId="Heading6Char">
    <w:name w:val="Heading 6 Char"/>
    <w:basedOn w:val="DefaultParagraphFont"/>
    <w:link w:val="Heading6"/>
    <w:uiPriority w:val="99"/>
    <w:rsid w:val="00083522"/>
    <w:rPr>
      <w:rFonts w:ascii="Arial" w:hAnsi="Arial" w:cs="Arial"/>
      <w:b/>
      <w:i/>
      <w:iCs/>
      <w:sz w:val="24"/>
      <w:lang w:eastAsia="en-GB"/>
    </w:rPr>
  </w:style>
  <w:style w:type="character" w:customStyle="1" w:styleId="Heading4Char">
    <w:name w:val="Heading 4 Char"/>
    <w:basedOn w:val="DefaultParagraphFont"/>
    <w:link w:val="Heading4"/>
    <w:uiPriority w:val="99"/>
    <w:rsid w:val="00F520E6"/>
    <w:rPr>
      <w:rFonts w:ascii="Times New Roman" w:hAnsi="Times New Roman" w:cstheme="majorBidi"/>
      <w:b/>
      <w:bCs/>
      <w:i/>
      <w:iCs/>
      <w:sz w:val="24"/>
      <w:szCs w:val="24"/>
      <w:lang w:eastAsia="en-GB"/>
    </w:rPr>
  </w:style>
  <w:style w:type="character" w:customStyle="1" w:styleId="Heading7Char">
    <w:name w:val="Heading 7 Char"/>
    <w:basedOn w:val="DefaultParagraphFont"/>
    <w:link w:val="Heading7"/>
    <w:uiPriority w:val="9"/>
    <w:rsid w:val="00EB1752"/>
    <w:rPr>
      <w:rFonts w:asciiTheme="majorHAnsi" w:eastAsiaTheme="majorEastAsia" w:hAnsiTheme="majorHAnsi" w:cstheme="majorBidi"/>
      <w:i/>
      <w:iCs/>
      <w:color w:val="404040" w:themeColor="text1" w:themeTint="BF"/>
      <w:sz w:val="24"/>
      <w:szCs w:val="24"/>
      <w:lang w:eastAsia="en-GB"/>
    </w:rPr>
  </w:style>
  <w:style w:type="character" w:customStyle="1" w:styleId="Heading8Char">
    <w:name w:val="Heading 8 Char"/>
    <w:basedOn w:val="DefaultParagraphFont"/>
    <w:link w:val="Heading8"/>
    <w:uiPriority w:val="9"/>
    <w:rsid w:val="00EB1752"/>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
    <w:rsid w:val="00EB1752"/>
    <w:rPr>
      <w:rFonts w:asciiTheme="majorHAnsi" w:eastAsiaTheme="majorEastAsia" w:hAnsiTheme="majorHAnsi" w:cstheme="majorBidi"/>
      <w:i/>
      <w:iCs/>
      <w:color w:val="404040" w:themeColor="text1" w:themeTint="BF"/>
      <w:sz w:val="20"/>
      <w:szCs w:val="20"/>
      <w:lang w:eastAsia="en-GB"/>
    </w:rPr>
  </w:style>
  <w:style w:type="numbering" w:styleId="ArticleSection">
    <w:name w:val="Outline List 3"/>
    <w:basedOn w:val="NoList"/>
    <w:semiHidden/>
    <w:rsid w:val="00EB1752"/>
    <w:pPr>
      <w:numPr>
        <w:numId w:val="1"/>
      </w:numPr>
    </w:pPr>
  </w:style>
  <w:style w:type="paragraph" w:customStyle="1" w:styleId="Table">
    <w:name w:val="Table"/>
    <w:aliases w:val="10 pt,10 pt  Bold,9 pt,Normal + Courier New,table text 10 pt + Arial,Bold,Normal + (Latin) Arial,(Complex) Arial,9pt,9"/>
    <w:basedOn w:val="Normal"/>
    <w:link w:val="TableChar"/>
    <w:rsid w:val="00EB1752"/>
    <w:pPr>
      <w:keepLines/>
      <w:tabs>
        <w:tab w:val="left" w:pos="284"/>
      </w:tabs>
      <w:spacing w:before="40" w:after="20"/>
    </w:pPr>
    <w:rPr>
      <w:rFonts w:ascii="Arial" w:eastAsia="MS Mincho" w:hAnsi="Arial"/>
      <w:sz w:val="20"/>
      <w:lang w:eastAsia="ja-JP"/>
    </w:rPr>
  </w:style>
  <w:style w:type="character" w:customStyle="1" w:styleId="TableChar">
    <w:name w:val="Table Char"/>
    <w:aliases w:val="10 pt Char,10 pt  Bold Char,9 pt Char,9pt Char,9 Char"/>
    <w:link w:val="Table"/>
    <w:rsid w:val="00EB1752"/>
    <w:rPr>
      <w:rFonts w:ascii="Arial" w:eastAsia="MS Mincho" w:hAnsi="Arial" w:cs="Times New Roman"/>
      <w:sz w:val="20"/>
      <w:szCs w:val="24"/>
      <w:lang w:eastAsia="ja-JP"/>
    </w:rPr>
  </w:style>
  <w:style w:type="character" w:customStyle="1" w:styleId="TextChar">
    <w:name w:val="Text Char"/>
    <w:basedOn w:val="DefaultParagraphFont"/>
    <w:rsid w:val="00DE5D82"/>
    <w:rPr>
      <w:rFonts w:ascii="Times New Roman" w:eastAsia="MS Mincho" w:hAnsi="Times New Roman" w:cs="Times New Roman"/>
      <w:sz w:val="24"/>
      <w:szCs w:val="20"/>
      <w:lang w:eastAsia="zh-CN"/>
    </w:rPr>
  </w:style>
  <w:style w:type="paragraph" w:customStyle="1" w:styleId="Legend">
    <w:name w:val="Legend"/>
    <w:basedOn w:val="Table"/>
    <w:rsid w:val="008E4AA3"/>
  </w:style>
  <w:style w:type="paragraph" w:styleId="BodyText2">
    <w:name w:val="Body Text 2"/>
    <w:basedOn w:val="Normal"/>
    <w:link w:val="BodyText2Char"/>
    <w:semiHidden/>
    <w:rsid w:val="002F332C"/>
    <w:pPr>
      <w:keepLines/>
      <w:spacing w:before="40" w:after="120" w:line="480" w:lineRule="auto"/>
    </w:pPr>
    <w:rPr>
      <w:rFonts w:eastAsia="MS Mincho"/>
      <w:szCs w:val="20"/>
      <w:lang w:eastAsia="zh-CN"/>
    </w:rPr>
  </w:style>
  <w:style w:type="character" w:customStyle="1" w:styleId="BodyText2Char">
    <w:name w:val="Body Text 2 Char"/>
    <w:basedOn w:val="DefaultParagraphFont"/>
    <w:link w:val="BodyText2"/>
    <w:semiHidden/>
    <w:rsid w:val="002F332C"/>
    <w:rPr>
      <w:rFonts w:ascii="Times New Roman" w:eastAsia="MS Mincho" w:hAnsi="Times New Roman" w:cs="Times New Roman"/>
      <w:sz w:val="24"/>
      <w:szCs w:val="20"/>
      <w:lang w:eastAsia="zh-CN"/>
    </w:rPr>
  </w:style>
  <w:style w:type="paragraph" w:customStyle="1" w:styleId="Listlevel2">
    <w:name w:val="List level 2"/>
    <w:basedOn w:val="Listlevel1"/>
    <w:rsid w:val="00047E10"/>
    <w:pPr>
      <w:keepLines/>
      <w:spacing w:after="0"/>
      <w:ind w:left="850"/>
    </w:pPr>
    <w:rPr>
      <w:lang w:eastAsia="zh-CN"/>
    </w:rPr>
  </w:style>
  <w:style w:type="paragraph" w:customStyle="1" w:styleId="Listlevel3">
    <w:name w:val="List level 3"/>
    <w:basedOn w:val="Listlevel2"/>
    <w:rsid w:val="00047E10"/>
    <w:pPr>
      <w:ind w:left="1296" w:hanging="432"/>
    </w:pPr>
  </w:style>
  <w:style w:type="table" w:styleId="TableGrid">
    <w:name w:val="Table Grid"/>
    <w:basedOn w:val="TableNormal"/>
    <w:uiPriority w:val="59"/>
    <w:rsid w:val="00661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508F6"/>
    <w:pPr>
      <w:ind w:left="480"/>
    </w:pPr>
    <w:rPr>
      <w:rFonts w:asciiTheme="minorHAnsi" w:hAnsiTheme="minorHAnsi" w:cstheme="minorHAnsi"/>
      <w:i/>
      <w:iCs/>
      <w:sz w:val="20"/>
      <w:szCs w:val="20"/>
    </w:rPr>
  </w:style>
  <w:style w:type="paragraph" w:styleId="BodyTextIndent2">
    <w:name w:val="Body Text Indent 2"/>
    <w:basedOn w:val="Normal"/>
    <w:link w:val="BodyTextIndent2Char"/>
    <w:semiHidden/>
    <w:rsid w:val="003D2009"/>
    <w:pPr>
      <w:keepLines/>
      <w:spacing w:before="40" w:after="120" w:line="480" w:lineRule="auto"/>
      <w:ind w:left="360"/>
    </w:pPr>
    <w:rPr>
      <w:rFonts w:eastAsia="MS Mincho"/>
      <w:szCs w:val="20"/>
      <w:lang w:eastAsia="zh-CN"/>
    </w:rPr>
  </w:style>
  <w:style w:type="character" w:customStyle="1" w:styleId="BodyTextIndent2Char">
    <w:name w:val="Body Text Indent 2 Char"/>
    <w:basedOn w:val="DefaultParagraphFont"/>
    <w:link w:val="BodyTextIndent2"/>
    <w:semiHidden/>
    <w:rsid w:val="003D2009"/>
    <w:rPr>
      <w:rFonts w:ascii="Times New Roman" w:eastAsia="MS Mincho" w:hAnsi="Times New Roman" w:cs="Times New Roman"/>
      <w:sz w:val="24"/>
      <w:szCs w:val="20"/>
      <w:lang w:eastAsia="zh-CN"/>
    </w:rPr>
  </w:style>
  <w:style w:type="character" w:styleId="PlaceholderText">
    <w:name w:val="Placeholder Text"/>
    <w:basedOn w:val="DefaultParagraphFont"/>
    <w:uiPriority w:val="99"/>
    <w:rsid w:val="00A142FC"/>
    <w:rPr>
      <w:color w:val="808080"/>
    </w:rPr>
  </w:style>
  <w:style w:type="paragraph" w:styleId="NoSpacing">
    <w:name w:val="No Spacing"/>
    <w:aliases w:val="My bullet list"/>
    <w:basedOn w:val="Normal"/>
    <w:next w:val="Default"/>
    <w:uiPriority w:val="1"/>
    <w:qFormat/>
    <w:rsid w:val="00FD4E1C"/>
    <w:pPr>
      <w:numPr>
        <w:numId w:val="2"/>
      </w:numPr>
    </w:pPr>
  </w:style>
  <w:style w:type="paragraph" w:styleId="NormalWeb">
    <w:name w:val="Normal (Web)"/>
    <w:basedOn w:val="Normal"/>
    <w:uiPriority w:val="99"/>
    <w:unhideWhenUsed/>
    <w:rsid w:val="002923C7"/>
    <w:pPr>
      <w:spacing w:before="100" w:beforeAutospacing="1" w:after="100" w:afterAutospacing="1"/>
    </w:pPr>
    <w:rPr>
      <w:rFonts w:eastAsiaTheme="minorEastAsia"/>
    </w:rPr>
  </w:style>
  <w:style w:type="paragraph" w:customStyle="1" w:styleId="Authors">
    <w:name w:val="Authors"/>
    <w:basedOn w:val="Normal"/>
    <w:rsid w:val="004102ED"/>
    <w:pPr>
      <w:keepNext/>
      <w:spacing w:before="240"/>
    </w:pPr>
    <w:rPr>
      <w:rFonts w:ascii="Arial" w:eastAsia="MS Gothic" w:hAnsi="Arial"/>
      <w:szCs w:val="20"/>
      <w:lang w:eastAsia="ja-JP"/>
    </w:rPr>
  </w:style>
  <w:style w:type="paragraph" w:customStyle="1" w:styleId="Compound">
    <w:name w:val="Compound"/>
    <w:basedOn w:val="Normal"/>
    <w:rsid w:val="004102ED"/>
    <w:pPr>
      <w:keepNext/>
      <w:spacing w:before="720"/>
      <w:jc w:val="center"/>
    </w:pPr>
    <w:rPr>
      <w:rFonts w:ascii="Arial" w:eastAsia="MS Gothic" w:hAnsi="Arial"/>
      <w:sz w:val="32"/>
      <w:szCs w:val="20"/>
      <w:lang w:eastAsia="ja-JP"/>
    </w:rPr>
  </w:style>
  <w:style w:type="paragraph" w:customStyle="1" w:styleId="Dedicatednumber">
    <w:name w:val="Dedicatednumber"/>
    <w:basedOn w:val="Normal"/>
    <w:rsid w:val="004102ED"/>
    <w:pPr>
      <w:keepNext/>
      <w:spacing w:before="720"/>
      <w:jc w:val="center"/>
    </w:pPr>
    <w:rPr>
      <w:rFonts w:ascii="Arial" w:eastAsia="MS Gothic" w:hAnsi="Arial"/>
      <w:sz w:val="28"/>
      <w:szCs w:val="20"/>
      <w:lang w:eastAsia="ja-JP"/>
    </w:rPr>
  </w:style>
  <w:style w:type="paragraph" w:customStyle="1" w:styleId="Department">
    <w:name w:val="Department"/>
    <w:basedOn w:val="Normal"/>
    <w:link w:val="DepartmentChar"/>
    <w:rsid w:val="004102ED"/>
    <w:pPr>
      <w:keepNext/>
      <w:spacing w:before="360"/>
      <w:jc w:val="center"/>
    </w:pPr>
    <w:rPr>
      <w:rFonts w:ascii="Arial" w:eastAsia="MS Gothic" w:hAnsi="Arial"/>
      <w:sz w:val="28"/>
      <w:szCs w:val="20"/>
      <w:lang w:eastAsia="ja-JP"/>
    </w:rPr>
  </w:style>
  <w:style w:type="paragraph" w:customStyle="1" w:styleId="Docstatus">
    <w:name w:val="Docstatus"/>
    <w:basedOn w:val="Normal"/>
    <w:rsid w:val="004102ED"/>
    <w:pPr>
      <w:keepNext/>
      <w:spacing w:before="240"/>
    </w:pPr>
    <w:rPr>
      <w:rFonts w:ascii="Arial" w:eastAsia="MS Gothic" w:hAnsi="Arial"/>
      <w:szCs w:val="20"/>
      <w:lang w:eastAsia="ja-JP"/>
    </w:rPr>
  </w:style>
  <w:style w:type="paragraph" w:customStyle="1" w:styleId="Doctype">
    <w:name w:val="Doctype"/>
    <w:basedOn w:val="Dedicatednumber"/>
    <w:rsid w:val="004102ED"/>
    <w:pPr>
      <w:spacing w:before="240"/>
      <w:jc w:val="left"/>
    </w:pPr>
    <w:rPr>
      <w:sz w:val="24"/>
    </w:rPr>
  </w:style>
  <w:style w:type="paragraph" w:customStyle="1" w:styleId="Firstpageinfo">
    <w:name w:val="Firstpageinfo"/>
    <w:basedOn w:val="Heading5"/>
    <w:link w:val="FirstpageinfoChar"/>
    <w:rsid w:val="004102ED"/>
    <w:pPr>
      <w:numPr>
        <w:ilvl w:val="0"/>
        <w:numId w:val="0"/>
      </w:numPr>
      <w:spacing w:before="240"/>
      <w:outlineLvl w:val="9"/>
    </w:pPr>
    <w:rPr>
      <w:rFonts w:ascii="Arial" w:eastAsia="MS Gothic" w:hAnsi="Arial" w:cs="Times New Roman"/>
      <w:color w:val="auto"/>
      <w:szCs w:val="20"/>
      <w:lang w:eastAsia="ja-JP"/>
    </w:rPr>
  </w:style>
  <w:style w:type="paragraph" w:customStyle="1" w:styleId="Propertystatement">
    <w:name w:val="Propertystatement"/>
    <w:basedOn w:val="Numberofpages"/>
    <w:rsid w:val="004102ED"/>
    <w:pPr>
      <w:keepNext w:val="0"/>
      <w:spacing w:before="1200"/>
      <w:jc w:val="center"/>
    </w:pPr>
    <w:rPr>
      <w:sz w:val="20"/>
    </w:rPr>
  </w:style>
  <w:style w:type="paragraph" w:customStyle="1" w:styleId="Releasedate">
    <w:name w:val="Releasedate"/>
    <w:basedOn w:val="Docstatus"/>
    <w:rsid w:val="004102ED"/>
  </w:style>
  <w:style w:type="paragraph" w:styleId="Title">
    <w:name w:val="Title"/>
    <w:basedOn w:val="Normal"/>
    <w:link w:val="TitleChar"/>
    <w:uiPriority w:val="99"/>
    <w:qFormat/>
    <w:rsid w:val="004102ED"/>
    <w:pPr>
      <w:keepNext/>
      <w:spacing w:before="720" w:after="1320"/>
      <w:jc w:val="center"/>
    </w:pPr>
    <w:rPr>
      <w:rFonts w:ascii="Arial" w:eastAsia="MS Gothic" w:hAnsi="Arial"/>
      <w:b/>
      <w:sz w:val="32"/>
      <w:szCs w:val="20"/>
      <w:lang w:eastAsia="ja-JP"/>
    </w:rPr>
  </w:style>
  <w:style w:type="character" w:customStyle="1" w:styleId="TitleChar">
    <w:name w:val="Title Char"/>
    <w:basedOn w:val="DefaultParagraphFont"/>
    <w:link w:val="Title"/>
    <w:uiPriority w:val="99"/>
    <w:rsid w:val="004102ED"/>
    <w:rPr>
      <w:rFonts w:ascii="Arial" w:eastAsia="MS Gothic" w:hAnsi="Arial" w:cs="Times New Roman"/>
      <w:b/>
      <w:sz w:val="32"/>
      <w:szCs w:val="20"/>
      <w:lang w:eastAsia="ja-JP"/>
    </w:rPr>
  </w:style>
  <w:style w:type="numbering" w:styleId="111111">
    <w:name w:val="Outline List 2"/>
    <w:basedOn w:val="NoList"/>
    <w:semiHidden/>
    <w:rsid w:val="004102ED"/>
    <w:pPr>
      <w:numPr>
        <w:numId w:val="3"/>
      </w:numPr>
    </w:pPr>
  </w:style>
  <w:style w:type="numbering" w:styleId="1ai">
    <w:name w:val="Outline List 1"/>
    <w:basedOn w:val="NoList"/>
    <w:semiHidden/>
    <w:rsid w:val="004102ED"/>
    <w:pPr>
      <w:numPr>
        <w:numId w:val="4"/>
      </w:numPr>
    </w:pPr>
  </w:style>
  <w:style w:type="paragraph" w:customStyle="1" w:styleId="BalloonText1">
    <w:name w:val="Balloon Text1"/>
    <w:basedOn w:val="Normal"/>
    <w:semiHidden/>
    <w:rsid w:val="004102ED"/>
    <w:rPr>
      <w:rFonts w:ascii="Tahoma" w:eastAsia="MS Mincho" w:hAnsi="Tahoma" w:cs="Tahoma"/>
      <w:sz w:val="16"/>
      <w:szCs w:val="16"/>
      <w:lang w:eastAsia="ja-JP"/>
    </w:rPr>
  </w:style>
  <w:style w:type="paragraph" w:styleId="BlockText">
    <w:name w:val="Block Text"/>
    <w:basedOn w:val="Normal"/>
    <w:semiHidden/>
    <w:rsid w:val="004102ED"/>
    <w:pPr>
      <w:spacing w:after="120"/>
      <w:ind w:left="1440" w:right="1440"/>
    </w:pPr>
    <w:rPr>
      <w:rFonts w:eastAsia="MS Mincho"/>
      <w:szCs w:val="20"/>
      <w:lang w:eastAsia="ja-JP"/>
    </w:rPr>
  </w:style>
  <w:style w:type="paragraph" w:styleId="BodyText3">
    <w:name w:val="Body Text 3"/>
    <w:basedOn w:val="Normal"/>
    <w:link w:val="BodyText3Char"/>
    <w:semiHidden/>
    <w:rsid w:val="004102ED"/>
    <w:pPr>
      <w:spacing w:after="120"/>
    </w:pPr>
    <w:rPr>
      <w:rFonts w:eastAsia="MS Mincho"/>
      <w:sz w:val="16"/>
      <w:szCs w:val="16"/>
      <w:lang w:eastAsia="ja-JP"/>
    </w:rPr>
  </w:style>
  <w:style w:type="character" w:customStyle="1" w:styleId="BodyText3Char">
    <w:name w:val="Body Text 3 Char"/>
    <w:basedOn w:val="DefaultParagraphFont"/>
    <w:link w:val="BodyText3"/>
    <w:semiHidden/>
    <w:rsid w:val="004102ED"/>
    <w:rPr>
      <w:rFonts w:ascii="Times New Roman" w:eastAsia="MS Mincho" w:hAnsi="Times New Roman" w:cs="Times New Roman"/>
      <w:sz w:val="16"/>
      <w:szCs w:val="16"/>
      <w:lang w:eastAsia="ja-JP"/>
    </w:rPr>
  </w:style>
  <w:style w:type="paragraph" w:styleId="BodyTextFirstIndent">
    <w:name w:val="Body Text First Indent"/>
    <w:basedOn w:val="BodyText"/>
    <w:link w:val="BodyTextFirstIndentChar"/>
    <w:rsid w:val="004102ED"/>
    <w:pPr>
      <w:ind w:firstLine="210"/>
    </w:pPr>
    <w:rPr>
      <w:rFonts w:eastAsia="MS Mincho"/>
      <w:szCs w:val="20"/>
      <w:lang w:eastAsia="ja-JP"/>
    </w:rPr>
  </w:style>
  <w:style w:type="character" w:customStyle="1" w:styleId="BodyTextFirstIndentChar">
    <w:name w:val="Body Text First Indent Char"/>
    <w:basedOn w:val="BodyTextChar"/>
    <w:link w:val="BodyTextFirstIndent"/>
    <w:rsid w:val="004102ED"/>
    <w:rPr>
      <w:rFonts w:ascii="Times New Roman" w:eastAsia="MS Mincho" w:hAnsi="Times New Roman" w:cs="Times New Roman"/>
      <w:sz w:val="24"/>
      <w:szCs w:val="20"/>
      <w:lang w:eastAsia="ja-JP"/>
    </w:rPr>
  </w:style>
  <w:style w:type="paragraph" w:styleId="BodyTextIndent">
    <w:name w:val="Body Text Indent"/>
    <w:basedOn w:val="Normal"/>
    <w:link w:val="BodyTextIndentChar"/>
    <w:semiHidden/>
    <w:rsid w:val="004102ED"/>
    <w:pPr>
      <w:spacing w:after="120"/>
      <w:ind w:left="360"/>
    </w:pPr>
    <w:rPr>
      <w:rFonts w:eastAsia="MS Mincho"/>
      <w:szCs w:val="20"/>
      <w:lang w:eastAsia="ja-JP"/>
    </w:rPr>
  </w:style>
  <w:style w:type="character" w:customStyle="1" w:styleId="BodyTextIndentChar">
    <w:name w:val="Body Text Indent Char"/>
    <w:basedOn w:val="DefaultParagraphFont"/>
    <w:link w:val="BodyTextIndent"/>
    <w:semiHidden/>
    <w:rsid w:val="004102ED"/>
    <w:rPr>
      <w:rFonts w:ascii="Times New Roman" w:eastAsia="MS Mincho" w:hAnsi="Times New Roman" w:cs="Times New Roman"/>
      <w:sz w:val="24"/>
      <w:szCs w:val="20"/>
      <w:lang w:eastAsia="ja-JP"/>
    </w:rPr>
  </w:style>
  <w:style w:type="paragraph" w:styleId="BodyTextFirstIndent2">
    <w:name w:val="Body Text First Indent 2"/>
    <w:basedOn w:val="BodyTextIndent"/>
    <w:link w:val="BodyTextFirstIndent2Char"/>
    <w:semiHidden/>
    <w:rsid w:val="004102ED"/>
    <w:pPr>
      <w:ind w:firstLine="210"/>
    </w:pPr>
  </w:style>
  <w:style w:type="character" w:customStyle="1" w:styleId="BodyTextFirstIndent2Char">
    <w:name w:val="Body Text First Indent 2 Char"/>
    <w:basedOn w:val="BodyTextIndentChar"/>
    <w:link w:val="BodyTextFirstIndent2"/>
    <w:semiHidden/>
    <w:rsid w:val="004102ED"/>
    <w:rPr>
      <w:rFonts w:ascii="Times New Roman" w:eastAsia="MS Mincho" w:hAnsi="Times New Roman" w:cs="Times New Roman"/>
      <w:sz w:val="24"/>
      <w:szCs w:val="20"/>
      <w:lang w:eastAsia="ja-JP"/>
    </w:rPr>
  </w:style>
  <w:style w:type="paragraph" w:styleId="BodyTextIndent3">
    <w:name w:val="Body Text Indent 3"/>
    <w:basedOn w:val="Normal"/>
    <w:link w:val="BodyTextIndent3Char"/>
    <w:semiHidden/>
    <w:rsid w:val="004102ED"/>
    <w:pPr>
      <w:spacing w:after="120"/>
      <w:ind w:left="360"/>
    </w:pPr>
    <w:rPr>
      <w:rFonts w:eastAsia="MS Mincho"/>
      <w:sz w:val="16"/>
      <w:szCs w:val="16"/>
      <w:lang w:eastAsia="ja-JP"/>
    </w:rPr>
  </w:style>
  <w:style w:type="character" w:customStyle="1" w:styleId="BodyTextIndent3Char">
    <w:name w:val="Body Text Indent 3 Char"/>
    <w:basedOn w:val="DefaultParagraphFont"/>
    <w:link w:val="BodyTextIndent3"/>
    <w:semiHidden/>
    <w:rsid w:val="004102ED"/>
    <w:rPr>
      <w:rFonts w:ascii="Times New Roman" w:eastAsia="MS Mincho" w:hAnsi="Times New Roman" w:cs="Times New Roman"/>
      <w:sz w:val="16"/>
      <w:szCs w:val="16"/>
      <w:lang w:eastAsia="ja-JP"/>
    </w:rPr>
  </w:style>
  <w:style w:type="paragraph" w:styleId="Caption">
    <w:name w:val="caption"/>
    <w:basedOn w:val="Normal"/>
    <w:next w:val="Normal"/>
    <w:uiPriority w:val="35"/>
    <w:qFormat/>
    <w:rsid w:val="003F1328"/>
    <w:pPr>
      <w:spacing w:after="120"/>
    </w:pPr>
    <w:rPr>
      <w:rFonts w:eastAsia="MS Mincho"/>
      <w:b/>
      <w:bCs/>
      <w:sz w:val="20"/>
      <w:szCs w:val="20"/>
      <w:lang w:eastAsia="ja-JP"/>
    </w:rPr>
  </w:style>
  <w:style w:type="paragraph" w:styleId="Closing">
    <w:name w:val="Closing"/>
    <w:basedOn w:val="Normal"/>
    <w:link w:val="ClosingChar"/>
    <w:semiHidden/>
    <w:rsid w:val="004102ED"/>
    <w:pPr>
      <w:ind w:left="4320"/>
    </w:pPr>
    <w:rPr>
      <w:rFonts w:eastAsia="MS Mincho"/>
      <w:szCs w:val="20"/>
      <w:lang w:eastAsia="ja-JP"/>
    </w:rPr>
  </w:style>
  <w:style w:type="character" w:customStyle="1" w:styleId="ClosingChar">
    <w:name w:val="Closing Char"/>
    <w:basedOn w:val="DefaultParagraphFont"/>
    <w:link w:val="Closing"/>
    <w:semiHidden/>
    <w:rsid w:val="004102ED"/>
    <w:rPr>
      <w:rFonts w:ascii="Times New Roman" w:eastAsia="MS Mincho" w:hAnsi="Times New Roman" w:cs="Times New Roman"/>
      <w:sz w:val="24"/>
      <w:szCs w:val="20"/>
      <w:lang w:eastAsia="ja-JP"/>
    </w:rPr>
  </w:style>
  <w:style w:type="paragraph" w:customStyle="1" w:styleId="Comment">
    <w:name w:val="Comment"/>
    <w:basedOn w:val="Normal"/>
    <w:next w:val="Text"/>
    <w:link w:val="CommentChar"/>
    <w:rsid w:val="004102ED"/>
    <w:pPr>
      <w:keepLines/>
      <w:spacing w:before="120"/>
    </w:pPr>
    <w:rPr>
      <w:rFonts w:eastAsia="MS Mincho"/>
      <w:i/>
      <w:color w:val="BF30B5"/>
      <w:lang w:eastAsia="ja-JP"/>
    </w:rPr>
  </w:style>
  <w:style w:type="paragraph" w:customStyle="1" w:styleId="CommentSubject1">
    <w:name w:val="Comment Subject1"/>
    <w:basedOn w:val="CommentText"/>
    <w:next w:val="CommentText"/>
    <w:semiHidden/>
    <w:rsid w:val="004102ED"/>
    <w:rPr>
      <w:rFonts w:eastAsia="MS Mincho"/>
      <w:b/>
      <w:bCs/>
      <w:lang w:eastAsia="ja-JP"/>
    </w:rPr>
  </w:style>
  <w:style w:type="paragraph" w:styleId="Date">
    <w:name w:val="Date"/>
    <w:basedOn w:val="Normal"/>
    <w:next w:val="Normal"/>
    <w:link w:val="DateChar"/>
    <w:rsid w:val="004102ED"/>
    <w:rPr>
      <w:rFonts w:eastAsia="MS Mincho"/>
      <w:szCs w:val="20"/>
      <w:lang w:eastAsia="ja-JP"/>
    </w:rPr>
  </w:style>
  <w:style w:type="character" w:customStyle="1" w:styleId="DateChar">
    <w:name w:val="Date Char"/>
    <w:basedOn w:val="DefaultParagraphFont"/>
    <w:link w:val="Date"/>
    <w:rsid w:val="004102ED"/>
    <w:rPr>
      <w:rFonts w:ascii="Times New Roman" w:eastAsia="MS Mincho" w:hAnsi="Times New Roman" w:cs="Times New Roman"/>
      <w:sz w:val="24"/>
      <w:szCs w:val="20"/>
      <w:lang w:eastAsia="ja-JP"/>
    </w:rPr>
  </w:style>
  <w:style w:type="paragraph" w:styleId="DocumentMap">
    <w:name w:val="Document Map"/>
    <w:basedOn w:val="Normal"/>
    <w:link w:val="DocumentMapChar"/>
    <w:uiPriority w:val="99"/>
    <w:semiHidden/>
    <w:rsid w:val="004102ED"/>
    <w:pPr>
      <w:shd w:val="clear" w:color="auto" w:fill="000080"/>
    </w:pPr>
    <w:rPr>
      <w:rFonts w:ascii="Tahoma" w:eastAsia="MS Mincho" w:hAnsi="Tahoma" w:cs="Tahoma"/>
      <w:sz w:val="20"/>
      <w:szCs w:val="20"/>
      <w:lang w:eastAsia="ja-JP"/>
    </w:rPr>
  </w:style>
  <w:style w:type="character" w:customStyle="1" w:styleId="DocumentMapChar">
    <w:name w:val="Document Map Char"/>
    <w:basedOn w:val="DefaultParagraphFont"/>
    <w:link w:val="DocumentMap"/>
    <w:uiPriority w:val="99"/>
    <w:semiHidden/>
    <w:rsid w:val="004102ED"/>
    <w:rPr>
      <w:rFonts w:ascii="Tahoma" w:eastAsia="MS Mincho" w:hAnsi="Tahoma" w:cs="Tahoma"/>
      <w:sz w:val="20"/>
      <w:szCs w:val="20"/>
      <w:shd w:val="clear" w:color="auto" w:fill="000080"/>
      <w:lang w:eastAsia="ja-JP"/>
    </w:rPr>
  </w:style>
  <w:style w:type="paragraph" w:styleId="E-mailSignature">
    <w:name w:val="E-mail Signature"/>
    <w:basedOn w:val="Normal"/>
    <w:link w:val="E-mailSignatureChar"/>
    <w:semiHidden/>
    <w:rsid w:val="004102ED"/>
    <w:rPr>
      <w:rFonts w:eastAsia="MS Mincho"/>
      <w:szCs w:val="20"/>
      <w:lang w:eastAsia="ja-JP"/>
    </w:rPr>
  </w:style>
  <w:style w:type="character" w:customStyle="1" w:styleId="E-mailSignatureChar">
    <w:name w:val="E-mail Signature Char"/>
    <w:basedOn w:val="DefaultParagraphFont"/>
    <w:link w:val="E-mailSignature"/>
    <w:semiHidden/>
    <w:rsid w:val="004102ED"/>
    <w:rPr>
      <w:rFonts w:ascii="Times New Roman" w:eastAsia="MS Mincho" w:hAnsi="Times New Roman" w:cs="Times New Roman"/>
      <w:sz w:val="24"/>
      <w:szCs w:val="20"/>
      <w:lang w:eastAsia="ja-JP"/>
    </w:rPr>
  </w:style>
  <w:style w:type="character" w:styleId="Emphasis">
    <w:name w:val="Emphasis"/>
    <w:uiPriority w:val="20"/>
    <w:qFormat/>
    <w:rsid w:val="004102ED"/>
    <w:rPr>
      <w:i/>
      <w:iCs/>
    </w:rPr>
  </w:style>
  <w:style w:type="character" w:styleId="EndnoteReference">
    <w:name w:val="endnote reference"/>
    <w:uiPriority w:val="99"/>
    <w:semiHidden/>
    <w:rsid w:val="004102ED"/>
    <w:rPr>
      <w:vertAlign w:val="baseline"/>
    </w:rPr>
  </w:style>
  <w:style w:type="paragraph" w:styleId="EndnoteText">
    <w:name w:val="endnote text"/>
    <w:basedOn w:val="Normal"/>
    <w:link w:val="EndnoteTextChar"/>
    <w:uiPriority w:val="99"/>
    <w:semiHidden/>
    <w:rsid w:val="004102ED"/>
    <w:pPr>
      <w:spacing w:before="80" w:after="60"/>
      <w:ind w:left="567" w:hanging="567"/>
    </w:pPr>
    <w:rPr>
      <w:rFonts w:eastAsia="MS Mincho"/>
      <w:szCs w:val="20"/>
      <w:lang w:eastAsia="ja-JP"/>
    </w:rPr>
  </w:style>
  <w:style w:type="character" w:customStyle="1" w:styleId="EndnoteTextChar">
    <w:name w:val="Endnote Text Char"/>
    <w:basedOn w:val="DefaultParagraphFont"/>
    <w:link w:val="EndnoteText"/>
    <w:uiPriority w:val="99"/>
    <w:semiHidden/>
    <w:rsid w:val="004102ED"/>
    <w:rPr>
      <w:rFonts w:ascii="Times New Roman" w:eastAsia="MS Mincho" w:hAnsi="Times New Roman" w:cs="Times New Roman"/>
      <w:sz w:val="24"/>
      <w:szCs w:val="20"/>
      <w:lang w:eastAsia="ja-JP"/>
    </w:rPr>
  </w:style>
  <w:style w:type="paragraph" w:styleId="EnvelopeAddress">
    <w:name w:val="envelope address"/>
    <w:basedOn w:val="Normal"/>
    <w:semiHidden/>
    <w:rsid w:val="004102ED"/>
    <w:pPr>
      <w:framePr w:w="7920" w:h="1980" w:hRule="exact" w:hSpace="180" w:wrap="auto" w:hAnchor="page" w:xAlign="center" w:yAlign="bottom"/>
      <w:ind w:left="2880"/>
    </w:pPr>
    <w:rPr>
      <w:rFonts w:ascii="Arial" w:eastAsia="MS Mincho" w:hAnsi="Arial" w:cs="Arial"/>
      <w:lang w:eastAsia="ja-JP"/>
    </w:rPr>
  </w:style>
  <w:style w:type="paragraph" w:styleId="EnvelopeReturn">
    <w:name w:val="envelope return"/>
    <w:basedOn w:val="Normal"/>
    <w:semiHidden/>
    <w:rsid w:val="004102ED"/>
    <w:rPr>
      <w:rFonts w:ascii="Arial" w:eastAsia="MS Mincho" w:hAnsi="Arial" w:cs="Arial"/>
      <w:sz w:val="20"/>
      <w:szCs w:val="20"/>
      <w:lang w:eastAsia="ja-JP"/>
    </w:rPr>
  </w:style>
  <w:style w:type="character" w:styleId="FollowedHyperlink">
    <w:name w:val="FollowedHyperlink"/>
    <w:uiPriority w:val="99"/>
    <w:rsid w:val="004102ED"/>
    <w:rPr>
      <w:color w:val="0000FF"/>
      <w:u w:val="single"/>
    </w:rPr>
  </w:style>
  <w:style w:type="character" w:styleId="FootnoteReference">
    <w:name w:val="footnote reference"/>
    <w:uiPriority w:val="99"/>
    <w:rsid w:val="004102ED"/>
    <w:rPr>
      <w:vertAlign w:val="superscript"/>
    </w:rPr>
  </w:style>
  <w:style w:type="paragraph" w:styleId="FootnoteText">
    <w:name w:val="footnote text"/>
    <w:basedOn w:val="Normal"/>
    <w:link w:val="FootnoteTextChar"/>
    <w:uiPriority w:val="99"/>
    <w:rsid w:val="004102ED"/>
    <w:rPr>
      <w:rFonts w:eastAsia="MS Mincho"/>
      <w:sz w:val="20"/>
      <w:szCs w:val="20"/>
      <w:lang w:eastAsia="ja-JP"/>
    </w:rPr>
  </w:style>
  <w:style w:type="character" w:customStyle="1" w:styleId="FootnoteTextChar">
    <w:name w:val="Footnote Text Char"/>
    <w:basedOn w:val="DefaultParagraphFont"/>
    <w:link w:val="FootnoteText"/>
    <w:uiPriority w:val="99"/>
    <w:rsid w:val="004102ED"/>
    <w:rPr>
      <w:rFonts w:ascii="Times New Roman" w:eastAsia="MS Mincho" w:hAnsi="Times New Roman" w:cs="Times New Roman"/>
      <w:sz w:val="20"/>
      <w:szCs w:val="20"/>
      <w:lang w:eastAsia="ja-JP"/>
    </w:rPr>
  </w:style>
  <w:style w:type="character" w:styleId="HTMLAcronym">
    <w:name w:val="HTML Acronym"/>
    <w:basedOn w:val="DefaultParagraphFont"/>
    <w:semiHidden/>
    <w:rsid w:val="004102ED"/>
  </w:style>
  <w:style w:type="paragraph" w:styleId="HTMLAddress">
    <w:name w:val="HTML Address"/>
    <w:basedOn w:val="Normal"/>
    <w:link w:val="HTMLAddressChar"/>
    <w:semiHidden/>
    <w:rsid w:val="004102ED"/>
    <w:rPr>
      <w:rFonts w:eastAsia="MS Mincho"/>
      <w:i/>
      <w:iCs/>
      <w:szCs w:val="20"/>
      <w:lang w:eastAsia="ja-JP"/>
    </w:rPr>
  </w:style>
  <w:style w:type="character" w:customStyle="1" w:styleId="HTMLAddressChar">
    <w:name w:val="HTML Address Char"/>
    <w:basedOn w:val="DefaultParagraphFont"/>
    <w:link w:val="HTMLAddress"/>
    <w:semiHidden/>
    <w:rsid w:val="004102ED"/>
    <w:rPr>
      <w:rFonts w:ascii="Times New Roman" w:eastAsia="MS Mincho" w:hAnsi="Times New Roman" w:cs="Times New Roman"/>
      <w:i/>
      <w:iCs/>
      <w:sz w:val="24"/>
      <w:szCs w:val="20"/>
      <w:lang w:eastAsia="ja-JP"/>
    </w:rPr>
  </w:style>
  <w:style w:type="character" w:styleId="HTMLCite">
    <w:name w:val="HTML Cite"/>
    <w:semiHidden/>
    <w:rsid w:val="004102ED"/>
    <w:rPr>
      <w:i/>
      <w:iCs/>
    </w:rPr>
  </w:style>
  <w:style w:type="character" w:styleId="HTMLCode">
    <w:name w:val="HTML Code"/>
    <w:semiHidden/>
    <w:rsid w:val="004102ED"/>
    <w:rPr>
      <w:rFonts w:ascii="Courier New" w:hAnsi="Courier New" w:cs="Courier New"/>
      <w:sz w:val="20"/>
      <w:szCs w:val="20"/>
    </w:rPr>
  </w:style>
  <w:style w:type="character" w:styleId="HTMLDefinition">
    <w:name w:val="HTML Definition"/>
    <w:semiHidden/>
    <w:rsid w:val="004102ED"/>
    <w:rPr>
      <w:i/>
      <w:iCs/>
    </w:rPr>
  </w:style>
  <w:style w:type="character" w:styleId="HTMLKeyboard">
    <w:name w:val="HTML Keyboard"/>
    <w:semiHidden/>
    <w:rsid w:val="004102ED"/>
    <w:rPr>
      <w:rFonts w:ascii="Courier New" w:hAnsi="Courier New" w:cs="Courier New"/>
      <w:sz w:val="20"/>
      <w:szCs w:val="20"/>
    </w:rPr>
  </w:style>
  <w:style w:type="paragraph" w:styleId="HTMLPreformatted">
    <w:name w:val="HTML Preformatted"/>
    <w:basedOn w:val="Normal"/>
    <w:link w:val="HTMLPreformattedChar"/>
    <w:rsid w:val="004102ED"/>
    <w:rPr>
      <w:rFonts w:ascii="Courier New" w:eastAsia="MS Mincho" w:hAnsi="Courier New" w:cs="Courier New"/>
      <w:sz w:val="20"/>
      <w:szCs w:val="20"/>
      <w:lang w:eastAsia="ja-JP"/>
    </w:rPr>
  </w:style>
  <w:style w:type="character" w:customStyle="1" w:styleId="HTMLPreformattedChar">
    <w:name w:val="HTML Preformatted Char"/>
    <w:basedOn w:val="DefaultParagraphFont"/>
    <w:link w:val="HTMLPreformatted"/>
    <w:rsid w:val="004102ED"/>
    <w:rPr>
      <w:rFonts w:ascii="Courier New" w:eastAsia="MS Mincho" w:hAnsi="Courier New" w:cs="Courier New"/>
      <w:sz w:val="20"/>
      <w:szCs w:val="20"/>
      <w:lang w:eastAsia="ja-JP"/>
    </w:rPr>
  </w:style>
  <w:style w:type="character" w:styleId="HTMLSample">
    <w:name w:val="HTML Sample"/>
    <w:semiHidden/>
    <w:rsid w:val="004102ED"/>
    <w:rPr>
      <w:rFonts w:ascii="Courier New" w:hAnsi="Courier New" w:cs="Courier New"/>
    </w:rPr>
  </w:style>
  <w:style w:type="character" w:styleId="HTMLTypewriter">
    <w:name w:val="HTML Typewriter"/>
    <w:semiHidden/>
    <w:rsid w:val="004102ED"/>
    <w:rPr>
      <w:rFonts w:ascii="Courier New" w:hAnsi="Courier New" w:cs="Courier New"/>
      <w:sz w:val="20"/>
      <w:szCs w:val="20"/>
    </w:rPr>
  </w:style>
  <w:style w:type="character" w:styleId="HTMLVariable">
    <w:name w:val="HTML Variable"/>
    <w:semiHidden/>
    <w:rsid w:val="004102ED"/>
    <w:rPr>
      <w:i/>
      <w:iCs/>
    </w:rPr>
  </w:style>
  <w:style w:type="paragraph" w:styleId="Index1">
    <w:name w:val="index 1"/>
    <w:basedOn w:val="Normal"/>
    <w:next w:val="Normal"/>
    <w:autoRedefine/>
    <w:semiHidden/>
    <w:rsid w:val="004102ED"/>
    <w:pPr>
      <w:ind w:left="240" w:hanging="240"/>
    </w:pPr>
    <w:rPr>
      <w:rFonts w:eastAsia="MS Mincho"/>
      <w:szCs w:val="20"/>
      <w:lang w:eastAsia="ja-JP"/>
    </w:rPr>
  </w:style>
  <w:style w:type="paragraph" w:styleId="Index2">
    <w:name w:val="index 2"/>
    <w:basedOn w:val="Normal"/>
    <w:next w:val="Normal"/>
    <w:autoRedefine/>
    <w:semiHidden/>
    <w:rsid w:val="004102ED"/>
    <w:pPr>
      <w:ind w:left="480" w:hanging="240"/>
    </w:pPr>
    <w:rPr>
      <w:rFonts w:eastAsia="MS Mincho"/>
      <w:szCs w:val="20"/>
      <w:lang w:eastAsia="ja-JP"/>
    </w:rPr>
  </w:style>
  <w:style w:type="paragraph" w:styleId="Index3">
    <w:name w:val="index 3"/>
    <w:basedOn w:val="Normal"/>
    <w:next w:val="Normal"/>
    <w:autoRedefine/>
    <w:semiHidden/>
    <w:rsid w:val="004102ED"/>
    <w:pPr>
      <w:ind w:left="720" w:hanging="240"/>
    </w:pPr>
    <w:rPr>
      <w:rFonts w:eastAsia="MS Mincho"/>
      <w:szCs w:val="20"/>
      <w:lang w:eastAsia="ja-JP"/>
    </w:rPr>
  </w:style>
  <w:style w:type="paragraph" w:styleId="Index4">
    <w:name w:val="index 4"/>
    <w:basedOn w:val="Normal"/>
    <w:next w:val="Normal"/>
    <w:autoRedefine/>
    <w:semiHidden/>
    <w:rsid w:val="004102ED"/>
    <w:pPr>
      <w:ind w:left="960" w:hanging="240"/>
    </w:pPr>
    <w:rPr>
      <w:rFonts w:eastAsia="MS Mincho"/>
      <w:szCs w:val="20"/>
      <w:lang w:eastAsia="ja-JP"/>
    </w:rPr>
  </w:style>
  <w:style w:type="paragraph" w:styleId="Index5">
    <w:name w:val="index 5"/>
    <w:basedOn w:val="Normal"/>
    <w:next w:val="Normal"/>
    <w:autoRedefine/>
    <w:semiHidden/>
    <w:rsid w:val="004102ED"/>
    <w:pPr>
      <w:ind w:left="1200" w:hanging="240"/>
    </w:pPr>
    <w:rPr>
      <w:rFonts w:eastAsia="MS Mincho"/>
      <w:szCs w:val="20"/>
      <w:lang w:eastAsia="ja-JP"/>
    </w:rPr>
  </w:style>
  <w:style w:type="paragraph" w:styleId="Index6">
    <w:name w:val="index 6"/>
    <w:basedOn w:val="Normal"/>
    <w:next w:val="Normal"/>
    <w:autoRedefine/>
    <w:semiHidden/>
    <w:rsid w:val="004102ED"/>
    <w:pPr>
      <w:ind w:left="1440" w:hanging="240"/>
    </w:pPr>
    <w:rPr>
      <w:rFonts w:eastAsia="MS Mincho"/>
      <w:szCs w:val="20"/>
      <w:lang w:eastAsia="ja-JP"/>
    </w:rPr>
  </w:style>
  <w:style w:type="paragraph" w:styleId="Index7">
    <w:name w:val="index 7"/>
    <w:basedOn w:val="Normal"/>
    <w:next w:val="Normal"/>
    <w:autoRedefine/>
    <w:semiHidden/>
    <w:rsid w:val="004102ED"/>
    <w:pPr>
      <w:ind w:left="1680" w:hanging="240"/>
    </w:pPr>
    <w:rPr>
      <w:rFonts w:eastAsia="MS Mincho"/>
      <w:szCs w:val="20"/>
      <w:lang w:eastAsia="ja-JP"/>
    </w:rPr>
  </w:style>
  <w:style w:type="paragraph" w:styleId="Index8">
    <w:name w:val="index 8"/>
    <w:basedOn w:val="Normal"/>
    <w:next w:val="Normal"/>
    <w:autoRedefine/>
    <w:semiHidden/>
    <w:rsid w:val="004102ED"/>
    <w:pPr>
      <w:ind w:left="1920" w:hanging="240"/>
    </w:pPr>
    <w:rPr>
      <w:rFonts w:eastAsia="MS Mincho"/>
      <w:szCs w:val="20"/>
      <w:lang w:eastAsia="ja-JP"/>
    </w:rPr>
  </w:style>
  <w:style w:type="paragraph" w:styleId="Index9">
    <w:name w:val="index 9"/>
    <w:basedOn w:val="Normal"/>
    <w:next w:val="Normal"/>
    <w:autoRedefine/>
    <w:semiHidden/>
    <w:rsid w:val="004102ED"/>
    <w:pPr>
      <w:ind w:left="2160" w:hanging="240"/>
    </w:pPr>
    <w:rPr>
      <w:rFonts w:eastAsia="MS Mincho"/>
      <w:szCs w:val="20"/>
      <w:lang w:eastAsia="ja-JP"/>
    </w:rPr>
  </w:style>
  <w:style w:type="paragraph" w:styleId="IndexHeading">
    <w:name w:val="index heading"/>
    <w:basedOn w:val="Normal"/>
    <w:next w:val="Index1"/>
    <w:semiHidden/>
    <w:rsid w:val="004102ED"/>
    <w:rPr>
      <w:rFonts w:ascii="Arial" w:eastAsia="MS Mincho" w:hAnsi="Arial" w:cs="Arial"/>
      <w:b/>
      <w:bCs/>
      <w:szCs w:val="20"/>
      <w:lang w:eastAsia="ja-JP"/>
    </w:rPr>
  </w:style>
  <w:style w:type="paragraph" w:customStyle="1" w:styleId="Nottoc-headings">
    <w:name w:val="Not toc-headings"/>
    <w:basedOn w:val="Normal"/>
    <w:next w:val="Text"/>
    <w:rsid w:val="004102ED"/>
    <w:pPr>
      <w:keepNext/>
      <w:keepLines/>
      <w:spacing w:before="240" w:after="60"/>
    </w:pPr>
    <w:rPr>
      <w:rFonts w:ascii="Arial" w:eastAsia="MS Gothic" w:hAnsi="Arial"/>
      <w:b/>
      <w:lang w:eastAsia="ja-JP"/>
    </w:rPr>
  </w:style>
  <w:style w:type="paragraph" w:customStyle="1" w:styleId="JPTable">
    <w:name w:val="JP Table"/>
    <w:basedOn w:val="Table"/>
    <w:rsid w:val="004102ED"/>
    <w:rPr>
      <w:rFonts w:ascii="Times New Roman" w:hAnsi="Times New Roman"/>
      <w:sz w:val="18"/>
      <w:szCs w:val="18"/>
    </w:rPr>
  </w:style>
  <w:style w:type="paragraph" w:customStyle="1" w:styleId="JPLegend">
    <w:name w:val="JP Legend"/>
    <w:basedOn w:val="JPTable"/>
    <w:rsid w:val="004102ED"/>
  </w:style>
  <w:style w:type="paragraph" w:customStyle="1" w:styleId="JPListlevel1">
    <w:name w:val="JP List level 1"/>
    <w:basedOn w:val="Listlevel1"/>
    <w:rsid w:val="004102ED"/>
    <w:pPr>
      <w:spacing w:before="0" w:after="0" w:line="360" w:lineRule="atLeast"/>
    </w:pPr>
    <w:rPr>
      <w:sz w:val="21"/>
      <w:szCs w:val="21"/>
    </w:rPr>
  </w:style>
  <w:style w:type="paragraph" w:customStyle="1" w:styleId="JPListlevel2">
    <w:name w:val="JP List level 2"/>
    <w:basedOn w:val="Listlevel2"/>
    <w:rsid w:val="004102ED"/>
    <w:pPr>
      <w:keepLines w:val="0"/>
      <w:spacing w:before="0" w:line="360" w:lineRule="atLeast"/>
    </w:pPr>
    <w:rPr>
      <w:sz w:val="21"/>
      <w:szCs w:val="21"/>
      <w:lang w:eastAsia="ja-JP"/>
    </w:rPr>
  </w:style>
  <w:style w:type="paragraph" w:customStyle="1" w:styleId="JPListlevel3">
    <w:name w:val="JP List level 3"/>
    <w:basedOn w:val="Listlevel3"/>
    <w:rsid w:val="004102ED"/>
    <w:pPr>
      <w:keepLines w:val="0"/>
      <w:spacing w:before="0" w:line="360" w:lineRule="atLeast"/>
    </w:pPr>
    <w:rPr>
      <w:sz w:val="21"/>
      <w:szCs w:val="21"/>
      <w:lang w:eastAsia="ja-JP"/>
    </w:rPr>
  </w:style>
  <w:style w:type="paragraph" w:customStyle="1" w:styleId="JPnottoc-headings">
    <w:name w:val="JP not toc-headings"/>
    <w:basedOn w:val="Nottoc-headings"/>
    <w:next w:val="Normal"/>
    <w:rsid w:val="004102ED"/>
    <w:rPr>
      <w:sz w:val="21"/>
    </w:rPr>
  </w:style>
  <w:style w:type="paragraph" w:customStyle="1" w:styleId="Reference">
    <w:name w:val="Reference"/>
    <w:basedOn w:val="Normal"/>
    <w:link w:val="ReferenceChar"/>
    <w:rsid w:val="004102ED"/>
    <w:pPr>
      <w:spacing w:before="80" w:after="60"/>
    </w:pPr>
    <w:rPr>
      <w:rFonts w:eastAsia="MS Mincho"/>
      <w:szCs w:val="20"/>
      <w:lang w:eastAsia="ja-JP"/>
    </w:rPr>
  </w:style>
  <w:style w:type="paragraph" w:customStyle="1" w:styleId="JPReference">
    <w:name w:val="JP Reference"/>
    <w:basedOn w:val="Reference"/>
    <w:rsid w:val="004102ED"/>
    <w:rPr>
      <w:sz w:val="21"/>
      <w:szCs w:val="21"/>
    </w:rPr>
  </w:style>
  <w:style w:type="paragraph" w:customStyle="1" w:styleId="SAStext">
    <w:name w:val="SAS text"/>
    <w:rsid w:val="004102ED"/>
    <w:pPr>
      <w:spacing w:after="0" w:line="240" w:lineRule="auto"/>
    </w:pPr>
    <w:rPr>
      <w:rFonts w:ascii="Courier New" w:eastAsia="MS Mincho" w:hAnsi="Courier New" w:cs="Times New Roman"/>
      <w:spacing w:val="-10"/>
      <w:sz w:val="20"/>
      <w:szCs w:val="20"/>
    </w:rPr>
  </w:style>
  <w:style w:type="paragraph" w:customStyle="1" w:styleId="JPSAStext">
    <w:name w:val="JP SAS text"/>
    <w:basedOn w:val="SAStext"/>
    <w:rsid w:val="004102ED"/>
    <w:rPr>
      <w:rFonts w:cs="Courier New"/>
      <w:sz w:val="18"/>
      <w:szCs w:val="18"/>
    </w:rPr>
  </w:style>
  <w:style w:type="paragraph" w:customStyle="1" w:styleId="JPText">
    <w:name w:val="JP Text"/>
    <w:basedOn w:val="Text"/>
    <w:rsid w:val="004102ED"/>
    <w:pPr>
      <w:spacing w:before="0" w:line="360" w:lineRule="atLeast"/>
      <w:ind w:firstLineChars="100" w:firstLine="100"/>
    </w:pPr>
    <w:rPr>
      <w:sz w:val="21"/>
      <w:szCs w:val="21"/>
    </w:rPr>
  </w:style>
  <w:style w:type="character" w:styleId="LineNumber">
    <w:name w:val="line number"/>
    <w:basedOn w:val="DefaultParagraphFont"/>
    <w:semiHidden/>
    <w:rsid w:val="004102ED"/>
  </w:style>
  <w:style w:type="paragraph" w:styleId="List">
    <w:name w:val="List"/>
    <w:basedOn w:val="Normal"/>
    <w:semiHidden/>
    <w:rsid w:val="004102ED"/>
    <w:pPr>
      <w:ind w:left="360" w:hanging="360"/>
    </w:pPr>
    <w:rPr>
      <w:rFonts w:eastAsia="MS Mincho"/>
      <w:szCs w:val="20"/>
      <w:lang w:eastAsia="ja-JP"/>
    </w:rPr>
  </w:style>
  <w:style w:type="paragraph" w:styleId="List2">
    <w:name w:val="List 2"/>
    <w:basedOn w:val="Normal"/>
    <w:semiHidden/>
    <w:rsid w:val="004102ED"/>
    <w:pPr>
      <w:ind w:left="720" w:hanging="360"/>
    </w:pPr>
    <w:rPr>
      <w:rFonts w:eastAsia="MS Mincho"/>
      <w:szCs w:val="20"/>
      <w:lang w:eastAsia="ja-JP"/>
    </w:rPr>
  </w:style>
  <w:style w:type="paragraph" w:styleId="List3">
    <w:name w:val="List 3"/>
    <w:basedOn w:val="Normal"/>
    <w:semiHidden/>
    <w:rsid w:val="004102ED"/>
    <w:pPr>
      <w:ind w:left="1080" w:hanging="360"/>
    </w:pPr>
    <w:rPr>
      <w:rFonts w:eastAsia="MS Mincho"/>
      <w:szCs w:val="20"/>
      <w:lang w:eastAsia="ja-JP"/>
    </w:rPr>
  </w:style>
  <w:style w:type="paragraph" w:styleId="List4">
    <w:name w:val="List 4"/>
    <w:basedOn w:val="Normal"/>
    <w:rsid w:val="004102ED"/>
    <w:pPr>
      <w:ind w:left="1440" w:hanging="360"/>
    </w:pPr>
    <w:rPr>
      <w:rFonts w:eastAsia="MS Mincho"/>
      <w:szCs w:val="20"/>
      <w:lang w:eastAsia="ja-JP"/>
    </w:rPr>
  </w:style>
  <w:style w:type="paragraph" w:styleId="List5">
    <w:name w:val="List 5"/>
    <w:basedOn w:val="Normal"/>
    <w:rsid w:val="004102ED"/>
    <w:pPr>
      <w:ind w:left="1800" w:hanging="360"/>
    </w:pPr>
    <w:rPr>
      <w:rFonts w:eastAsia="MS Mincho"/>
      <w:szCs w:val="20"/>
      <w:lang w:eastAsia="ja-JP"/>
    </w:rPr>
  </w:style>
  <w:style w:type="paragraph" w:styleId="ListBullet">
    <w:name w:val="List Bullet"/>
    <w:basedOn w:val="Normal"/>
    <w:autoRedefine/>
    <w:semiHidden/>
    <w:rsid w:val="004102ED"/>
    <w:rPr>
      <w:rFonts w:eastAsia="MS Mincho"/>
      <w:szCs w:val="20"/>
      <w:lang w:eastAsia="ja-JP"/>
    </w:rPr>
  </w:style>
  <w:style w:type="paragraph" w:styleId="ListBullet2">
    <w:name w:val="List Bullet 2"/>
    <w:basedOn w:val="Normal"/>
    <w:autoRedefine/>
    <w:semiHidden/>
    <w:rsid w:val="004102ED"/>
    <w:rPr>
      <w:rFonts w:eastAsia="MS Mincho"/>
      <w:szCs w:val="20"/>
      <w:lang w:eastAsia="ja-JP"/>
    </w:rPr>
  </w:style>
  <w:style w:type="paragraph" w:styleId="ListBullet3">
    <w:name w:val="List Bullet 3"/>
    <w:basedOn w:val="Normal"/>
    <w:autoRedefine/>
    <w:semiHidden/>
    <w:rsid w:val="004102ED"/>
    <w:rPr>
      <w:rFonts w:eastAsia="MS Mincho"/>
      <w:szCs w:val="20"/>
      <w:lang w:eastAsia="ja-JP"/>
    </w:rPr>
  </w:style>
  <w:style w:type="paragraph" w:styleId="ListBullet4">
    <w:name w:val="List Bullet 4"/>
    <w:basedOn w:val="Normal"/>
    <w:autoRedefine/>
    <w:semiHidden/>
    <w:rsid w:val="004102ED"/>
    <w:rPr>
      <w:rFonts w:eastAsia="MS Mincho"/>
      <w:szCs w:val="20"/>
      <w:lang w:eastAsia="ja-JP"/>
    </w:rPr>
  </w:style>
  <w:style w:type="paragraph" w:styleId="ListBullet5">
    <w:name w:val="List Bullet 5"/>
    <w:basedOn w:val="Normal"/>
    <w:autoRedefine/>
    <w:semiHidden/>
    <w:rsid w:val="004102ED"/>
    <w:rPr>
      <w:rFonts w:eastAsia="MS Mincho"/>
      <w:szCs w:val="20"/>
      <w:lang w:eastAsia="ja-JP"/>
    </w:rPr>
  </w:style>
  <w:style w:type="paragraph" w:styleId="ListContinue">
    <w:name w:val="List Continue"/>
    <w:basedOn w:val="Normal"/>
    <w:semiHidden/>
    <w:rsid w:val="004102ED"/>
    <w:pPr>
      <w:spacing w:after="120"/>
      <w:ind w:left="360"/>
    </w:pPr>
    <w:rPr>
      <w:rFonts w:eastAsia="MS Mincho"/>
      <w:szCs w:val="20"/>
      <w:lang w:eastAsia="ja-JP"/>
    </w:rPr>
  </w:style>
  <w:style w:type="paragraph" w:styleId="ListContinue2">
    <w:name w:val="List Continue 2"/>
    <w:basedOn w:val="Normal"/>
    <w:semiHidden/>
    <w:rsid w:val="004102ED"/>
    <w:pPr>
      <w:spacing w:after="120"/>
      <w:ind w:left="720"/>
    </w:pPr>
    <w:rPr>
      <w:rFonts w:eastAsia="MS Mincho"/>
      <w:szCs w:val="20"/>
      <w:lang w:eastAsia="ja-JP"/>
    </w:rPr>
  </w:style>
  <w:style w:type="paragraph" w:styleId="ListContinue3">
    <w:name w:val="List Continue 3"/>
    <w:basedOn w:val="Normal"/>
    <w:semiHidden/>
    <w:rsid w:val="004102ED"/>
    <w:pPr>
      <w:spacing w:after="120"/>
      <w:ind w:left="1080"/>
    </w:pPr>
    <w:rPr>
      <w:rFonts w:eastAsia="MS Mincho"/>
      <w:szCs w:val="20"/>
      <w:lang w:eastAsia="ja-JP"/>
    </w:rPr>
  </w:style>
  <w:style w:type="paragraph" w:styleId="ListContinue4">
    <w:name w:val="List Continue 4"/>
    <w:basedOn w:val="Normal"/>
    <w:semiHidden/>
    <w:rsid w:val="004102ED"/>
    <w:pPr>
      <w:spacing w:after="120"/>
      <w:ind w:left="1440"/>
    </w:pPr>
    <w:rPr>
      <w:rFonts w:eastAsia="MS Mincho"/>
      <w:szCs w:val="20"/>
      <w:lang w:eastAsia="ja-JP"/>
    </w:rPr>
  </w:style>
  <w:style w:type="paragraph" w:styleId="ListContinue5">
    <w:name w:val="List Continue 5"/>
    <w:basedOn w:val="Normal"/>
    <w:semiHidden/>
    <w:rsid w:val="004102ED"/>
    <w:pPr>
      <w:spacing w:after="120"/>
      <w:ind w:left="1800"/>
    </w:pPr>
    <w:rPr>
      <w:rFonts w:eastAsia="MS Mincho"/>
      <w:szCs w:val="20"/>
      <w:lang w:eastAsia="ja-JP"/>
    </w:rPr>
  </w:style>
  <w:style w:type="paragraph" w:styleId="ListNumber">
    <w:name w:val="List Number"/>
    <w:basedOn w:val="Normal"/>
    <w:rsid w:val="004102ED"/>
    <w:rPr>
      <w:rFonts w:eastAsia="MS Mincho"/>
      <w:szCs w:val="20"/>
      <w:lang w:eastAsia="ja-JP"/>
    </w:rPr>
  </w:style>
  <w:style w:type="paragraph" w:styleId="ListNumber2">
    <w:name w:val="List Number 2"/>
    <w:basedOn w:val="Normal"/>
    <w:semiHidden/>
    <w:rsid w:val="004102ED"/>
    <w:rPr>
      <w:rFonts w:eastAsia="MS Mincho"/>
      <w:szCs w:val="20"/>
      <w:lang w:eastAsia="ja-JP"/>
    </w:rPr>
  </w:style>
  <w:style w:type="paragraph" w:styleId="ListNumber3">
    <w:name w:val="List Number 3"/>
    <w:basedOn w:val="Normal"/>
    <w:semiHidden/>
    <w:rsid w:val="004102ED"/>
    <w:rPr>
      <w:rFonts w:eastAsia="MS Mincho"/>
      <w:szCs w:val="20"/>
      <w:lang w:eastAsia="ja-JP"/>
    </w:rPr>
  </w:style>
  <w:style w:type="paragraph" w:styleId="ListNumber4">
    <w:name w:val="List Number 4"/>
    <w:basedOn w:val="Normal"/>
    <w:semiHidden/>
    <w:rsid w:val="004102ED"/>
    <w:rPr>
      <w:rFonts w:eastAsia="MS Mincho"/>
      <w:szCs w:val="20"/>
      <w:lang w:eastAsia="ja-JP"/>
    </w:rPr>
  </w:style>
  <w:style w:type="paragraph" w:styleId="ListNumber5">
    <w:name w:val="List Number 5"/>
    <w:basedOn w:val="Normal"/>
    <w:semiHidden/>
    <w:rsid w:val="004102ED"/>
    <w:rPr>
      <w:rFonts w:eastAsia="MS Mincho"/>
      <w:szCs w:val="20"/>
      <w:lang w:eastAsia="ja-JP"/>
    </w:rPr>
  </w:style>
  <w:style w:type="paragraph" w:styleId="MacroText">
    <w:name w:val="macro"/>
    <w:link w:val="MacroTextChar"/>
    <w:semiHidden/>
    <w:rsid w:val="004102ED"/>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sz w:val="20"/>
      <w:szCs w:val="20"/>
    </w:rPr>
  </w:style>
  <w:style w:type="character" w:customStyle="1" w:styleId="MacroTextChar">
    <w:name w:val="Macro Text Char"/>
    <w:basedOn w:val="DefaultParagraphFont"/>
    <w:link w:val="MacroText"/>
    <w:semiHidden/>
    <w:rsid w:val="004102ED"/>
    <w:rPr>
      <w:rFonts w:ascii="Courier New" w:eastAsia="MS Mincho" w:hAnsi="Courier New" w:cs="Courier New"/>
      <w:sz w:val="20"/>
      <w:szCs w:val="20"/>
    </w:rPr>
  </w:style>
  <w:style w:type="paragraph" w:styleId="MessageHeader">
    <w:name w:val="Message Header"/>
    <w:basedOn w:val="Normal"/>
    <w:link w:val="MessageHeaderChar"/>
    <w:semiHidden/>
    <w:rsid w:val="004102E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eastAsia="MS Mincho" w:hAnsi="Arial" w:cs="Arial"/>
      <w:lang w:eastAsia="ja-JP"/>
    </w:rPr>
  </w:style>
  <w:style w:type="character" w:customStyle="1" w:styleId="MessageHeaderChar">
    <w:name w:val="Message Header Char"/>
    <w:basedOn w:val="DefaultParagraphFont"/>
    <w:link w:val="MessageHeader"/>
    <w:semiHidden/>
    <w:rsid w:val="004102ED"/>
    <w:rPr>
      <w:rFonts w:ascii="Arial" w:eastAsia="MS Mincho" w:hAnsi="Arial" w:cs="Arial"/>
      <w:sz w:val="24"/>
      <w:szCs w:val="24"/>
      <w:shd w:val="pct20" w:color="auto" w:fill="auto"/>
      <w:lang w:eastAsia="ja-JP"/>
    </w:rPr>
  </w:style>
  <w:style w:type="paragraph" w:customStyle="1" w:styleId="Non-proportional">
    <w:name w:val="Non-proportional"/>
    <w:basedOn w:val="Normal"/>
    <w:rsid w:val="004102ED"/>
    <w:pPr>
      <w:spacing w:line="240" w:lineRule="atLeast"/>
    </w:pPr>
    <w:rPr>
      <w:rFonts w:ascii="Courier New" w:eastAsia="MS Mincho" w:hAnsi="Courier New"/>
      <w:spacing w:val="-10"/>
      <w:sz w:val="18"/>
      <w:szCs w:val="20"/>
      <w:lang w:eastAsia="ja-JP"/>
    </w:rPr>
  </w:style>
  <w:style w:type="paragraph" w:styleId="NormalIndent">
    <w:name w:val="Normal Indent"/>
    <w:basedOn w:val="Normal"/>
    <w:semiHidden/>
    <w:rsid w:val="004102ED"/>
    <w:pPr>
      <w:ind w:left="720"/>
    </w:pPr>
    <w:rPr>
      <w:rFonts w:eastAsia="MS Mincho"/>
      <w:szCs w:val="20"/>
      <w:lang w:eastAsia="ja-JP"/>
    </w:rPr>
  </w:style>
  <w:style w:type="paragraph" w:styleId="NoteHeading">
    <w:name w:val="Note Heading"/>
    <w:basedOn w:val="Normal"/>
    <w:next w:val="Normal"/>
    <w:link w:val="NoteHeadingChar"/>
    <w:semiHidden/>
    <w:rsid w:val="004102ED"/>
    <w:rPr>
      <w:rFonts w:eastAsia="MS Mincho"/>
      <w:szCs w:val="20"/>
      <w:lang w:eastAsia="ja-JP"/>
    </w:rPr>
  </w:style>
  <w:style w:type="character" w:customStyle="1" w:styleId="NoteHeadingChar">
    <w:name w:val="Note Heading Char"/>
    <w:basedOn w:val="DefaultParagraphFont"/>
    <w:link w:val="NoteHeading"/>
    <w:semiHidden/>
    <w:rsid w:val="004102ED"/>
    <w:rPr>
      <w:rFonts w:ascii="Times New Roman" w:eastAsia="MS Mincho" w:hAnsi="Times New Roman" w:cs="Times New Roman"/>
      <w:sz w:val="24"/>
      <w:szCs w:val="20"/>
      <w:lang w:eastAsia="ja-JP"/>
    </w:rPr>
  </w:style>
  <w:style w:type="paragraph" w:customStyle="1" w:styleId="Numberofpages">
    <w:name w:val="Numberofpages"/>
    <w:basedOn w:val="Normal"/>
    <w:rsid w:val="004102ED"/>
    <w:pPr>
      <w:keepNext/>
      <w:spacing w:before="240"/>
    </w:pPr>
    <w:rPr>
      <w:rFonts w:ascii="Arial" w:eastAsia="MS Gothic" w:hAnsi="Arial"/>
      <w:lang w:eastAsia="ja-JP"/>
    </w:rPr>
  </w:style>
  <w:style w:type="character" w:styleId="PageNumber">
    <w:name w:val="page number"/>
    <w:basedOn w:val="DefaultParagraphFont"/>
    <w:rsid w:val="004102ED"/>
  </w:style>
  <w:style w:type="paragraph" w:styleId="PlainText">
    <w:name w:val="Plain Text"/>
    <w:basedOn w:val="Normal"/>
    <w:link w:val="PlainTextChar"/>
    <w:semiHidden/>
    <w:rsid w:val="004102ED"/>
    <w:rPr>
      <w:rFonts w:ascii="Courier New" w:eastAsia="MS Mincho" w:hAnsi="Courier New" w:cs="Courier New"/>
      <w:sz w:val="20"/>
      <w:szCs w:val="20"/>
      <w:lang w:eastAsia="ja-JP"/>
    </w:rPr>
  </w:style>
  <w:style w:type="character" w:customStyle="1" w:styleId="PlainTextChar">
    <w:name w:val="Plain Text Char"/>
    <w:basedOn w:val="DefaultParagraphFont"/>
    <w:link w:val="PlainText"/>
    <w:semiHidden/>
    <w:rsid w:val="004102ED"/>
    <w:rPr>
      <w:rFonts w:ascii="Courier New" w:eastAsia="MS Mincho" w:hAnsi="Courier New" w:cs="Courier New"/>
      <w:sz w:val="20"/>
      <w:szCs w:val="20"/>
      <w:lang w:eastAsia="ja-JP"/>
    </w:rPr>
  </w:style>
  <w:style w:type="paragraph" w:styleId="Salutation">
    <w:name w:val="Salutation"/>
    <w:basedOn w:val="Normal"/>
    <w:next w:val="Normal"/>
    <w:link w:val="SalutationChar"/>
    <w:rsid w:val="004102ED"/>
    <w:rPr>
      <w:rFonts w:eastAsia="MS Mincho"/>
      <w:szCs w:val="20"/>
      <w:lang w:eastAsia="ja-JP"/>
    </w:rPr>
  </w:style>
  <w:style w:type="character" w:customStyle="1" w:styleId="SalutationChar">
    <w:name w:val="Salutation Char"/>
    <w:basedOn w:val="DefaultParagraphFont"/>
    <w:link w:val="Salutation"/>
    <w:rsid w:val="004102ED"/>
    <w:rPr>
      <w:rFonts w:ascii="Times New Roman" w:eastAsia="MS Mincho" w:hAnsi="Times New Roman" w:cs="Times New Roman"/>
      <w:sz w:val="24"/>
      <w:szCs w:val="20"/>
      <w:lang w:eastAsia="ja-JP"/>
    </w:rPr>
  </w:style>
  <w:style w:type="paragraph" w:styleId="Signature">
    <w:name w:val="Signature"/>
    <w:basedOn w:val="Normal"/>
    <w:link w:val="SignatureChar"/>
    <w:semiHidden/>
    <w:rsid w:val="004102ED"/>
    <w:pPr>
      <w:ind w:left="4320"/>
    </w:pPr>
    <w:rPr>
      <w:rFonts w:eastAsia="MS Mincho"/>
      <w:szCs w:val="20"/>
      <w:lang w:eastAsia="ja-JP"/>
    </w:rPr>
  </w:style>
  <w:style w:type="character" w:customStyle="1" w:styleId="SignatureChar">
    <w:name w:val="Signature Char"/>
    <w:basedOn w:val="DefaultParagraphFont"/>
    <w:link w:val="Signature"/>
    <w:semiHidden/>
    <w:rsid w:val="004102ED"/>
    <w:rPr>
      <w:rFonts w:ascii="Times New Roman" w:eastAsia="MS Mincho" w:hAnsi="Times New Roman" w:cs="Times New Roman"/>
      <w:sz w:val="24"/>
      <w:szCs w:val="20"/>
      <w:lang w:eastAsia="ja-JP"/>
    </w:rPr>
  </w:style>
  <w:style w:type="character" w:styleId="Strong">
    <w:name w:val="Strong"/>
    <w:uiPriority w:val="22"/>
    <w:qFormat/>
    <w:rsid w:val="004102ED"/>
    <w:rPr>
      <w:b/>
      <w:bCs/>
    </w:rPr>
  </w:style>
  <w:style w:type="paragraph" w:styleId="Subtitle">
    <w:name w:val="Subtitle"/>
    <w:basedOn w:val="Normal"/>
    <w:link w:val="SubtitleChar"/>
    <w:uiPriority w:val="99"/>
    <w:qFormat/>
    <w:rsid w:val="004102ED"/>
    <w:pPr>
      <w:spacing w:after="60"/>
      <w:jc w:val="center"/>
      <w:outlineLvl w:val="1"/>
    </w:pPr>
    <w:rPr>
      <w:rFonts w:ascii="Arial" w:eastAsia="MS Mincho" w:hAnsi="Arial" w:cs="Arial"/>
      <w:lang w:eastAsia="ja-JP"/>
    </w:rPr>
  </w:style>
  <w:style w:type="character" w:customStyle="1" w:styleId="SubtitleChar">
    <w:name w:val="Subtitle Char"/>
    <w:basedOn w:val="DefaultParagraphFont"/>
    <w:link w:val="Subtitle"/>
    <w:uiPriority w:val="99"/>
    <w:rsid w:val="004102ED"/>
    <w:rPr>
      <w:rFonts w:ascii="Arial" w:eastAsia="MS Mincho" w:hAnsi="Arial" w:cs="Arial"/>
      <w:sz w:val="24"/>
      <w:szCs w:val="24"/>
      <w:lang w:eastAsia="ja-JP"/>
    </w:rPr>
  </w:style>
  <w:style w:type="paragraph" w:customStyle="1" w:styleId="SynopsisList">
    <w:name w:val="Synopsis List"/>
    <w:basedOn w:val="Synopsis"/>
    <w:rsid w:val="004102ED"/>
    <w:pPr>
      <w:spacing w:before="40" w:after="20"/>
      <w:ind w:left="864" w:hanging="432"/>
    </w:pPr>
  </w:style>
  <w:style w:type="paragraph" w:customStyle="1" w:styleId="SynopsisList2">
    <w:name w:val="Synopsis List 2"/>
    <w:basedOn w:val="SynopsisList"/>
    <w:rsid w:val="004102ED"/>
    <w:pPr>
      <w:ind w:left="1299" w:hanging="431"/>
    </w:pPr>
  </w:style>
  <w:style w:type="table" w:styleId="Table3Deffects1">
    <w:name w:val="Table 3D effects 1"/>
    <w:basedOn w:val="TableNormal"/>
    <w:semiHidden/>
    <w:rsid w:val="004102ED"/>
    <w:pPr>
      <w:spacing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102ED"/>
    <w:pPr>
      <w:spacing w:after="0" w:line="240" w:lineRule="auto"/>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102ED"/>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102ED"/>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102ED"/>
    <w:pPr>
      <w:spacing w:after="0" w:line="240" w:lineRule="auto"/>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102ED"/>
    <w:pPr>
      <w:spacing w:after="0" w:line="240" w:lineRule="auto"/>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102ED"/>
    <w:pPr>
      <w:spacing w:after="0" w:line="240" w:lineRule="auto"/>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102ED"/>
    <w:pPr>
      <w:spacing w:after="0" w:line="240" w:lineRule="auto"/>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102ED"/>
    <w:pPr>
      <w:spacing w:after="0" w:line="240" w:lineRule="auto"/>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102ED"/>
    <w:pPr>
      <w:spacing w:after="0" w:line="240" w:lineRule="auto"/>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102ED"/>
    <w:pPr>
      <w:spacing w:after="0" w:line="240" w:lineRule="auto"/>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102ED"/>
    <w:pPr>
      <w:spacing w:after="0" w:line="240" w:lineRule="auto"/>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102ED"/>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102ED"/>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4102ED"/>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102ED"/>
    <w:pPr>
      <w:spacing w:after="0" w:line="240" w:lineRule="auto"/>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102ED"/>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102ED"/>
    <w:pPr>
      <w:spacing w:after="0" w:line="240"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102ED"/>
    <w:pPr>
      <w:spacing w:after="0" w:line="240" w:lineRule="auto"/>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102ED"/>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102ED"/>
    <w:pPr>
      <w:spacing w:after="0" w:line="240" w:lineRule="auto"/>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102ED"/>
    <w:pPr>
      <w:spacing w:after="0" w:line="240" w:lineRule="auto"/>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102ED"/>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102ED"/>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102ED"/>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102ED"/>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4102ED"/>
    <w:pPr>
      <w:ind w:left="240" w:hanging="240"/>
    </w:pPr>
    <w:rPr>
      <w:rFonts w:eastAsia="MS Mincho"/>
      <w:szCs w:val="20"/>
      <w:lang w:eastAsia="ja-JP"/>
    </w:rPr>
  </w:style>
  <w:style w:type="paragraph" w:styleId="TableofFigures">
    <w:name w:val="table of figures"/>
    <w:basedOn w:val="Normal"/>
    <w:next w:val="Normal"/>
    <w:semiHidden/>
    <w:rsid w:val="004102ED"/>
    <w:rPr>
      <w:rFonts w:eastAsia="MS Mincho"/>
      <w:szCs w:val="20"/>
      <w:lang w:eastAsia="ja-JP"/>
    </w:rPr>
  </w:style>
  <w:style w:type="table" w:styleId="TableProfessional">
    <w:name w:val="Table Professional"/>
    <w:basedOn w:val="TableNormal"/>
    <w:semiHidden/>
    <w:rsid w:val="004102ED"/>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102ED"/>
    <w:pPr>
      <w:spacing w:after="0" w:line="240" w:lineRule="auto"/>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102ED"/>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102ED"/>
    <w:pPr>
      <w:spacing w:after="0" w:line="240" w:lineRule="auto"/>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102ED"/>
    <w:pPr>
      <w:spacing w:after="0" w:line="240" w:lineRule="auto"/>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102E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4102ED"/>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102ED"/>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102ED"/>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4102ED"/>
    <w:pPr>
      <w:spacing w:before="120"/>
    </w:pPr>
    <w:rPr>
      <w:rFonts w:ascii="Arial" w:eastAsia="MS Mincho" w:hAnsi="Arial" w:cs="Arial"/>
      <w:b/>
      <w:bCs/>
      <w:lang w:eastAsia="ja-JP"/>
    </w:rPr>
  </w:style>
  <w:style w:type="paragraph" w:styleId="TOC4">
    <w:name w:val="toc 4"/>
    <w:basedOn w:val="Normal"/>
    <w:next w:val="Normal"/>
    <w:autoRedefine/>
    <w:uiPriority w:val="39"/>
    <w:rsid w:val="004102ED"/>
    <w:pPr>
      <w:ind w:left="720"/>
    </w:pPr>
    <w:rPr>
      <w:rFonts w:asciiTheme="minorHAnsi" w:hAnsiTheme="minorHAnsi" w:cstheme="minorHAnsi"/>
      <w:sz w:val="18"/>
      <w:szCs w:val="18"/>
    </w:rPr>
  </w:style>
  <w:style w:type="paragraph" w:styleId="TOC5">
    <w:name w:val="toc 5"/>
    <w:basedOn w:val="Normal"/>
    <w:next w:val="Normal"/>
    <w:autoRedefine/>
    <w:uiPriority w:val="39"/>
    <w:rsid w:val="004102ED"/>
    <w:pPr>
      <w:ind w:left="960"/>
    </w:pPr>
    <w:rPr>
      <w:rFonts w:asciiTheme="minorHAnsi" w:hAnsiTheme="minorHAnsi" w:cstheme="minorHAnsi"/>
      <w:sz w:val="18"/>
      <w:szCs w:val="18"/>
    </w:rPr>
  </w:style>
  <w:style w:type="paragraph" w:styleId="TOC6">
    <w:name w:val="toc 6"/>
    <w:basedOn w:val="Normal"/>
    <w:autoRedefine/>
    <w:uiPriority w:val="39"/>
    <w:rsid w:val="004102ED"/>
    <w:pPr>
      <w:ind w:left="1200"/>
    </w:pPr>
    <w:rPr>
      <w:rFonts w:asciiTheme="minorHAnsi" w:hAnsiTheme="minorHAnsi" w:cstheme="minorHAnsi"/>
      <w:sz w:val="18"/>
      <w:szCs w:val="18"/>
    </w:rPr>
  </w:style>
  <w:style w:type="paragraph" w:styleId="TOC7">
    <w:name w:val="toc 7"/>
    <w:basedOn w:val="Normal"/>
    <w:autoRedefine/>
    <w:uiPriority w:val="39"/>
    <w:rsid w:val="004102ED"/>
    <w:pPr>
      <w:ind w:left="1440"/>
    </w:pPr>
    <w:rPr>
      <w:rFonts w:asciiTheme="minorHAnsi" w:hAnsiTheme="minorHAnsi" w:cstheme="minorHAnsi"/>
      <w:sz w:val="18"/>
      <w:szCs w:val="18"/>
    </w:rPr>
  </w:style>
  <w:style w:type="paragraph" w:styleId="TOC8">
    <w:name w:val="toc 8"/>
    <w:basedOn w:val="Normal"/>
    <w:next w:val="Normal"/>
    <w:autoRedefine/>
    <w:uiPriority w:val="39"/>
    <w:rsid w:val="004102ED"/>
    <w:pPr>
      <w:ind w:left="1680"/>
    </w:pPr>
    <w:rPr>
      <w:rFonts w:asciiTheme="minorHAnsi" w:hAnsiTheme="minorHAnsi" w:cstheme="minorHAnsi"/>
      <w:sz w:val="18"/>
      <w:szCs w:val="18"/>
    </w:rPr>
  </w:style>
  <w:style w:type="paragraph" w:styleId="TOC9">
    <w:name w:val="toc 9"/>
    <w:basedOn w:val="Normal"/>
    <w:next w:val="Normal"/>
    <w:autoRedefine/>
    <w:uiPriority w:val="39"/>
    <w:rsid w:val="004102ED"/>
    <w:pPr>
      <w:ind w:left="1920"/>
    </w:pPr>
    <w:rPr>
      <w:rFonts w:asciiTheme="minorHAnsi" w:hAnsiTheme="minorHAnsi" w:cstheme="minorHAnsi"/>
      <w:sz w:val="18"/>
      <w:szCs w:val="18"/>
    </w:rPr>
  </w:style>
  <w:style w:type="paragraph" w:customStyle="1" w:styleId="TOCEntry">
    <w:name w:val="TOC Entry"/>
    <w:basedOn w:val="Heading2"/>
    <w:next w:val="Text"/>
    <w:rsid w:val="004102ED"/>
    <w:pPr>
      <w:keepLines/>
      <w:spacing w:after="0"/>
    </w:pPr>
    <w:rPr>
      <w:rFonts w:ascii="Arial" w:eastAsia="MS Gothic" w:hAnsi="Arial" w:cs="Times New Roman"/>
      <w:bCs w:val="0"/>
      <w:i w:val="0"/>
      <w:iCs w:val="0"/>
      <w:sz w:val="26"/>
      <w:szCs w:val="20"/>
      <w:lang w:eastAsia="ja-JP"/>
    </w:rPr>
  </w:style>
  <w:style w:type="character" w:customStyle="1" w:styleId="CommentChar">
    <w:name w:val="Comment Char"/>
    <w:link w:val="Comment"/>
    <w:rsid w:val="004102ED"/>
    <w:rPr>
      <w:rFonts w:ascii="Times New Roman" w:eastAsia="MS Mincho" w:hAnsi="Times New Roman" w:cs="Times New Roman"/>
      <w:i/>
      <w:color w:val="BF30B5"/>
      <w:sz w:val="24"/>
      <w:szCs w:val="24"/>
      <w:lang w:eastAsia="ja-JP"/>
    </w:rPr>
  </w:style>
  <w:style w:type="character" w:customStyle="1" w:styleId="DepartmentChar">
    <w:name w:val="Department Char"/>
    <w:link w:val="Department"/>
    <w:rsid w:val="004102ED"/>
    <w:rPr>
      <w:rFonts w:ascii="Arial" w:eastAsia="MS Gothic" w:hAnsi="Arial" w:cs="Times New Roman"/>
      <w:sz w:val="28"/>
      <w:szCs w:val="20"/>
      <w:lang w:eastAsia="ja-JP"/>
    </w:rPr>
  </w:style>
  <w:style w:type="character" w:customStyle="1" w:styleId="FirstpageinfoChar">
    <w:name w:val="Firstpageinfo Char"/>
    <w:link w:val="Firstpageinfo"/>
    <w:rsid w:val="004102ED"/>
    <w:rPr>
      <w:rFonts w:ascii="Arial" w:eastAsia="MS Gothic" w:hAnsi="Arial" w:cs="Times New Roman"/>
      <w:sz w:val="24"/>
      <w:szCs w:val="20"/>
      <w:lang w:eastAsia="ja-JP"/>
    </w:rPr>
  </w:style>
  <w:style w:type="character" w:customStyle="1" w:styleId="ReferenceChar">
    <w:name w:val="Reference Char"/>
    <w:link w:val="Reference"/>
    <w:rsid w:val="004102ED"/>
    <w:rPr>
      <w:rFonts w:ascii="Times New Roman" w:eastAsia="MS Mincho" w:hAnsi="Times New Roman" w:cs="Times New Roman"/>
      <w:sz w:val="24"/>
      <w:szCs w:val="20"/>
      <w:lang w:eastAsia="ja-JP"/>
    </w:rPr>
  </w:style>
  <w:style w:type="paragraph" w:customStyle="1" w:styleId="Kopvaninhoudsopgave1">
    <w:name w:val="Kop van inhoudsopgave1"/>
    <w:basedOn w:val="Heading1"/>
    <w:next w:val="Normal"/>
    <w:uiPriority w:val="39"/>
    <w:qFormat/>
    <w:rsid w:val="004102ED"/>
    <w:pPr>
      <w:spacing w:after="0"/>
      <w:outlineLvl w:val="9"/>
    </w:pPr>
    <w:rPr>
      <w:rFonts w:ascii="Cambria" w:hAnsi="Cambria"/>
      <w:color w:val="365F91"/>
      <w:kern w:val="0"/>
      <w:sz w:val="28"/>
      <w:szCs w:val="28"/>
    </w:rPr>
  </w:style>
  <w:style w:type="character" w:customStyle="1" w:styleId="organization-fm2">
    <w:name w:val="organization-fm2"/>
    <w:rsid w:val="004102ED"/>
    <w:rPr>
      <w:vanish w:val="0"/>
      <w:webHidden w:val="0"/>
      <w:sz w:val="21"/>
      <w:szCs w:val="21"/>
      <w:specVanish w:val="0"/>
    </w:rPr>
  </w:style>
  <w:style w:type="character" w:customStyle="1" w:styleId="org">
    <w:name w:val="org"/>
    <w:basedOn w:val="DefaultParagraphFont"/>
    <w:rsid w:val="004102ED"/>
  </w:style>
  <w:style w:type="character" w:customStyle="1" w:styleId="adr">
    <w:name w:val="adr"/>
    <w:basedOn w:val="DefaultParagraphFont"/>
    <w:rsid w:val="004102ED"/>
  </w:style>
  <w:style w:type="character" w:customStyle="1" w:styleId="locality">
    <w:name w:val="locality"/>
    <w:basedOn w:val="DefaultParagraphFont"/>
    <w:rsid w:val="004102ED"/>
  </w:style>
  <w:style w:type="character" w:customStyle="1" w:styleId="region">
    <w:name w:val="region"/>
    <w:basedOn w:val="DefaultParagraphFont"/>
    <w:rsid w:val="004102ED"/>
  </w:style>
  <w:style w:type="character" w:customStyle="1" w:styleId="country-name">
    <w:name w:val="country-name"/>
    <w:basedOn w:val="DefaultParagraphFont"/>
    <w:rsid w:val="004102ED"/>
  </w:style>
  <w:style w:type="character" w:customStyle="1" w:styleId="st1">
    <w:name w:val="st1"/>
    <w:basedOn w:val="DefaultParagraphFont"/>
    <w:rsid w:val="004102ED"/>
  </w:style>
  <w:style w:type="paragraph" w:customStyle="1" w:styleId="address">
    <w:name w:val="address"/>
    <w:basedOn w:val="Normal"/>
    <w:rsid w:val="004102ED"/>
    <w:pPr>
      <w:spacing w:before="100" w:beforeAutospacing="1" w:after="240" w:line="336" w:lineRule="auto"/>
    </w:pPr>
    <w:rPr>
      <w:sz w:val="17"/>
      <w:szCs w:val="17"/>
      <w:lang w:val="nl-NL" w:eastAsia="nl-NL"/>
    </w:rPr>
  </w:style>
  <w:style w:type="character" w:customStyle="1" w:styleId="mw-headline">
    <w:name w:val="mw-headline"/>
    <w:basedOn w:val="DefaultParagraphFont"/>
    <w:rsid w:val="004102ED"/>
  </w:style>
  <w:style w:type="character" w:customStyle="1" w:styleId="st">
    <w:name w:val="st"/>
    <w:basedOn w:val="DefaultParagraphFont"/>
    <w:rsid w:val="004102ED"/>
  </w:style>
  <w:style w:type="character" w:customStyle="1" w:styleId="editsection">
    <w:name w:val="editsection"/>
    <w:basedOn w:val="DefaultParagraphFont"/>
    <w:rsid w:val="004102ED"/>
  </w:style>
  <w:style w:type="character" w:customStyle="1" w:styleId="highlight">
    <w:name w:val="highlight"/>
    <w:basedOn w:val="DefaultParagraphFont"/>
    <w:rsid w:val="004102ED"/>
  </w:style>
  <w:style w:type="paragraph" w:customStyle="1" w:styleId="Revisie1">
    <w:name w:val="Revisie1"/>
    <w:hidden/>
    <w:uiPriority w:val="99"/>
    <w:semiHidden/>
    <w:rsid w:val="004102ED"/>
    <w:pPr>
      <w:spacing w:after="0" w:line="240" w:lineRule="auto"/>
    </w:pPr>
    <w:rPr>
      <w:rFonts w:ascii="Times New Roman" w:eastAsia="Times New Roman" w:hAnsi="Times New Roman" w:cs="Times New Roman"/>
      <w:sz w:val="24"/>
      <w:szCs w:val="24"/>
    </w:rPr>
  </w:style>
  <w:style w:type="paragraph" w:customStyle="1" w:styleId="MemoHeaderStyle">
    <w:name w:val="MemoHeaderStyle"/>
    <w:basedOn w:val="Normal"/>
    <w:next w:val="Normal"/>
    <w:rsid w:val="004102ED"/>
    <w:pPr>
      <w:spacing w:line="120" w:lineRule="atLeast"/>
      <w:ind w:left="1418"/>
    </w:pPr>
    <w:rPr>
      <w:rFonts w:ascii="Arial" w:eastAsia="SimSun" w:hAnsi="Arial"/>
      <w:b/>
      <w:smallCaps/>
      <w:szCs w:val="20"/>
      <w:lang w:val="en-GB" w:eastAsia="zh-CN"/>
    </w:rPr>
  </w:style>
  <w:style w:type="paragraph" w:customStyle="1" w:styleId="FooterAgency">
    <w:name w:val="Footer (Agency)"/>
    <w:basedOn w:val="Normal"/>
    <w:rsid w:val="004102ED"/>
    <w:rPr>
      <w:rFonts w:ascii="Verdana" w:eastAsia="Verdana" w:hAnsi="Verdana" w:cs="Verdana"/>
      <w:color w:val="6D6F71"/>
      <w:sz w:val="14"/>
      <w:szCs w:val="14"/>
      <w:lang w:val="en-GB"/>
    </w:rPr>
  </w:style>
  <w:style w:type="paragraph" w:customStyle="1" w:styleId="xmsonormal">
    <w:name w:val="x_msonormal"/>
    <w:basedOn w:val="Normal"/>
    <w:rsid w:val="004102ED"/>
    <w:pPr>
      <w:spacing w:before="100" w:beforeAutospacing="1" w:after="100" w:afterAutospacing="1"/>
    </w:pPr>
    <w:rPr>
      <w:lang w:val="nl-BE" w:eastAsia="nl-BE"/>
    </w:rPr>
  </w:style>
  <w:style w:type="paragraph" w:customStyle="1" w:styleId="mmpara">
    <w:name w:val="mmpara"/>
    <w:basedOn w:val="Normal"/>
    <w:rsid w:val="004102ED"/>
    <w:pPr>
      <w:spacing w:after="288" w:line="336" w:lineRule="atLeast"/>
    </w:pPr>
    <w:rPr>
      <w:rFonts w:ascii="Arial" w:hAnsi="Arial" w:cs="Arial"/>
      <w:color w:val="000000"/>
      <w:lang w:val="nl-BE" w:eastAsia="nl-BE"/>
    </w:rPr>
  </w:style>
  <w:style w:type="paragraph" w:customStyle="1" w:styleId="mmfigurelast">
    <w:name w:val="mmfigurelast"/>
    <w:basedOn w:val="Normal"/>
    <w:rsid w:val="004102ED"/>
    <w:rPr>
      <w:rFonts w:ascii="Arial" w:hAnsi="Arial" w:cs="Arial"/>
      <w:color w:val="333333"/>
      <w:sz w:val="30"/>
      <w:szCs w:val="30"/>
      <w:lang w:val="nl-BE" w:eastAsia="nl-BE"/>
    </w:rPr>
  </w:style>
  <w:style w:type="paragraph" w:customStyle="1" w:styleId="imtitle">
    <w:name w:val="imtitle"/>
    <w:basedOn w:val="Normal"/>
    <w:rsid w:val="004102ED"/>
    <w:rPr>
      <w:rFonts w:ascii="Arial" w:hAnsi="Arial" w:cs="Arial"/>
      <w:b/>
      <w:bCs/>
      <w:color w:val="000000"/>
      <w:sz w:val="21"/>
      <w:szCs w:val="21"/>
      <w:lang w:val="nl-BE" w:eastAsia="nl-BE"/>
    </w:rPr>
  </w:style>
  <w:style w:type="character" w:customStyle="1" w:styleId="mmpopup1">
    <w:name w:val="mmpopup1"/>
    <w:rsid w:val="004102ED"/>
    <w:rPr>
      <w:b w:val="0"/>
      <w:bCs w:val="0"/>
      <w:caps/>
      <w:color w:val="666666"/>
      <w:sz w:val="15"/>
      <w:szCs w:val="15"/>
      <w:bdr w:val="single" w:sz="6" w:space="0" w:color="CCCCCC" w:frame="1"/>
      <w:shd w:val="clear" w:color="auto" w:fill="FFFFFF"/>
    </w:rPr>
  </w:style>
  <w:style w:type="character" w:customStyle="1" w:styleId="mmlabel1">
    <w:name w:val="mmlabel1"/>
    <w:rsid w:val="004102ED"/>
    <w:rPr>
      <w:color w:val="A1A1A1"/>
    </w:rPr>
  </w:style>
  <w:style w:type="character" w:customStyle="1" w:styleId="mlink1">
    <w:name w:val="mlink1"/>
    <w:rsid w:val="004102ED"/>
    <w:rPr>
      <w:caps w:val="0"/>
      <w:color w:val="2F5388"/>
    </w:rPr>
  </w:style>
  <w:style w:type="character" w:customStyle="1" w:styleId="symbol1">
    <w:name w:val="symbol1"/>
    <w:rsid w:val="004102ED"/>
    <w:rPr>
      <w:caps w:val="0"/>
    </w:rPr>
  </w:style>
  <w:style w:type="character" w:customStyle="1" w:styleId="mmdrugterm">
    <w:name w:val="mmdrugterm"/>
    <w:basedOn w:val="DefaultParagraphFont"/>
    <w:rsid w:val="004102ED"/>
  </w:style>
  <w:style w:type="character" w:customStyle="1" w:styleId="mmhheadtitle1">
    <w:name w:val="mmhheadtitle1"/>
    <w:rsid w:val="004102ED"/>
    <w:rPr>
      <w:b/>
      <w:bCs/>
      <w:i/>
      <w:iCs/>
    </w:rPr>
  </w:style>
  <w:style w:type="character" w:customStyle="1" w:styleId="mmdefinition1">
    <w:name w:val="mmdefinition1"/>
    <w:rsid w:val="004102ED"/>
    <w:rPr>
      <w:i/>
      <w:iCs/>
    </w:rPr>
  </w:style>
  <w:style w:type="paragraph" w:customStyle="1" w:styleId="Lijstalinea1">
    <w:name w:val="Lijstalinea1"/>
    <w:basedOn w:val="Normal"/>
    <w:uiPriority w:val="34"/>
    <w:qFormat/>
    <w:rsid w:val="004102ED"/>
    <w:pPr>
      <w:ind w:left="720"/>
    </w:pPr>
    <w:rPr>
      <w:lang w:eastAsia="ja-JP"/>
    </w:rPr>
  </w:style>
  <w:style w:type="character" w:customStyle="1" w:styleId="med10">
    <w:name w:val="med10"/>
    <w:basedOn w:val="DefaultParagraphFont"/>
    <w:rsid w:val="004102ED"/>
    <w:rPr>
      <w:sz w:val="29"/>
      <w:szCs w:val="29"/>
    </w:rPr>
  </w:style>
  <w:style w:type="character" w:customStyle="1" w:styleId="lrg45">
    <w:name w:val="lrg45"/>
    <w:basedOn w:val="DefaultParagraphFont"/>
    <w:rsid w:val="004102ED"/>
    <w:rPr>
      <w:sz w:val="36"/>
      <w:szCs w:val="36"/>
    </w:rPr>
  </w:style>
  <w:style w:type="character" w:customStyle="1" w:styleId="threedigitcodelistdescription">
    <w:name w:val="threedigitcodelistdescription"/>
    <w:basedOn w:val="DefaultParagraphFont"/>
    <w:rsid w:val="004102ED"/>
  </w:style>
  <w:style w:type="character" w:customStyle="1" w:styleId="a">
    <w:name w:val="a"/>
    <w:basedOn w:val="DefaultParagraphFont"/>
    <w:rsid w:val="00876FD0"/>
  </w:style>
  <w:style w:type="paragraph" w:customStyle="1" w:styleId="Lichtraster-accent31">
    <w:name w:val="Licht raster - accent 31"/>
    <w:basedOn w:val="Normal"/>
    <w:uiPriority w:val="34"/>
    <w:qFormat/>
    <w:rsid w:val="00876FD0"/>
    <w:pPr>
      <w:ind w:left="720"/>
    </w:pPr>
    <w:rPr>
      <w:lang w:val="fr-FR" w:eastAsia="fr-FR"/>
    </w:rPr>
  </w:style>
  <w:style w:type="paragraph" w:customStyle="1" w:styleId="authlist">
    <w:name w:val="auth_list"/>
    <w:basedOn w:val="Normal"/>
    <w:rsid w:val="00876FD0"/>
    <w:pPr>
      <w:shd w:val="clear" w:color="auto" w:fill="FFFFFF"/>
      <w:spacing w:before="100" w:beforeAutospacing="1" w:after="100" w:afterAutospacing="1"/>
      <w:ind w:right="5604"/>
    </w:pPr>
    <w:rPr>
      <w:rFonts w:ascii="Helvetica" w:hAnsi="Helvetica" w:cs="Helvetica"/>
      <w:sz w:val="29"/>
      <w:szCs w:val="29"/>
      <w:lang w:val="it-IT" w:eastAsia="it-IT"/>
    </w:rPr>
  </w:style>
  <w:style w:type="paragraph" w:styleId="TOCHeading">
    <w:name w:val="TOC Heading"/>
    <w:basedOn w:val="Heading1"/>
    <w:next w:val="Normal"/>
    <w:uiPriority w:val="39"/>
    <w:unhideWhenUsed/>
    <w:qFormat/>
    <w:rsid w:val="00876FD0"/>
    <w:pPr>
      <w:spacing w:after="0"/>
      <w:outlineLvl w:val="9"/>
    </w:pPr>
    <w:rPr>
      <w:rFonts w:asciiTheme="majorHAnsi" w:eastAsiaTheme="majorEastAsia" w:hAnsiTheme="majorHAnsi" w:cstheme="majorBidi"/>
      <w:color w:val="365F91" w:themeColor="accent1" w:themeShade="BF"/>
      <w:kern w:val="0"/>
      <w:sz w:val="28"/>
      <w:szCs w:val="28"/>
      <w:lang w:val="nl-NL"/>
    </w:rPr>
  </w:style>
  <w:style w:type="paragraph" w:customStyle="1" w:styleId="CharCharChar1CharCharCharChar">
    <w:name w:val="Char Char Char1 Char Char Char Char"/>
    <w:aliases w:val="Char Char Char1 Char Char Char1"/>
    <w:basedOn w:val="Normal"/>
    <w:rsid w:val="00876FD0"/>
    <w:rPr>
      <w:lang w:val="pl-PL" w:eastAsia="pl-PL"/>
    </w:rPr>
  </w:style>
  <w:style w:type="paragraph" w:customStyle="1" w:styleId="CarCarCharCharCarCarCharCharCarCarCarCharCharCarCarCharChar">
    <w:name w:val="Car Car Char Char Car Car Char Char Car Car Car Char Char Car Car Char Char"/>
    <w:basedOn w:val="Normal"/>
    <w:rsid w:val="00876FD0"/>
    <w:rPr>
      <w:lang w:val="pl-PL" w:eastAsia="pl-PL"/>
    </w:rPr>
  </w:style>
  <w:style w:type="character" w:customStyle="1" w:styleId="mmnondef2">
    <w:name w:val="mmnondef2"/>
    <w:rsid w:val="00876FD0"/>
    <w:rPr>
      <w:i w:val="0"/>
      <w:iCs w:val="0"/>
    </w:rPr>
  </w:style>
  <w:style w:type="paragraph" w:customStyle="1" w:styleId="PleaseReviewReport">
    <w:name w:val="PleaseReview_Report"/>
    <w:rsid w:val="00876FD0"/>
    <w:pPr>
      <w:spacing w:before="5" w:after="5" w:line="240" w:lineRule="auto"/>
    </w:pPr>
    <w:rPr>
      <w:rFonts w:ascii="Verdana" w:eastAsia="Times New Roman" w:hAnsi="Verdana" w:cs="Verdana"/>
      <w:noProof/>
      <w:sz w:val="16"/>
      <w:szCs w:val="16"/>
    </w:rPr>
  </w:style>
  <w:style w:type="paragraph" w:customStyle="1" w:styleId="Revision1">
    <w:name w:val="Revision1"/>
    <w:hidden/>
    <w:uiPriority w:val="99"/>
    <w:semiHidden/>
    <w:rsid w:val="00876FD0"/>
    <w:pPr>
      <w:spacing w:after="0" w:line="240" w:lineRule="auto"/>
    </w:pPr>
    <w:rPr>
      <w:rFonts w:ascii="Times New Roman" w:eastAsia="Times New Roman" w:hAnsi="Times New Roman" w:cs="Times New Roman"/>
      <w:sz w:val="24"/>
      <w:szCs w:val="24"/>
    </w:rPr>
  </w:style>
  <w:style w:type="paragraph" w:customStyle="1" w:styleId="Normal1">
    <w:name w:val="Normal1"/>
    <w:basedOn w:val="Normal"/>
    <w:uiPriority w:val="99"/>
    <w:rsid w:val="00876FD0"/>
    <w:pPr>
      <w:spacing w:after="200" w:line="260" w:lineRule="atLeast"/>
    </w:pPr>
    <w:rPr>
      <w:rFonts w:ascii="Calibri" w:hAnsi="Calibri"/>
      <w:szCs w:val="22"/>
      <w:lang w:val="nl-BE" w:eastAsia="nl-BE"/>
    </w:rPr>
  </w:style>
  <w:style w:type="character" w:customStyle="1" w:styleId="normalchar1">
    <w:name w:val="normal__char1"/>
    <w:rsid w:val="00876FD0"/>
    <w:rPr>
      <w:rFonts w:ascii="Calibri" w:hAnsi="Calibri" w:hint="default"/>
      <w:sz w:val="22"/>
      <w:szCs w:val="22"/>
    </w:rPr>
  </w:style>
  <w:style w:type="character" w:customStyle="1" w:styleId="citation-abbreviation">
    <w:name w:val="citation-abbreviation"/>
    <w:rsid w:val="00876FD0"/>
  </w:style>
  <w:style w:type="character" w:customStyle="1" w:styleId="citation-publication-date">
    <w:name w:val="citation-publication-date"/>
    <w:rsid w:val="00876FD0"/>
  </w:style>
  <w:style w:type="table" w:customStyle="1" w:styleId="TableGrid10">
    <w:name w:val="Table Grid1"/>
    <w:basedOn w:val="TableNormal"/>
    <w:next w:val="TableGrid"/>
    <w:uiPriority w:val="39"/>
    <w:rsid w:val="00D82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D35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9221B2"/>
  </w:style>
  <w:style w:type="character" w:customStyle="1" w:styleId="mw-editsection1">
    <w:name w:val="mw-editsection1"/>
    <w:basedOn w:val="DefaultParagraphFont"/>
    <w:rsid w:val="009221B2"/>
  </w:style>
  <w:style w:type="character" w:customStyle="1" w:styleId="mw-editsection-bracket">
    <w:name w:val="mw-editsection-bracket"/>
    <w:basedOn w:val="DefaultParagraphFont"/>
    <w:rsid w:val="009221B2"/>
  </w:style>
  <w:style w:type="character" w:customStyle="1" w:styleId="nowrap1">
    <w:name w:val="nowrap1"/>
    <w:basedOn w:val="DefaultParagraphFont"/>
    <w:rsid w:val="009221B2"/>
  </w:style>
  <w:style w:type="numbering" w:customStyle="1" w:styleId="NumberlistAgency">
    <w:name w:val="Number list (Agency)"/>
    <w:basedOn w:val="NoList"/>
    <w:rsid w:val="009221B2"/>
    <w:pPr>
      <w:numPr>
        <w:numId w:val="5"/>
      </w:numPr>
    </w:pPr>
  </w:style>
  <w:style w:type="paragraph" w:customStyle="1" w:styleId="CNTable">
    <w:name w:val="CN Table"/>
    <w:rsid w:val="009221B2"/>
    <w:pPr>
      <w:spacing w:before="40" w:after="20" w:line="240" w:lineRule="auto"/>
    </w:pPr>
    <w:rPr>
      <w:rFonts w:ascii="Times New Roman" w:eastAsia="SimSun" w:hAnsi="Times New Roman" w:cs="Times New Roman"/>
      <w:sz w:val="21"/>
      <w:szCs w:val="18"/>
      <w:lang w:eastAsia="zh-CN"/>
    </w:rPr>
  </w:style>
  <w:style w:type="paragraph" w:customStyle="1" w:styleId="CNLegend">
    <w:name w:val="CN Legend"/>
    <w:basedOn w:val="CNTable"/>
    <w:rsid w:val="009221B2"/>
  </w:style>
  <w:style w:type="paragraph" w:customStyle="1" w:styleId="CNListlevel1">
    <w:name w:val="CN List level 1"/>
    <w:rsid w:val="009221B2"/>
    <w:pPr>
      <w:spacing w:before="40" w:after="20" w:line="360" w:lineRule="atLeast"/>
      <w:ind w:left="425" w:hanging="425"/>
    </w:pPr>
    <w:rPr>
      <w:rFonts w:ascii="Times New Roman" w:eastAsia="SimSun" w:hAnsi="Times New Roman" w:cs="Times New Roman"/>
      <w:sz w:val="24"/>
      <w:szCs w:val="21"/>
      <w:lang w:eastAsia="zh-CN"/>
    </w:rPr>
  </w:style>
  <w:style w:type="paragraph" w:customStyle="1" w:styleId="CNListlevel2">
    <w:name w:val="CN List level 2"/>
    <w:basedOn w:val="CNListlevel1"/>
    <w:rsid w:val="009221B2"/>
    <w:pPr>
      <w:ind w:left="850"/>
    </w:pPr>
  </w:style>
  <w:style w:type="paragraph" w:customStyle="1" w:styleId="CNListlevel3">
    <w:name w:val="CN List level 3"/>
    <w:basedOn w:val="CNListlevel1"/>
    <w:rsid w:val="009221B2"/>
    <w:pPr>
      <w:ind w:left="1287"/>
    </w:pPr>
  </w:style>
  <w:style w:type="paragraph" w:customStyle="1" w:styleId="CNnottoc-headings">
    <w:name w:val="CN not toc-headings"/>
    <w:next w:val="CNText"/>
    <w:rsid w:val="009221B2"/>
    <w:pPr>
      <w:keepNext/>
      <w:spacing w:before="240" w:after="60" w:line="240" w:lineRule="auto"/>
    </w:pPr>
    <w:rPr>
      <w:rFonts w:ascii="Times New Roman" w:eastAsia="SimSun" w:hAnsi="Times New Roman" w:cs="Arial"/>
      <w:b/>
      <w:sz w:val="24"/>
      <w:szCs w:val="24"/>
      <w:lang w:eastAsia="zh-CN"/>
    </w:rPr>
  </w:style>
  <w:style w:type="paragraph" w:customStyle="1" w:styleId="CNReference">
    <w:name w:val="CN Reference"/>
    <w:rsid w:val="009221B2"/>
    <w:pPr>
      <w:spacing w:before="80" w:after="60" w:line="240" w:lineRule="auto"/>
    </w:pPr>
    <w:rPr>
      <w:rFonts w:ascii="Times New Roman" w:eastAsia="SimSun" w:hAnsi="Times New Roman" w:cs="Times New Roman"/>
      <w:sz w:val="24"/>
      <w:szCs w:val="21"/>
      <w:lang w:eastAsia="zh-CN"/>
    </w:rPr>
  </w:style>
  <w:style w:type="paragraph" w:customStyle="1" w:styleId="CNSAStext">
    <w:name w:val="CN SAS text"/>
    <w:rsid w:val="009221B2"/>
    <w:pPr>
      <w:spacing w:after="0" w:line="240" w:lineRule="auto"/>
    </w:pPr>
    <w:rPr>
      <w:rFonts w:ascii="Courier New" w:eastAsia="SimSun" w:hAnsi="Courier New" w:cs="Courier New"/>
      <w:spacing w:val="-10"/>
      <w:sz w:val="21"/>
      <w:szCs w:val="18"/>
      <w:lang w:eastAsia="zh-CN"/>
    </w:rPr>
  </w:style>
  <w:style w:type="paragraph" w:customStyle="1" w:styleId="CNText">
    <w:name w:val="CN Text"/>
    <w:rsid w:val="009221B2"/>
    <w:pPr>
      <w:spacing w:after="20" w:line="240" w:lineRule="auto"/>
      <w:ind w:firstLineChars="200" w:firstLine="200"/>
      <w:jc w:val="both"/>
    </w:pPr>
    <w:rPr>
      <w:rFonts w:ascii="Times New Roman" w:eastAsia="SimSun" w:hAnsi="Times New Roman" w:cs="Times New Roman"/>
      <w:sz w:val="24"/>
      <w:szCs w:val="21"/>
      <w:lang w:eastAsia="zh-CN"/>
    </w:rPr>
  </w:style>
  <w:style w:type="paragraph" w:customStyle="1" w:styleId="CNSynopsis">
    <w:name w:val="CN Synopsis"/>
    <w:rsid w:val="009221B2"/>
    <w:pPr>
      <w:spacing w:before="120" w:after="20" w:line="240" w:lineRule="auto"/>
      <w:jc w:val="both"/>
    </w:pPr>
    <w:rPr>
      <w:rFonts w:ascii="Times New Roman" w:eastAsia="SimSun" w:hAnsi="Times New Roman" w:cs="Times New Roman"/>
      <w:sz w:val="24"/>
      <w:szCs w:val="24"/>
      <w:lang w:eastAsia="zh-CN"/>
    </w:rPr>
  </w:style>
  <w:style w:type="paragraph" w:customStyle="1" w:styleId="CNSynopsisList">
    <w:name w:val="CN Synopsis List"/>
    <w:basedOn w:val="CNSynopsis"/>
    <w:rsid w:val="009221B2"/>
    <w:pPr>
      <w:spacing w:before="40"/>
      <w:ind w:left="862" w:hanging="431"/>
      <w:jc w:val="left"/>
    </w:pPr>
  </w:style>
  <w:style w:type="paragraph" w:customStyle="1" w:styleId="CNSynopsisList2">
    <w:name w:val="CN Synopsis List 2"/>
    <w:basedOn w:val="CNSynopsisList"/>
    <w:rsid w:val="009221B2"/>
    <w:pPr>
      <w:ind w:left="1299"/>
    </w:pPr>
  </w:style>
  <w:style w:type="paragraph" w:styleId="Bibliography">
    <w:name w:val="Bibliography"/>
    <w:basedOn w:val="Normal"/>
    <w:next w:val="Normal"/>
    <w:uiPriority w:val="37"/>
    <w:semiHidden/>
    <w:unhideWhenUsed/>
    <w:rsid w:val="009221B2"/>
    <w:pPr>
      <w:keepLines/>
      <w:spacing w:before="40"/>
    </w:pPr>
    <w:rPr>
      <w:rFonts w:eastAsia="MS Mincho"/>
      <w:szCs w:val="20"/>
      <w:lang w:eastAsia="zh-CN"/>
    </w:rPr>
  </w:style>
  <w:style w:type="character" w:styleId="BookTitle">
    <w:name w:val="Book Title"/>
    <w:basedOn w:val="DefaultParagraphFont"/>
    <w:uiPriority w:val="33"/>
    <w:qFormat/>
    <w:rsid w:val="009221B2"/>
    <w:rPr>
      <w:b/>
      <w:bCs/>
      <w:smallCaps/>
      <w:spacing w:val="5"/>
    </w:rPr>
  </w:style>
  <w:style w:type="table" w:customStyle="1" w:styleId="Kleurrijkraster1">
    <w:name w:val="Kleurrijk raster1"/>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Kleurrijkelijst1">
    <w:name w:val="Kleurrijke lijst1"/>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Kleurrijkearcering1">
    <w:name w:val="Kleurrijke arcering1"/>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Donkerelijst1">
    <w:name w:val="Donkere lijst1"/>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9221B2"/>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IntenseEmphasis">
    <w:name w:val="Intense Emphasis"/>
    <w:basedOn w:val="DefaultParagraphFont"/>
    <w:uiPriority w:val="21"/>
    <w:qFormat/>
    <w:rsid w:val="009221B2"/>
    <w:rPr>
      <w:b/>
      <w:bCs/>
      <w:i/>
      <w:iCs/>
      <w:color w:val="4F81BD" w:themeColor="accent1"/>
    </w:rPr>
  </w:style>
  <w:style w:type="paragraph" w:styleId="IntenseQuote">
    <w:name w:val="Intense Quote"/>
    <w:basedOn w:val="Normal"/>
    <w:next w:val="Normal"/>
    <w:link w:val="IntenseQuoteChar"/>
    <w:uiPriority w:val="30"/>
    <w:qFormat/>
    <w:rsid w:val="009221B2"/>
    <w:pPr>
      <w:keepLines/>
      <w:pBdr>
        <w:bottom w:val="single" w:sz="4" w:space="4" w:color="4F81BD" w:themeColor="accent1"/>
      </w:pBdr>
      <w:spacing w:before="200" w:after="280"/>
      <w:ind w:left="936" w:right="936"/>
    </w:pPr>
    <w:rPr>
      <w:rFonts w:eastAsia="MS Mincho"/>
      <w:b/>
      <w:bCs/>
      <w:i/>
      <w:iCs/>
      <w:color w:val="4F81BD" w:themeColor="accent1"/>
      <w:szCs w:val="20"/>
      <w:lang w:eastAsia="zh-CN"/>
    </w:rPr>
  </w:style>
  <w:style w:type="character" w:customStyle="1" w:styleId="IntenseQuoteChar">
    <w:name w:val="Intense Quote Char"/>
    <w:basedOn w:val="DefaultParagraphFont"/>
    <w:link w:val="IntenseQuote"/>
    <w:uiPriority w:val="30"/>
    <w:rsid w:val="009221B2"/>
    <w:rPr>
      <w:rFonts w:ascii="Times New Roman" w:eastAsia="MS Mincho" w:hAnsi="Times New Roman" w:cs="Times New Roman"/>
      <w:b/>
      <w:bCs/>
      <w:i/>
      <w:iCs/>
      <w:color w:val="4F81BD" w:themeColor="accent1"/>
      <w:sz w:val="24"/>
      <w:szCs w:val="20"/>
      <w:lang w:eastAsia="zh-CN"/>
    </w:rPr>
  </w:style>
  <w:style w:type="character" w:styleId="IntenseReference">
    <w:name w:val="Intense Reference"/>
    <w:basedOn w:val="DefaultParagraphFont"/>
    <w:uiPriority w:val="32"/>
    <w:qFormat/>
    <w:rsid w:val="009221B2"/>
    <w:rPr>
      <w:b/>
      <w:bCs/>
      <w:smallCaps/>
      <w:color w:val="C0504D" w:themeColor="accent2"/>
      <w:spacing w:val="5"/>
      <w:u w:val="single"/>
    </w:rPr>
  </w:style>
  <w:style w:type="table" w:customStyle="1" w:styleId="Lichtraster1">
    <w:name w:val="Licht raster1"/>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chtraster-accent11">
    <w:name w:val="Licht raster - accent 11"/>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chtelijst1">
    <w:name w:val="Lichte lijst1"/>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chtelijst-accent11">
    <w:name w:val="Lichte lijst - accent 11"/>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chtearcering1">
    <w:name w:val="Lichte arcering1"/>
    <w:basedOn w:val="TableNormal"/>
    <w:uiPriority w:val="60"/>
    <w:rsid w:val="009221B2"/>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chtearcering-accent11">
    <w:name w:val="Lichte arcering - accent 11"/>
    <w:basedOn w:val="TableNormal"/>
    <w:uiPriority w:val="60"/>
    <w:rsid w:val="009221B2"/>
    <w:pPr>
      <w:spacing w:after="0" w:line="240" w:lineRule="auto"/>
    </w:pPr>
    <w:rPr>
      <w:rFonts w:ascii="Times New Roman" w:eastAsia="Times New Roman" w:hAnsi="Times New Roman" w:cs="Times New Roman"/>
      <w:color w:val="365F91" w:themeColor="accent1" w:themeShade="BF"/>
      <w:sz w:val="20"/>
      <w:szCs w:val="20"/>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9221B2"/>
    <w:pPr>
      <w:spacing w:after="0" w:line="240" w:lineRule="auto"/>
    </w:pPr>
    <w:rPr>
      <w:rFonts w:ascii="Times New Roman" w:eastAsia="Times New Roman" w:hAnsi="Times New Roman" w:cs="Times New Roman"/>
      <w:color w:val="943634" w:themeColor="accent2" w:themeShade="BF"/>
      <w:sz w:val="20"/>
      <w:szCs w:val="20"/>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9221B2"/>
    <w:pPr>
      <w:spacing w:after="0" w:line="240" w:lineRule="auto"/>
    </w:pPr>
    <w:rPr>
      <w:rFonts w:ascii="Times New Roman" w:eastAsia="Times New Roman" w:hAnsi="Times New Roman" w:cs="Times New Roman"/>
      <w:color w:val="76923C" w:themeColor="accent3" w:themeShade="BF"/>
      <w:sz w:val="20"/>
      <w:szCs w:val="20"/>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9221B2"/>
    <w:pPr>
      <w:spacing w:after="0" w:line="240" w:lineRule="auto"/>
    </w:pPr>
    <w:rPr>
      <w:rFonts w:ascii="Times New Roman" w:eastAsia="Times New Roman" w:hAnsi="Times New Roman" w:cs="Times New Roman"/>
      <w:color w:val="5F497A" w:themeColor="accent4" w:themeShade="BF"/>
      <w:sz w:val="20"/>
      <w:szCs w:val="20"/>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9221B2"/>
    <w:pPr>
      <w:spacing w:after="0" w:line="240" w:lineRule="auto"/>
    </w:pPr>
    <w:rPr>
      <w:rFonts w:ascii="Times New Roman" w:eastAsia="Times New Roman" w:hAnsi="Times New Roman"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9221B2"/>
    <w:pPr>
      <w:spacing w:after="0" w:line="240" w:lineRule="auto"/>
    </w:pPr>
    <w:rPr>
      <w:rFonts w:ascii="Times New Roman" w:eastAsia="Times New Roman" w:hAnsi="Times New Roman" w:cs="Times New Roman"/>
      <w:color w:val="E36C0A" w:themeColor="accent6" w:themeShade="BF"/>
      <w:sz w:val="20"/>
      <w:szCs w:val="20"/>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Gemiddeldraster11">
    <w:name w:val="Gemiddeld raster 11"/>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Gemiddeldraster21">
    <w:name w:val="Gemiddeld raster 21"/>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Gemiddeldraster31">
    <w:name w:val="Gemiddeld raster 31"/>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Gemiddeldelijst11">
    <w:name w:val="Gemiddelde lijst 11"/>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emiddeldelijst1-accent11">
    <w:name w:val="Gemiddelde lijst 1 - accent 11"/>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9221B2"/>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Gemiddeldelijst21">
    <w:name w:val="Gemiddelde lijst 21"/>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221B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arcering11">
    <w:name w:val="Gemiddelde arcering 11"/>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emiddeldearcering1-accent11">
    <w:name w:val="Gemiddelde arcering 1 - accent 11"/>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Gemiddeldearcering21">
    <w:name w:val="Gemiddelde arcering 21"/>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11">
    <w:name w:val="Gemiddelde arcering 2 - accent 11"/>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221B2"/>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Quote">
    <w:name w:val="Quote"/>
    <w:basedOn w:val="Normal"/>
    <w:next w:val="Normal"/>
    <w:link w:val="QuoteChar"/>
    <w:uiPriority w:val="29"/>
    <w:qFormat/>
    <w:rsid w:val="009221B2"/>
    <w:pPr>
      <w:keepLines/>
      <w:spacing w:before="40"/>
    </w:pPr>
    <w:rPr>
      <w:rFonts w:eastAsia="MS Mincho"/>
      <w:i/>
      <w:iCs/>
      <w:color w:val="000000" w:themeColor="text1"/>
      <w:szCs w:val="20"/>
      <w:lang w:eastAsia="zh-CN"/>
    </w:rPr>
  </w:style>
  <w:style w:type="character" w:customStyle="1" w:styleId="QuoteChar">
    <w:name w:val="Quote Char"/>
    <w:basedOn w:val="DefaultParagraphFont"/>
    <w:link w:val="Quote"/>
    <w:uiPriority w:val="29"/>
    <w:rsid w:val="009221B2"/>
    <w:rPr>
      <w:rFonts w:ascii="Times New Roman" w:eastAsia="MS Mincho" w:hAnsi="Times New Roman" w:cs="Times New Roman"/>
      <w:i/>
      <w:iCs/>
      <w:color w:val="000000" w:themeColor="text1"/>
      <w:sz w:val="24"/>
      <w:szCs w:val="20"/>
      <w:lang w:eastAsia="zh-CN"/>
    </w:rPr>
  </w:style>
  <w:style w:type="character" w:styleId="SubtleEmphasis">
    <w:name w:val="Subtle Emphasis"/>
    <w:basedOn w:val="DefaultParagraphFont"/>
    <w:uiPriority w:val="19"/>
    <w:qFormat/>
    <w:rsid w:val="009221B2"/>
    <w:rPr>
      <w:i/>
      <w:iCs/>
      <w:color w:val="808080" w:themeColor="text1" w:themeTint="7F"/>
    </w:rPr>
  </w:style>
  <w:style w:type="character" w:styleId="SubtleReference">
    <w:name w:val="Subtle Reference"/>
    <w:basedOn w:val="DefaultParagraphFont"/>
    <w:uiPriority w:val="31"/>
    <w:qFormat/>
    <w:rsid w:val="009221B2"/>
    <w:rPr>
      <w:smallCaps/>
      <w:color w:val="C0504D" w:themeColor="accent2"/>
      <w:u w:val="single"/>
    </w:rPr>
  </w:style>
  <w:style w:type="table" w:customStyle="1" w:styleId="TableGrid111">
    <w:name w:val="Table Grid111"/>
    <w:basedOn w:val="TableNormal"/>
    <w:next w:val="TableGrid"/>
    <w:rsid w:val="00DA76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11">
    <w:name w:val="Basic 11"/>
    <w:qFormat/>
    <w:rsid w:val="004234B8"/>
    <w:pPr>
      <w:spacing w:after="0" w:line="240" w:lineRule="auto"/>
    </w:pPr>
    <w:rPr>
      <w:rFonts w:ascii="Tahoma" w:eastAsia="Times New Roman" w:hAnsi="Tahoma" w:cs="Times New Roman"/>
      <w:szCs w:val="20"/>
    </w:rPr>
  </w:style>
  <w:style w:type="paragraph" w:customStyle="1" w:styleId="BodyText12">
    <w:name w:val="Body Text 12"/>
    <w:link w:val="BodyText12Char"/>
    <w:qFormat/>
    <w:rsid w:val="00D61B27"/>
    <w:pPr>
      <w:spacing w:after="240" w:line="264" w:lineRule="auto"/>
      <w:jc w:val="both"/>
    </w:pPr>
    <w:rPr>
      <w:rFonts w:ascii="Tahoma" w:eastAsia="Times New Roman" w:hAnsi="Tahoma" w:cs="Times New Roman"/>
      <w:szCs w:val="20"/>
    </w:rPr>
  </w:style>
  <w:style w:type="paragraph" w:customStyle="1" w:styleId="GuideBullet">
    <w:name w:val="GuideBullet"/>
    <w:rsid w:val="00D55E71"/>
    <w:pPr>
      <w:numPr>
        <w:numId w:val="6"/>
      </w:numPr>
      <w:tabs>
        <w:tab w:val="left" w:pos="288"/>
      </w:tabs>
      <w:spacing w:after="40" w:line="240" w:lineRule="auto"/>
    </w:pPr>
    <w:rPr>
      <w:rFonts w:ascii="Times New Roman" w:eastAsia="Times New Roman" w:hAnsi="Times New Roman" w:cs="Times New Roman"/>
      <w:szCs w:val="20"/>
    </w:rPr>
  </w:style>
  <w:style w:type="paragraph" w:customStyle="1" w:styleId="Bullet12-1">
    <w:name w:val="Bullet 12-1"/>
    <w:qFormat/>
    <w:rsid w:val="00D55E71"/>
    <w:pPr>
      <w:numPr>
        <w:numId w:val="7"/>
      </w:numPr>
      <w:spacing w:after="120" w:line="264" w:lineRule="auto"/>
      <w:ind w:left="431" w:hanging="431"/>
      <w:jc w:val="both"/>
    </w:pPr>
    <w:rPr>
      <w:rFonts w:ascii="Tahoma" w:eastAsia="Times New Roman" w:hAnsi="Tahoma" w:cs="Times New Roman"/>
      <w:szCs w:val="20"/>
    </w:rPr>
  </w:style>
  <w:style w:type="paragraph" w:customStyle="1" w:styleId="SubheadBold">
    <w:name w:val="Subhead Bold"/>
    <w:basedOn w:val="BodyText12"/>
    <w:qFormat/>
    <w:rsid w:val="00D55E71"/>
    <w:pPr>
      <w:spacing w:after="60"/>
      <w:jc w:val="left"/>
    </w:pPr>
    <w:rPr>
      <w:b/>
      <w:smallCaps/>
    </w:rPr>
  </w:style>
  <w:style w:type="paragraph" w:customStyle="1" w:styleId="Bullet12-1Last">
    <w:name w:val="Bullet 12-1 Last"/>
    <w:basedOn w:val="Bullet12-1"/>
    <w:qFormat/>
    <w:rsid w:val="00D55E71"/>
    <w:pPr>
      <w:spacing w:after="240"/>
    </w:pPr>
    <w:rPr>
      <w:lang w:val="de-CH"/>
    </w:rPr>
  </w:style>
  <w:style w:type="paragraph" w:customStyle="1" w:styleId="listbull">
    <w:name w:val="list:bull"/>
    <w:basedOn w:val="Normal"/>
    <w:link w:val="listbullChar"/>
    <w:qFormat/>
    <w:rsid w:val="000126BC"/>
    <w:pPr>
      <w:spacing w:after="120"/>
    </w:pPr>
    <w:rPr>
      <w:lang w:val="en-GB"/>
    </w:rPr>
  </w:style>
  <w:style w:type="character" w:customStyle="1" w:styleId="listbullChar">
    <w:name w:val="list:bull Char"/>
    <w:link w:val="listbull"/>
    <w:rsid w:val="000126BC"/>
    <w:rPr>
      <w:rFonts w:ascii="Times New Roman" w:eastAsia="Times New Roman" w:hAnsi="Times New Roman" w:cs="Times New Roman"/>
      <w:sz w:val="24"/>
      <w:szCs w:val="24"/>
      <w:lang w:val="en-GB"/>
    </w:rPr>
  </w:style>
  <w:style w:type="paragraph" w:customStyle="1" w:styleId="listindentbull">
    <w:name w:val="list:indent bull"/>
    <w:link w:val="listindentbullChar"/>
    <w:rsid w:val="000126BC"/>
    <w:pPr>
      <w:numPr>
        <w:numId w:val="8"/>
      </w:numPr>
      <w:spacing w:after="120" w:line="240" w:lineRule="auto"/>
    </w:pPr>
    <w:rPr>
      <w:rFonts w:ascii="Times New Roman" w:eastAsia="Times New Roman" w:hAnsi="Times New Roman" w:cs="Times New Roman"/>
      <w:sz w:val="24"/>
      <w:szCs w:val="24"/>
      <w:lang w:val="en-GB"/>
    </w:rPr>
  </w:style>
  <w:style w:type="character" w:customStyle="1" w:styleId="listindentbullChar">
    <w:name w:val="list:indent bull Char"/>
    <w:link w:val="listindentbull"/>
    <w:locked/>
    <w:rsid w:val="000126BC"/>
    <w:rPr>
      <w:rFonts w:ascii="Times New Roman" w:eastAsia="Times New Roman" w:hAnsi="Times New Roman" w:cs="Times New Roman"/>
      <w:sz w:val="24"/>
      <w:szCs w:val="24"/>
      <w:lang w:val="en-GB"/>
    </w:rPr>
  </w:style>
  <w:style w:type="character" w:customStyle="1" w:styleId="ListParagraphChar">
    <w:name w:val="List Paragraph Char"/>
    <w:link w:val="ListParagraph"/>
    <w:uiPriority w:val="34"/>
    <w:locked/>
    <w:rsid w:val="000126BC"/>
    <w:rPr>
      <w:rFonts w:ascii="Calibri" w:eastAsia="Calibri" w:hAnsi="Calibri" w:cs="Times New Roman"/>
    </w:rPr>
  </w:style>
  <w:style w:type="paragraph" w:customStyle="1" w:styleId="lhNonTOC">
    <w:name w:val="lh:NonTOC"/>
    <w:basedOn w:val="Normal"/>
    <w:next w:val="Normal"/>
    <w:rsid w:val="00167288"/>
    <w:pPr>
      <w:keepNext/>
      <w:spacing w:after="240"/>
    </w:pPr>
    <w:rPr>
      <w:rFonts w:ascii="Arial" w:hAnsi="Arial"/>
      <w:b/>
      <w:sz w:val="28"/>
      <w:szCs w:val="20"/>
      <w:lang w:val="en-GB"/>
    </w:rPr>
  </w:style>
  <w:style w:type="character" w:customStyle="1" w:styleId="BodyText12Char">
    <w:name w:val="Body Text 12 Char"/>
    <w:basedOn w:val="DefaultParagraphFont"/>
    <w:link w:val="BodyText12"/>
    <w:locked/>
    <w:rsid w:val="000F5FF1"/>
    <w:rPr>
      <w:rFonts w:ascii="Tahoma" w:eastAsia="Times New Roman" w:hAnsi="Tahoma" w:cs="Times New Roman"/>
      <w:szCs w:val="20"/>
    </w:rPr>
  </w:style>
  <w:style w:type="paragraph" w:customStyle="1" w:styleId="Number12-1">
    <w:name w:val="Number 12-1"/>
    <w:basedOn w:val="Normal"/>
    <w:qFormat/>
    <w:rsid w:val="000F5FF1"/>
    <w:pPr>
      <w:numPr>
        <w:numId w:val="9"/>
      </w:numPr>
      <w:spacing w:after="120" w:line="264" w:lineRule="auto"/>
    </w:pPr>
    <w:rPr>
      <w:rFonts w:ascii="Tahoma" w:eastAsia="Open Sans" w:hAnsi="Tahoma"/>
      <w:szCs w:val="20"/>
    </w:rPr>
  </w:style>
  <w:style w:type="paragraph" w:customStyle="1" w:styleId="Heading0">
    <w:name w:val="Heading 0"/>
    <w:next w:val="BodyText12"/>
    <w:qFormat/>
    <w:rsid w:val="000232D6"/>
    <w:pPr>
      <w:keepNext/>
      <w:keepLines/>
      <w:spacing w:before="240" w:after="120" w:line="240" w:lineRule="auto"/>
      <w:outlineLvl w:val="0"/>
    </w:pPr>
    <w:rPr>
      <w:rFonts w:ascii="Arial" w:eastAsia="Times New Roman" w:hAnsi="Arial" w:cs="Times New Roman"/>
      <w:b/>
      <w:caps/>
      <w:sz w:val="24"/>
      <w:szCs w:val="20"/>
    </w:rPr>
  </w:style>
  <w:style w:type="paragraph" w:customStyle="1" w:styleId="Number12-1Last">
    <w:name w:val="Number 12-1 Last"/>
    <w:basedOn w:val="Number12-1"/>
    <w:qFormat/>
    <w:rsid w:val="00A44641"/>
    <w:pPr>
      <w:numPr>
        <w:numId w:val="1"/>
      </w:numPr>
      <w:spacing w:after="240"/>
      <w:ind w:left="425" w:hanging="357"/>
    </w:pPr>
  </w:style>
  <w:style w:type="paragraph" w:customStyle="1" w:styleId="ColorfulShading-Accent31">
    <w:name w:val="Colorful Shading - Accent 31"/>
    <w:basedOn w:val="Normal"/>
    <w:uiPriority w:val="99"/>
    <w:rsid w:val="006D0995"/>
    <w:pPr>
      <w:spacing w:before="120" w:after="120" w:line="360" w:lineRule="auto"/>
      <w:ind w:left="720"/>
      <w:contextualSpacing/>
    </w:pPr>
    <w:rPr>
      <w:rFonts w:ascii="Cambria" w:hAnsi="Cambria"/>
      <w:szCs w:val="22"/>
      <w:lang w:val="en-GB"/>
    </w:rPr>
  </w:style>
  <w:style w:type="paragraph" w:customStyle="1" w:styleId="MedicalWriter">
    <w:name w:val="Medical Writer"/>
    <w:basedOn w:val="BodyText12"/>
    <w:link w:val="MedicalWriterChar"/>
    <w:qFormat/>
    <w:rsid w:val="00F520E6"/>
  </w:style>
  <w:style w:type="character" w:customStyle="1" w:styleId="MedicalWriterChar">
    <w:name w:val="Medical Writer Char"/>
    <w:basedOn w:val="BodyText12Char"/>
    <w:link w:val="MedicalWriter"/>
    <w:rsid w:val="00F520E6"/>
    <w:rPr>
      <w:rFonts w:ascii="Tahoma" w:eastAsia="Times New Roman" w:hAnsi="Tahoma" w:cs="Times New Roman"/>
      <w:szCs w:val="20"/>
    </w:rPr>
  </w:style>
  <w:style w:type="paragraph" w:customStyle="1" w:styleId="ReferenceList">
    <w:name w:val="Reference List"/>
    <w:basedOn w:val="BodyText12"/>
    <w:qFormat/>
    <w:rsid w:val="00785F52"/>
    <w:pPr>
      <w:numPr>
        <w:numId w:val="11"/>
      </w:numPr>
      <w:spacing w:after="120" w:line="240" w:lineRule="auto"/>
      <w:jc w:val="left"/>
    </w:pPr>
    <w:rPr>
      <w:rFonts w:cs="Tahoma"/>
      <w:noProof/>
      <w:sz w:val="20"/>
    </w:rPr>
  </w:style>
  <w:style w:type="character" w:customStyle="1" w:styleId="ng-scope">
    <w:name w:val="ng-scope"/>
    <w:basedOn w:val="DefaultParagraphFont"/>
    <w:rsid w:val="00A93F6A"/>
  </w:style>
  <w:style w:type="paragraph" w:customStyle="1" w:styleId="tableref">
    <w:name w:val="table:ref"/>
    <w:basedOn w:val="Normal"/>
    <w:link w:val="tablerefChar"/>
    <w:uiPriority w:val="99"/>
    <w:rsid w:val="00CA2F4A"/>
    <w:pPr>
      <w:tabs>
        <w:tab w:val="left" w:pos="360"/>
      </w:tabs>
      <w:ind w:left="360" w:hanging="360"/>
    </w:pPr>
    <w:rPr>
      <w:rFonts w:ascii="Arial Narrow" w:eastAsia="Calibri" w:hAnsi="Arial Narrow" w:cs="Arial Narrow"/>
      <w:sz w:val="20"/>
      <w:szCs w:val="20"/>
      <w:lang w:val="en-GB"/>
    </w:rPr>
  </w:style>
  <w:style w:type="paragraph" w:customStyle="1" w:styleId="tabletextNS">
    <w:name w:val="table:textNS"/>
    <w:basedOn w:val="Normal"/>
    <w:link w:val="tabletextNSChar"/>
    <w:rsid w:val="00CA2F4A"/>
    <w:rPr>
      <w:rFonts w:ascii="Arial Narrow" w:eastAsia="Calibri" w:hAnsi="Arial Narrow" w:cs="Arial Narrow"/>
      <w:lang w:val="en-GB"/>
    </w:rPr>
  </w:style>
  <w:style w:type="character" w:customStyle="1" w:styleId="tabletextNSChar">
    <w:name w:val="table:textNS Char"/>
    <w:link w:val="tabletextNS"/>
    <w:rsid w:val="00CA2F4A"/>
    <w:rPr>
      <w:rFonts w:ascii="Arial Narrow" w:eastAsia="Calibri" w:hAnsi="Arial Narrow" w:cs="Arial Narrow"/>
      <w:sz w:val="24"/>
      <w:szCs w:val="24"/>
      <w:lang w:val="en-GB"/>
    </w:rPr>
  </w:style>
  <w:style w:type="paragraph" w:customStyle="1" w:styleId="captiontable">
    <w:name w:val="caption:table"/>
    <w:basedOn w:val="Normal"/>
    <w:next w:val="Normal"/>
    <w:link w:val="captiontableChar"/>
    <w:uiPriority w:val="99"/>
    <w:rsid w:val="00CA2F4A"/>
    <w:pPr>
      <w:keepNext/>
      <w:spacing w:after="240"/>
      <w:ind w:left="1440" w:hanging="1440"/>
    </w:pPr>
    <w:rPr>
      <w:rFonts w:ascii="Arial" w:eastAsia="Calibri" w:hAnsi="Arial" w:cs="Arial"/>
      <w:b/>
      <w:bCs/>
      <w:szCs w:val="22"/>
      <w:lang w:val="en-GB"/>
    </w:rPr>
  </w:style>
  <w:style w:type="character" w:customStyle="1" w:styleId="captiontableChar">
    <w:name w:val="caption:table Char"/>
    <w:basedOn w:val="DefaultParagraphFont"/>
    <w:link w:val="captiontable"/>
    <w:uiPriority w:val="99"/>
    <w:rsid w:val="00CA2F4A"/>
    <w:rPr>
      <w:rFonts w:ascii="Arial" w:eastAsia="Calibri" w:hAnsi="Arial" w:cs="Arial"/>
      <w:b/>
      <w:bCs/>
      <w:lang w:val="en-GB"/>
    </w:rPr>
  </w:style>
  <w:style w:type="character" w:customStyle="1" w:styleId="tablerefChar">
    <w:name w:val="table:ref Char"/>
    <w:basedOn w:val="DefaultParagraphFont"/>
    <w:link w:val="tableref"/>
    <w:uiPriority w:val="99"/>
    <w:rsid w:val="00CA2F4A"/>
    <w:rPr>
      <w:rFonts w:ascii="Arial Narrow" w:eastAsia="Calibri" w:hAnsi="Arial Narrow" w:cs="Arial Narrow"/>
      <w:sz w:val="20"/>
      <w:szCs w:val="20"/>
      <w:lang w:val="en-GB"/>
    </w:rPr>
  </w:style>
  <w:style w:type="table" w:customStyle="1" w:styleId="Rastertabel1licht1">
    <w:name w:val="Rastertabel 1 licht1"/>
    <w:basedOn w:val="TableNormal"/>
    <w:uiPriority w:val="46"/>
    <w:rsid w:val="00985D43"/>
    <w:pPr>
      <w:widowControl w:val="0"/>
      <w:autoSpaceDE w:val="0"/>
      <w:autoSpaceDN w:val="0"/>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Paragraph">
    <w:name w:val="Table Paragraph"/>
    <w:basedOn w:val="Normal"/>
    <w:uiPriority w:val="99"/>
    <w:qFormat/>
    <w:rsid w:val="00956BB6"/>
    <w:pPr>
      <w:widowControl w:val="0"/>
    </w:pPr>
    <w:rPr>
      <w:rFonts w:eastAsiaTheme="minorHAnsi" w:cstheme="minorBidi"/>
      <w:szCs w:val="22"/>
    </w:rPr>
  </w:style>
  <w:style w:type="table" w:customStyle="1" w:styleId="PlainTable31">
    <w:name w:val="Plain Table 31"/>
    <w:basedOn w:val="TableNormal"/>
    <w:uiPriority w:val="43"/>
    <w:rsid w:val="00956BB6"/>
    <w:pPr>
      <w:spacing w:after="0" w:line="240" w:lineRule="auto"/>
    </w:pPr>
    <w:rPr>
      <w:rFonts w:asciiTheme="majorHAnsi" w:eastAsiaTheme="majorEastAsia" w:hAnsiTheme="majorHAnsi" w:cstheme="majorBidi"/>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NoList1">
    <w:name w:val="No List1"/>
    <w:next w:val="NoList"/>
    <w:uiPriority w:val="99"/>
    <w:semiHidden/>
    <w:unhideWhenUsed/>
    <w:rsid w:val="00EA3815"/>
  </w:style>
  <w:style w:type="table" w:customStyle="1" w:styleId="Stile">
    <w:name w:val="Stile"/>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20">
    <w:name w:val="Stile20"/>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9">
    <w:name w:val="Stile19"/>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8">
    <w:name w:val="Stile18"/>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7">
    <w:name w:val="Stile17"/>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6">
    <w:name w:val="Stile16"/>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5">
    <w:name w:val="Stile15"/>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4">
    <w:name w:val="Stile14"/>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3">
    <w:name w:val="Stile13"/>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2">
    <w:name w:val="Stile12"/>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1">
    <w:name w:val="Stile11"/>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0">
    <w:name w:val="Stile10"/>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9">
    <w:name w:val="Stile9"/>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8">
    <w:name w:val="Stile8"/>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7">
    <w:name w:val="Stile7"/>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6">
    <w:name w:val="Stile6"/>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5">
    <w:name w:val="Stile5"/>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4">
    <w:name w:val="Stile4"/>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3">
    <w:name w:val="Stile3"/>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2">
    <w:name w:val="Stile2"/>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table" w:customStyle="1" w:styleId="Stile1">
    <w:name w:val="Stile1"/>
    <w:uiPriority w:val="99"/>
    <w:rsid w:val="00EA3815"/>
    <w:pPr>
      <w:spacing w:after="0" w:line="240" w:lineRule="auto"/>
    </w:pPr>
    <w:rPr>
      <w:rFonts w:ascii="Arial" w:eastAsia="Arial" w:hAnsi="Arial" w:cs="Arial"/>
      <w:sz w:val="20"/>
      <w:szCs w:val="20"/>
      <w:lang w:val="it-IT" w:eastAsia="it-IT"/>
    </w:rPr>
    <w:tblPr>
      <w:tblStyleRowBandSize w:val="1"/>
      <w:tblStyleColBandSize w:val="1"/>
      <w:tblInd w:w="0" w:type="dxa"/>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6D55FA"/>
    <w:rPr>
      <w:color w:val="605E5C"/>
      <w:shd w:val="clear" w:color="auto" w:fill="E1DFDD"/>
    </w:rPr>
  </w:style>
  <w:style w:type="paragraph" w:customStyle="1" w:styleId="msonormal0">
    <w:name w:val="msonormal"/>
    <w:basedOn w:val="Normal"/>
    <w:rsid w:val="00EF7DC3"/>
    <w:pPr>
      <w:spacing w:before="100" w:beforeAutospacing="1" w:after="100" w:afterAutospacing="1"/>
    </w:pPr>
  </w:style>
  <w:style w:type="paragraph" w:customStyle="1" w:styleId="xl63">
    <w:name w:val="xl63"/>
    <w:basedOn w:val="Normal"/>
    <w:rsid w:val="00EF7DC3"/>
    <w:pPr>
      <w:spacing w:before="100" w:beforeAutospacing="1" w:after="100" w:afterAutospacing="1"/>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700">
      <w:bodyDiv w:val="1"/>
      <w:marLeft w:val="0"/>
      <w:marRight w:val="0"/>
      <w:marTop w:val="0"/>
      <w:marBottom w:val="0"/>
      <w:divBdr>
        <w:top w:val="none" w:sz="0" w:space="0" w:color="auto"/>
        <w:left w:val="none" w:sz="0" w:space="0" w:color="auto"/>
        <w:bottom w:val="none" w:sz="0" w:space="0" w:color="auto"/>
        <w:right w:val="none" w:sz="0" w:space="0" w:color="auto"/>
      </w:divBdr>
    </w:div>
    <w:div w:id="7761545">
      <w:bodyDiv w:val="1"/>
      <w:marLeft w:val="0"/>
      <w:marRight w:val="0"/>
      <w:marTop w:val="0"/>
      <w:marBottom w:val="0"/>
      <w:divBdr>
        <w:top w:val="none" w:sz="0" w:space="0" w:color="auto"/>
        <w:left w:val="none" w:sz="0" w:space="0" w:color="auto"/>
        <w:bottom w:val="none" w:sz="0" w:space="0" w:color="auto"/>
        <w:right w:val="none" w:sz="0" w:space="0" w:color="auto"/>
      </w:divBdr>
    </w:div>
    <w:div w:id="7879158">
      <w:bodyDiv w:val="1"/>
      <w:marLeft w:val="0"/>
      <w:marRight w:val="0"/>
      <w:marTop w:val="0"/>
      <w:marBottom w:val="0"/>
      <w:divBdr>
        <w:top w:val="none" w:sz="0" w:space="0" w:color="auto"/>
        <w:left w:val="none" w:sz="0" w:space="0" w:color="auto"/>
        <w:bottom w:val="none" w:sz="0" w:space="0" w:color="auto"/>
        <w:right w:val="none" w:sz="0" w:space="0" w:color="auto"/>
      </w:divBdr>
    </w:div>
    <w:div w:id="15038348">
      <w:bodyDiv w:val="1"/>
      <w:marLeft w:val="0"/>
      <w:marRight w:val="0"/>
      <w:marTop w:val="0"/>
      <w:marBottom w:val="0"/>
      <w:divBdr>
        <w:top w:val="none" w:sz="0" w:space="0" w:color="auto"/>
        <w:left w:val="none" w:sz="0" w:space="0" w:color="auto"/>
        <w:bottom w:val="none" w:sz="0" w:space="0" w:color="auto"/>
        <w:right w:val="none" w:sz="0" w:space="0" w:color="auto"/>
      </w:divBdr>
    </w:div>
    <w:div w:id="23409224">
      <w:bodyDiv w:val="1"/>
      <w:marLeft w:val="0"/>
      <w:marRight w:val="0"/>
      <w:marTop w:val="0"/>
      <w:marBottom w:val="0"/>
      <w:divBdr>
        <w:top w:val="none" w:sz="0" w:space="0" w:color="auto"/>
        <w:left w:val="none" w:sz="0" w:space="0" w:color="auto"/>
        <w:bottom w:val="none" w:sz="0" w:space="0" w:color="auto"/>
        <w:right w:val="none" w:sz="0" w:space="0" w:color="auto"/>
      </w:divBdr>
    </w:div>
    <w:div w:id="29036825">
      <w:bodyDiv w:val="1"/>
      <w:marLeft w:val="0"/>
      <w:marRight w:val="0"/>
      <w:marTop w:val="0"/>
      <w:marBottom w:val="0"/>
      <w:divBdr>
        <w:top w:val="none" w:sz="0" w:space="0" w:color="auto"/>
        <w:left w:val="none" w:sz="0" w:space="0" w:color="auto"/>
        <w:bottom w:val="none" w:sz="0" w:space="0" w:color="auto"/>
        <w:right w:val="none" w:sz="0" w:space="0" w:color="auto"/>
      </w:divBdr>
    </w:div>
    <w:div w:id="50662471">
      <w:bodyDiv w:val="1"/>
      <w:marLeft w:val="0"/>
      <w:marRight w:val="0"/>
      <w:marTop w:val="0"/>
      <w:marBottom w:val="0"/>
      <w:divBdr>
        <w:top w:val="none" w:sz="0" w:space="0" w:color="auto"/>
        <w:left w:val="none" w:sz="0" w:space="0" w:color="auto"/>
        <w:bottom w:val="none" w:sz="0" w:space="0" w:color="auto"/>
        <w:right w:val="none" w:sz="0" w:space="0" w:color="auto"/>
      </w:divBdr>
    </w:div>
    <w:div w:id="100106071">
      <w:bodyDiv w:val="1"/>
      <w:marLeft w:val="0"/>
      <w:marRight w:val="0"/>
      <w:marTop w:val="0"/>
      <w:marBottom w:val="0"/>
      <w:divBdr>
        <w:top w:val="none" w:sz="0" w:space="0" w:color="auto"/>
        <w:left w:val="none" w:sz="0" w:space="0" w:color="auto"/>
        <w:bottom w:val="none" w:sz="0" w:space="0" w:color="auto"/>
        <w:right w:val="none" w:sz="0" w:space="0" w:color="auto"/>
      </w:divBdr>
    </w:div>
    <w:div w:id="107167673">
      <w:bodyDiv w:val="1"/>
      <w:marLeft w:val="0"/>
      <w:marRight w:val="0"/>
      <w:marTop w:val="0"/>
      <w:marBottom w:val="0"/>
      <w:divBdr>
        <w:top w:val="none" w:sz="0" w:space="0" w:color="auto"/>
        <w:left w:val="none" w:sz="0" w:space="0" w:color="auto"/>
        <w:bottom w:val="none" w:sz="0" w:space="0" w:color="auto"/>
        <w:right w:val="none" w:sz="0" w:space="0" w:color="auto"/>
      </w:divBdr>
    </w:div>
    <w:div w:id="149488715">
      <w:bodyDiv w:val="1"/>
      <w:marLeft w:val="0"/>
      <w:marRight w:val="0"/>
      <w:marTop w:val="0"/>
      <w:marBottom w:val="0"/>
      <w:divBdr>
        <w:top w:val="none" w:sz="0" w:space="0" w:color="auto"/>
        <w:left w:val="none" w:sz="0" w:space="0" w:color="auto"/>
        <w:bottom w:val="none" w:sz="0" w:space="0" w:color="auto"/>
        <w:right w:val="none" w:sz="0" w:space="0" w:color="auto"/>
      </w:divBdr>
    </w:div>
    <w:div w:id="194119876">
      <w:bodyDiv w:val="1"/>
      <w:marLeft w:val="0"/>
      <w:marRight w:val="0"/>
      <w:marTop w:val="0"/>
      <w:marBottom w:val="0"/>
      <w:divBdr>
        <w:top w:val="none" w:sz="0" w:space="0" w:color="auto"/>
        <w:left w:val="none" w:sz="0" w:space="0" w:color="auto"/>
        <w:bottom w:val="none" w:sz="0" w:space="0" w:color="auto"/>
        <w:right w:val="none" w:sz="0" w:space="0" w:color="auto"/>
      </w:divBdr>
    </w:div>
    <w:div w:id="197276406">
      <w:bodyDiv w:val="1"/>
      <w:marLeft w:val="0"/>
      <w:marRight w:val="0"/>
      <w:marTop w:val="0"/>
      <w:marBottom w:val="0"/>
      <w:divBdr>
        <w:top w:val="none" w:sz="0" w:space="0" w:color="auto"/>
        <w:left w:val="none" w:sz="0" w:space="0" w:color="auto"/>
        <w:bottom w:val="none" w:sz="0" w:space="0" w:color="auto"/>
        <w:right w:val="none" w:sz="0" w:space="0" w:color="auto"/>
      </w:divBdr>
    </w:div>
    <w:div w:id="248317974">
      <w:bodyDiv w:val="1"/>
      <w:marLeft w:val="0"/>
      <w:marRight w:val="0"/>
      <w:marTop w:val="0"/>
      <w:marBottom w:val="0"/>
      <w:divBdr>
        <w:top w:val="none" w:sz="0" w:space="0" w:color="auto"/>
        <w:left w:val="none" w:sz="0" w:space="0" w:color="auto"/>
        <w:bottom w:val="none" w:sz="0" w:space="0" w:color="auto"/>
        <w:right w:val="none" w:sz="0" w:space="0" w:color="auto"/>
      </w:divBdr>
    </w:div>
    <w:div w:id="308294191">
      <w:bodyDiv w:val="1"/>
      <w:marLeft w:val="0"/>
      <w:marRight w:val="0"/>
      <w:marTop w:val="0"/>
      <w:marBottom w:val="0"/>
      <w:divBdr>
        <w:top w:val="none" w:sz="0" w:space="0" w:color="auto"/>
        <w:left w:val="none" w:sz="0" w:space="0" w:color="auto"/>
        <w:bottom w:val="none" w:sz="0" w:space="0" w:color="auto"/>
        <w:right w:val="none" w:sz="0" w:space="0" w:color="auto"/>
      </w:divBdr>
    </w:div>
    <w:div w:id="350959448">
      <w:bodyDiv w:val="1"/>
      <w:marLeft w:val="0"/>
      <w:marRight w:val="0"/>
      <w:marTop w:val="0"/>
      <w:marBottom w:val="0"/>
      <w:divBdr>
        <w:top w:val="none" w:sz="0" w:space="0" w:color="auto"/>
        <w:left w:val="none" w:sz="0" w:space="0" w:color="auto"/>
        <w:bottom w:val="none" w:sz="0" w:space="0" w:color="auto"/>
        <w:right w:val="none" w:sz="0" w:space="0" w:color="auto"/>
      </w:divBdr>
    </w:div>
    <w:div w:id="369845077">
      <w:bodyDiv w:val="1"/>
      <w:marLeft w:val="0"/>
      <w:marRight w:val="0"/>
      <w:marTop w:val="0"/>
      <w:marBottom w:val="0"/>
      <w:divBdr>
        <w:top w:val="none" w:sz="0" w:space="0" w:color="auto"/>
        <w:left w:val="none" w:sz="0" w:space="0" w:color="auto"/>
        <w:bottom w:val="none" w:sz="0" w:space="0" w:color="auto"/>
        <w:right w:val="none" w:sz="0" w:space="0" w:color="auto"/>
      </w:divBdr>
    </w:div>
    <w:div w:id="371924244">
      <w:bodyDiv w:val="1"/>
      <w:marLeft w:val="0"/>
      <w:marRight w:val="0"/>
      <w:marTop w:val="0"/>
      <w:marBottom w:val="0"/>
      <w:divBdr>
        <w:top w:val="none" w:sz="0" w:space="0" w:color="auto"/>
        <w:left w:val="none" w:sz="0" w:space="0" w:color="auto"/>
        <w:bottom w:val="none" w:sz="0" w:space="0" w:color="auto"/>
        <w:right w:val="none" w:sz="0" w:space="0" w:color="auto"/>
      </w:divBdr>
    </w:div>
    <w:div w:id="381098540">
      <w:bodyDiv w:val="1"/>
      <w:marLeft w:val="0"/>
      <w:marRight w:val="0"/>
      <w:marTop w:val="0"/>
      <w:marBottom w:val="0"/>
      <w:divBdr>
        <w:top w:val="none" w:sz="0" w:space="0" w:color="auto"/>
        <w:left w:val="none" w:sz="0" w:space="0" w:color="auto"/>
        <w:bottom w:val="none" w:sz="0" w:space="0" w:color="auto"/>
        <w:right w:val="none" w:sz="0" w:space="0" w:color="auto"/>
      </w:divBdr>
    </w:div>
    <w:div w:id="427166031">
      <w:bodyDiv w:val="1"/>
      <w:marLeft w:val="0"/>
      <w:marRight w:val="0"/>
      <w:marTop w:val="0"/>
      <w:marBottom w:val="0"/>
      <w:divBdr>
        <w:top w:val="none" w:sz="0" w:space="0" w:color="auto"/>
        <w:left w:val="none" w:sz="0" w:space="0" w:color="auto"/>
        <w:bottom w:val="none" w:sz="0" w:space="0" w:color="auto"/>
        <w:right w:val="none" w:sz="0" w:space="0" w:color="auto"/>
      </w:divBdr>
    </w:div>
    <w:div w:id="432749052">
      <w:bodyDiv w:val="1"/>
      <w:marLeft w:val="0"/>
      <w:marRight w:val="0"/>
      <w:marTop w:val="0"/>
      <w:marBottom w:val="0"/>
      <w:divBdr>
        <w:top w:val="none" w:sz="0" w:space="0" w:color="auto"/>
        <w:left w:val="none" w:sz="0" w:space="0" w:color="auto"/>
        <w:bottom w:val="none" w:sz="0" w:space="0" w:color="auto"/>
        <w:right w:val="none" w:sz="0" w:space="0" w:color="auto"/>
      </w:divBdr>
    </w:div>
    <w:div w:id="440340591">
      <w:bodyDiv w:val="1"/>
      <w:marLeft w:val="0"/>
      <w:marRight w:val="0"/>
      <w:marTop w:val="0"/>
      <w:marBottom w:val="0"/>
      <w:divBdr>
        <w:top w:val="none" w:sz="0" w:space="0" w:color="auto"/>
        <w:left w:val="none" w:sz="0" w:space="0" w:color="auto"/>
        <w:bottom w:val="none" w:sz="0" w:space="0" w:color="auto"/>
        <w:right w:val="none" w:sz="0" w:space="0" w:color="auto"/>
      </w:divBdr>
    </w:div>
    <w:div w:id="447896120">
      <w:bodyDiv w:val="1"/>
      <w:marLeft w:val="0"/>
      <w:marRight w:val="0"/>
      <w:marTop w:val="0"/>
      <w:marBottom w:val="0"/>
      <w:divBdr>
        <w:top w:val="none" w:sz="0" w:space="0" w:color="auto"/>
        <w:left w:val="none" w:sz="0" w:space="0" w:color="auto"/>
        <w:bottom w:val="none" w:sz="0" w:space="0" w:color="auto"/>
        <w:right w:val="none" w:sz="0" w:space="0" w:color="auto"/>
      </w:divBdr>
    </w:div>
    <w:div w:id="454523094">
      <w:bodyDiv w:val="1"/>
      <w:marLeft w:val="0"/>
      <w:marRight w:val="0"/>
      <w:marTop w:val="0"/>
      <w:marBottom w:val="0"/>
      <w:divBdr>
        <w:top w:val="none" w:sz="0" w:space="0" w:color="auto"/>
        <w:left w:val="none" w:sz="0" w:space="0" w:color="auto"/>
        <w:bottom w:val="none" w:sz="0" w:space="0" w:color="auto"/>
        <w:right w:val="none" w:sz="0" w:space="0" w:color="auto"/>
      </w:divBdr>
    </w:div>
    <w:div w:id="475345278">
      <w:bodyDiv w:val="1"/>
      <w:marLeft w:val="0"/>
      <w:marRight w:val="0"/>
      <w:marTop w:val="0"/>
      <w:marBottom w:val="0"/>
      <w:divBdr>
        <w:top w:val="none" w:sz="0" w:space="0" w:color="auto"/>
        <w:left w:val="none" w:sz="0" w:space="0" w:color="auto"/>
        <w:bottom w:val="none" w:sz="0" w:space="0" w:color="auto"/>
        <w:right w:val="none" w:sz="0" w:space="0" w:color="auto"/>
      </w:divBdr>
    </w:div>
    <w:div w:id="486672278">
      <w:bodyDiv w:val="1"/>
      <w:marLeft w:val="0"/>
      <w:marRight w:val="0"/>
      <w:marTop w:val="0"/>
      <w:marBottom w:val="0"/>
      <w:divBdr>
        <w:top w:val="none" w:sz="0" w:space="0" w:color="auto"/>
        <w:left w:val="none" w:sz="0" w:space="0" w:color="auto"/>
        <w:bottom w:val="none" w:sz="0" w:space="0" w:color="auto"/>
        <w:right w:val="none" w:sz="0" w:space="0" w:color="auto"/>
      </w:divBdr>
    </w:div>
    <w:div w:id="490754178">
      <w:bodyDiv w:val="1"/>
      <w:marLeft w:val="0"/>
      <w:marRight w:val="0"/>
      <w:marTop w:val="0"/>
      <w:marBottom w:val="0"/>
      <w:divBdr>
        <w:top w:val="none" w:sz="0" w:space="0" w:color="auto"/>
        <w:left w:val="none" w:sz="0" w:space="0" w:color="auto"/>
        <w:bottom w:val="none" w:sz="0" w:space="0" w:color="auto"/>
        <w:right w:val="none" w:sz="0" w:space="0" w:color="auto"/>
      </w:divBdr>
    </w:div>
    <w:div w:id="499782833">
      <w:bodyDiv w:val="1"/>
      <w:marLeft w:val="0"/>
      <w:marRight w:val="0"/>
      <w:marTop w:val="0"/>
      <w:marBottom w:val="0"/>
      <w:divBdr>
        <w:top w:val="none" w:sz="0" w:space="0" w:color="auto"/>
        <w:left w:val="none" w:sz="0" w:space="0" w:color="auto"/>
        <w:bottom w:val="none" w:sz="0" w:space="0" w:color="auto"/>
        <w:right w:val="none" w:sz="0" w:space="0" w:color="auto"/>
      </w:divBdr>
    </w:div>
    <w:div w:id="533541489">
      <w:bodyDiv w:val="1"/>
      <w:marLeft w:val="0"/>
      <w:marRight w:val="0"/>
      <w:marTop w:val="0"/>
      <w:marBottom w:val="0"/>
      <w:divBdr>
        <w:top w:val="none" w:sz="0" w:space="0" w:color="auto"/>
        <w:left w:val="none" w:sz="0" w:space="0" w:color="auto"/>
        <w:bottom w:val="none" w:sz="0" w:space="0" w:color="auto"/>
        <w:right w:val="none" w:sz="0" w:space="0" w:color="auto"/>
      </w:divBdr>
    </w:div>
    <w:div w:id="542250498">
      <w:bodyDiv w:val="1"/>
      <w:marLeft w:val="0"/>
      <w:marRight w:val="0"/>
      <w:marTop w:val="0"/>
      <w:marBottom w:val="0"/>
      <w:divBdr>
        <w:top w:val="none" w:sz="0" w:space="0" w:color="auto"/>
        <w:left w:val="none" w:sz="0" w:space="0" w:color="auto"/>
        <w:bottom w:val="none" w:sz="0" w:space="0" w:color="auto"/>
        <w:right w:val="none" w:sz="0" w:space="0" w:color="auto"/>
      </w:divBdr>
    </w:div>
    <w:div w:id="642085305">
      <w:bodyDiv w:val="1"/>
      <w:marLeft w:val="0"/>
      <w:marRight w:val="0"/>
      <w:marTop w:val="0"/>
      <w:marBottom w:val="0"/>
      <w:divBdr>
        <w:top w:val="none" w:sz="0" w:space="0" w:color="auto"/>
        <w:left w:val="none" w:sz="0" w:space="0" w:color="auto"/>
        <w:bottom w:val="none" w:sz="0" w:space="0" w:color="auto"/>
        <w:right w:val="none" w:sz="0" w:space="0" w:color="auto"/>
      </w:divBdr>
    </w:div>
    <w:div w:id="644314655">
      <w:bodyDiv w:val="1"/>
      <w:marLeft w:val="0"/>
      <w:marRight w:val="0"/>
      <w:marTop w:val="0"/>
      <w:marBottom w:val="0"/>
      <w:divBdr>
        <w:top w:val="none" w:sz="0" w:space="0" w:color="auto"/>
        <w:left w:val="none" w:sz="0" w:space="0" w:color="auto"/>
        <w:bottom w:val="none" w:sz="0" w:space="0" w:color="auto"/>
        <w:right w:val="none" w:sz="0" w:space="0" w:color="auto"/>
      </w:divBdr>
    </w:div>
    <w:div w:id="648287585">
      <w:bodyDiv w:val="1"/>
      <w:marLeft w:val="0"/>
      <w:marRight w:val="0"/>
      <w:marTop w:val="0"/>
      <w:marBottom w:val="0"/>
      <w:divBdr>
        <w:top w:val="none" w:sz="0" w:space="0" w:color="auto"/>
        <w:left w:val="none" w:sz="0" w:space="0" w:color="auto"/>
        <w:bottom w:val="none" w:sz="0" w:space="0" w:color="auto"/>
        <w:right w:val="none" w:sz="0" w:space="0" w:color="auto"/>
      </w:divBdr>
    </w:div>
    <w:div w:id="699092590">
      <w:bodyDiv w:val="1"/>
      <w:marLeft w:val="0"/>
      <w:marRight w:val="0"/>
      <w:marTop w:val="0"/>
      <w:marBottom w:val="0"/>
      <w:divBdr>
        <w:top w:val="none" w:sz="0" w:space="0" w:color="auto"/>
        <w:left w:val="none" w:sz="0" w:space="0" w:color="auto"/>
        <w:bottom w:val="none" w:sz="0" w:space="0" w:color="auto"/>
        <w:right w:val="none" w:sz="0" w:space="0" w:color="auto"/>
      </w:divBdr>
    </w:div>
    <w:div w:id="749734457">
      <w:bodyDiv w:val="1"/>
      <w:marLeft w:val="0"/>
      <w:marRight w:val="0"/>
      <w:marTop w:val="0"/>
      <w:marBottom w:val="0"/>
      <w:divBdr>
        <w:top w:val="none" w:sz="0" w:space="0" w:color="auto"/>
        <w:left w:val="none" w:sz="0" w:space="0" w:color="auto"/>
        <w:bottom w:val="none" w:sz="0" w:space="0" w:color="auto"/>
        <w:right w:val="none" w:sz="0" w:space="0" w:color="auto"/>
      </w:divBdr>
    </w:div>
    <w:div w:id="796486195">
      <w:bodyDiv w:val="1"/>
      <w:marLeft w:val="0"/>
      <w:marRight w:val="0"/>
      <w:marTop w:val="0"/>
      <w:marBottom w:val="0"/>
      <w:divBdr>
        <w:top w:val="none" w:sz="0" w:space="0" w:color="auto"/>
        <w:left w:val="none" w:sz="0" w:space="0" w:color="auto"/>
        <w:bottom w:val="none" w:sz="0" w:space="0" w:color="auto"/>
        <w:right w:val="none" w:sz="0" w:space="0" w:color="auto"/>
      </w:divBdr>
    </w:div>
    <w:div w:id="813833057">
      <w:bodyDiv w:val="1"/>
      <w:marLeft w:val="0"/>
      <w:marRight w:val="0"/>
      <w:marTop w:val="0"/>
      <w:marBottom w:val="0"/>
      <w:divBdr>
        <w:top w:val="none" w:sz="0" w:space="0" w:color="auto"/>
        <w:left w:val="none" w:sz="0" w:space="0" w:color="auto"/>
        <w:bottom w:val="none" w:sz="0" w:space="0" w:color="auto"/>
        <w:right w:val="none" w:sz="0" w:space="0" w:color="auto"/>
      </w:divBdr>
    </w:div>
    <w:div w:id="859007810">
      <w:bodyDiv w:val="1"/>
      <w:marLeft w:val="0"/>
      <w:marRight w:val="0"/>
      <w:marTop w:val="0"/>
      <w:marBottom w:val="0"/>
      <w:divBdr>
        <w:top w:val="none" w:sz="0" w:space="0" w:color="auto"/>
        <w:left w:val="none" w:sz="0" w:space="0" w:color="auto"/>
        <w:bottom w:val="none" w:sz="0" w:space="0" w:color="auto"/>
        <w:right w:val="none" w:sz="0" w:space="0" w:color="auto"/>
      </w:divBdr>
    </w:div>
    <w:div w:id="884609523">
      <w:bodyDiv w:val="1"/>
      <w:marLeft w:val="0"/>
      <w:marRight w:val="0"/>
      <w:marTop w:val="0"/>
      <w:marBottom w:val="0"/>
      <w:divBdr>
        <w:top w:val="none" w:sz="0" w:space="0" w:color="auto"/>
        <w:left w:val="none" w:sz="0" w:space="0" w:color="auto"/>
        <w:bottom w:val="none" w:sz="0" w:space="0" w:color="auto"/>
        <w:right w:val="none" w:sz="0" w:space="0" w:color="auto"/>
      </w:divBdr>
    </w:div>
    <w:div w:id="904298041">
      <w:bodyDiv w:val="1"/>
      <w:marLeft w:val="0"/>
      <w:marRight w:val="0"/>
      <w:marTop w:val="0"/>
      <w:marBottom w:val="0"/>
      <w:divBdr>
        <w:top w:val="none" w:sz="0" w:space="0" w:color="auto"/>
        <w:left w:val="none" w:sz="0" w:space="0" w:color="auto"/>
        <w:bottom w:val="none" w:sz="0" w:space="0" w:color="auto"/>
        <w:right w:val="none" w:sz="0" w:space="0" w:color="auto"/>
      </w:divBdr>
    </w:div>
    <w:div w:id="920870233">
      <w:bodyDiv w:val="1"/>
      <w:marLeft w:val="0"/>
      <w:marRight w:val="0"/>
      <w:marTop w:val="0"/>
      <w:marBottom w:val="0"/>
      <w:divBdr>
        <w:top w:val="none" w:sz="0" w:space="0" w:color="auto"/>
        <w:left w:val="none" w:sz="0" w:space="0" w:color="auto"/>
        <w:bottom w:val="none" w:sz="0" w:space="0" w:color="auto"/>
        <w:right w:val="none" w:sz="0" w:space="0" w:color="auto"/>
      </w:divBdr>
    </w:div>
    <w:div w:id="923222941">
      <w:bodyDiv w:val="1"/>
      <w:marLeft w:val="0"/>
      <w:marRight w:val="0"/>
      <w:marTop w:val="0"/>
      <w:marBottom w:val="0"/>
      <w:divBdr>
        <w:top w:val="none" w:sz="0" w:space="0" w:color="auto"/>
        <w:left w:val="none" w:sz="0" w:space="0" w:color="auto"/>
        <w:bottom w:val="none" w:sz="0" w:space="0" w:color="auto"/>
        <w:right w:val="none" w:sz="0" w:space="0" w:color="auto"/>
      </w:divBdr>
    </w:div>
    <w:div w:id="927882844">
      <w:bodyDiv w:val="1"/>
      <w:marLeft w:val="0"/>
      <w:marRight w:val="0"/>
      <w:marTop w:val="0"/>
      <w:marBottom w:val="0"/>
      <w:divBdr>
        <w:top w:val="none" w:sz="0" w:space="0" w:color="auto"/>
        <w:left w:val="none" w:sz="0" w:space="0" w:color="auto"/>
        <w:bottom w:val="none" w:sz="0" w:space="0" w:color="auto"/>
        <w:right w:val="none" w:sz="0" w:space="0" w:color="auto"/>
      </w:divBdr>
    </w:div>
    <w:div w:id="935484117">
      <w:bodyDiv w:val="1"/>
      <w:marLeft w:val="0"/>
      <w:marRight w:val="0"/>
      <w:marTop w:val="0"/>
      <w:marBottom w:val="0"/>
      <w:divBdr>
        <w:top w:val="none" w:sz="0" w:space="0" w:color="auto"/>
        <w:left w:val="none" w:sz="0" w:space="0" w:color="auto"/>
        <w:bottom w:val="none" w:sz="0" w:space="0" w:color="auto"/>
        <w:right w:val="none" w:sz="0" w:space="0" w:color="auto"/>
      </w:divBdr>
    </w:div>
    <w:div w:id="964236678">
      <w:bodyDiv w:val="1"/>
      <w:marLeft w:val="0"/>
      <w:marRight w:val="0"/>
      <w:marTop w:val="0"/>
      <w:marBottom w:val="0"/>
      <w:divBdr>
        <w:top w:val="none" w:sz="0" w:space="0" w:color="auto"/>
        <w:left w:val="none" w:sz="0" w:space="0" w:color="auto"/>
        <w:bottom w:val="none" w:sz="0" w:space="0" w:color="auto"/>
        <w:right w:val="none" w:sz="0" w:space="0" w:color="auto"/>
      </w:divBdr>
    </w:div>
    <w:div w:id="965352892">
      <w:bodyDiv w:val="1"/>
      <w:marLeft w:val="0"/>
      <w:marRight w:val="0"/>
      <w:marTop w:val="0"/>
      <w:marBottom w:val="0"/>
      <w:divBdr>
        <w:top w:val="none" w:sz="0" w:space="0" w:color="auto"/>
        <w:left w:val="none" w:sz="0" w:space="0" w:color="auto"/>
        <w:bottom w:val="none" w:sz="0" w:space="0" w:color="auto"/>
        <w:right w:val="none" w:sz="0" w:space="0" w:color="auto"/>
      </w:divBdr>
    </w:div>
    <w:div w:id="978606154">
      <w:bodyDiv w:val="1"/>
      <w:marLeft w:val="0"/>
      <w:marRight w:val="0"/>
      <w:marTop w:val="0"/>
      <w:marBottom w:val="0"/>
      <w:divBdr>
        <w:top w:val="none" w:sz="0" w:space="0" w:color="auto"/>
        <w:left w:val="none" w:sz="0" w:space="0" w:color="auto"/>
        <w:bottom w:val="none" w:sz="0" w:space="0" w:color="auto"/>
        <w:right w:val="none" w:sz="0" w:space="0" w:color="auto"/>
      </w:divBdr>
    </w:div>
    <w:div w:id="983661272">
      <w:bodyDiv w:val="1"/>
      <w:marLeft w:val="0"/>
      <w:marRight w:val="0"/>
      <w:marTop w:val="0"/>
      <w:marBottom w:val="0"/>
      <w:divBdr>
        <w:top w:val="none" w:sz="0" w:space="0" w:color="auto"/>
        <w:left w:val="none" w:sz="0" w:space="0" w:color="auto"/>
        <w:bottom w:val="none" w:sz="0" w:space="0" w:color="auto"/>
        <w:right w:val="none" w:sz="0" w:space="0" w:color="auto"/>
      </w:divBdr>
    </w:div>
    <w:div w:id="986323420">
      <w:bodyDiv w:val="1"/>
      <w:marLeft w:val="0"/>
      <w:marRight w:val="0"/>
      <w:marTop w:val="0"/>
      <w:marBottom w:val="0"/>
      <w:divBdr>
        <w:top w:val="none" w:sz="0" w:space="0" w:color="auto"/>
        <w:left w:val="none" w:sz="0" w:space="0" w:color="auto"/>
        <w:bottom w:val="none" w:sz="0" w:space="0" w:color="auto"/>
        <w:right w:val="none" w:sz="0" w:space="0" w:color="auto"/>
      </w:divBdr>
    </w:div>
    <w:div w:id="996609800">
      <w:bodyDiv w:val="1"/>
      <w:marLeft w:val="0"/>
      <w:marRight w:val="0"/>
      <w:marTop w:val="0"/>
      <w:marBottom w:val="0"/>
      <w:divBdr>
        <w:top w:val="none" w:sz="0" w:space="0" w:color="auto"/>
        <w:left w:val="none" w:sz="0" w:space="0" w:color="auto"/>
        <w:bottom w:val="none" w:sz="0" w:space="0" w:color="auto"/>
        <w:right w:val="none" w:sz="0" w:space="0" w:color="auto"/>
      </w:divBdr>
    </w:div>
    <w:div w:id="999961711">
      <w:bodyDiv w:val="1"/>
      <w:marLeft w:val="0"/>
      <w:marRight w:val="0"/>
      <w:marTop w:val="0"/>
      <w:marBottom w:val="0"/>
      <w:divBdr>
        <w:top w:val="none" w:sz="0" w:space="0" w:color="auto"/>
        <w:left w:val="none" w:sz="0" w:space="0" w:color="auto"/>
        <w:bottom w:val="none" w:sz="0" w:space="0" w:color="auto"/>
        <w:right w:val="none" w:sz="0" w:space="0" w:color="auto"/>
      </w:divBdr>
    </w:div>
    <w:div w:id="1012680002">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61977431">
      <w:bodyDiv w:val="1"/>
      <w:marLeft w:val="0"/>
      <w:marRight w:val="0"/>
      <w:marTop w:val="0"/>
      <w:marBottom w:val="0"/>
      <w:divBdr>
        <w:top w:val="none" w:sz="0" w:space="0" w:color="auto"/>
        <w:left w:val="none" w:sz="0" w:space="0" w:color="auto"/>
        <w:bottom w:val="none" w:sz="0" w:space="0" w:color="auto"/>
        <w:right w:val="none" w:sz="0" w:space="0" w:color="auto"/>
      </w:divBdr>
      <w:divsChild>
        <w:div w:id="1079445091">
          <w:marLeft w:val="0"/>
          <w:marRight w:val="0"/>
          <w:marTop w:val="0"/>
          <w:marBottom w:val="0"/>
          <w:divBdr>
            <w:top w:val="none" w:sz="0" w:space="0" w:color="auto"/>
            <w:left w:val="none" w:sz="0" w:space="0" w:color="auto"/>
            <w:bottom w:val="none" w:sz="0" w:space="0" w:color="auto"/>
            <w:right w:val="none" w:sz="0" w:space="0" w:color="auto"/>
          </w:divBdr>
          <w:divsChild>
            <w:div w:id="465898018">
              <w:marLeft w:val="0"/>
              <w:marRight w:val="60"/>
              <w:marTop w:val="0"/>
              <w:marBottom w:val="0"/>
              <w:divBdr>
                <w:top w:val="none" w:sz="0" w:space="0" w:color="auto"/>
                <w:left w:val="none" w:sz="0" w:space="0" w:color="auto"/>
                <w:bottom w:val="none" w:sz="0" w:space="0" w:color="auto"/>
                <w:right w:val="none" w:sz="0" w:space="0" w:color="auto"/>
              </w:divBdr>
              <w:divsChild>
                <w:div w:id="2088188122">
                  <w:marLeft w:val="0"/>
                  <w:marRight w:val="0"/>
                  <w:marTop w:val="0"/>
                  <w:marBottom w:val="120"/>
                  <w:divBdr>
                    <w:top w:val="single" w:sz="6" w:space="0" w:color="C0C0C0"/>
                    <w:left w:val="single" w:sz="6" w:space="0" w:color="D9D9D9"/>
                    <w:bottom w:val="single" w:sz="6" w:space="0" w:color="D9D9D9"/>
                    <w:right w:val="single" w:sz="6" w:space="0" w:color="D9D9D9"/>
                  </w:divBdr>
                  <w:divsChild>
                    <w:div w:id="602105983">
                      <w:marLeft w:val="0"/>
                      <w:marRight w:val="0"/>
                      <w:marTop w:val="0"/>
                      <w:marBottom w:val="0"/>
                      <w:divBdr>
                        <w:top w:val="none" w:sz="0" w:space="0" w:color="auto"/>
                        <w:left w:val="none" w:sz="0" w:space="0" w:color="auto"/>
                        <w:bottom w:val="none" w:sz="0" w:space="0" w:color="auto"/>
                        <w:right w:val="none" w:sz="0" w:space="0" w:color="auto"/>
                      </w:divBdr>
                      <w:divsChild>
                        <w:div w:id="158148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828685">
          <w:marLeft w:val="0"/>
          <w:marRight w:val="0"/>
          <w:marTop w:val="0"/>
          <w:marBottom w:val="0"/>
          <w:divBdr>
            <w:top w:val="none" w:sz="0" w:space="0" w:color="auto"/>
            <w:left w:val="none" w:sz="0" w:space="0" w:color="auto"/>
            <w:bottom w:val="none" w:sz="0" w:space="0" w:color="auto"/>
            <w:right w:val="none" w:sz="0" w:space="0" w:color="auto"/>
          </w:divBdr>
          <w:divsChild>
            <w:div w:id="823662089">
              <w:marLeft w:val="60"/>
              <w:marRight w:val="0"/>
              <w:marTop w:val="0"/>
              <w:marBottom w:val="0"/>
              <w:divBdr>
                <w:top w:val="none" w:sz="0" w:space="0" w:color="auto"/>
                <w:left w:val="none" w:sz="0" w:space="0" w:color="auto"/>
                <w:bottom w:val="none" w:sz="0" w:space="0" w:color="auto"/>
                <w:right w:val="none" w:sz="0" w:space="0" w:color="auto"/>
              </w:divBdr>
              <w:divsChild>
                <w:div w:id="1416246757">
                  <w:marLeft w:val="0"/>
                  <w:marRight w:val="0"/>
                  <w:marTop w:val="0"/>
                  <w:marBottom w:val="0"/>
                  <w:divBdr>
                    <w:top w:val="none" w:sz="0" w:space="0" w:color="auto"/>
                    <w:left w:val="none" w:sz="0" w:space="0" w:color="auto"/>
                    <w:bottom w:val="none" w:sz="0" w:space="0" w:color="auto"/>
                    <w:right w:val="none" w:sz="0" w:space="0" w:color="auto"/>
                  </w:divBdr>
                  <w:divsChild>
                    <w:div w:id="1130900292">
                      <w:marLeft w:val="0"/>
                      <w:marRight w:val="0"/>
                      <w:marTop w:val="0"/>
                      <w:marBottom w:val="120"/>
                      <w:divBdr>
                        <w:top w:val="single" w:sz="6" w:space="0" w:color="F5F5F5"/>
                        <w:left w:val="single" w:sz="6" w:space="0" w:color="F5F5F5"/>
                        <w:bottom w:val="single" w:sz="6" w:space="0" w:color="F5F5F5"/>
                        <w:right w:val="single" w:sz="6" w:space="0" w:color="F5F5F5"/>
                      </w:divBdr>
                      <w:divsChild>
                        <w:div w:id="1286428083">
                          <w:marLeft w:val="0"/>
                          <w:marRight w:val="0"/>
                          <w:marTop w:val="0"/>
                          <w:marBottom w:val="0"/>
                          <w:divBdr>
                            <w:top w:val="none" w:sz="0" w:space="0" w:color="auto"/>
                            <w:left w:val="none" w:sz="0" w:space="0" w:color="auto"/>
                            <w:bottom w:val="none" w:sz="0" w:space="0" w:color="auto"/>
                            <w:right w:val="none" w:sz="0" w:space="0" w:color="auto"/>
                          </w:divBdr>
                          <w:divsChild>
                            <w:div w:id="21285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599040">
      <w:bodyDiv w:val="1"/>
      <w:marLeft w:val="0"/>
      <w:marRight w:val="0"/>
      <w:marTop w:val="0"/>
      <w:marBottom w:val="0"/>
      <w:divBdr>
        <w:top w:val="none" w:sz="0" w:space="0" w:color="auto"/>
        <w:left w:val="none" w:sz="0" w:space="0" w:color="auto"/>
        <w:bottom w:val="none" w:sz="0" w:space="0" w:color="auto"/>
        <w:right w:val="none" w:sz="0" w:space="0" w:color="auto"/>
      </w:divBdr>
    </w:div>
    <w:div w:id="1080829823">
      <w:bodyDiv w:val="1"/>
      <w:marLeft w:val="0"/>
      <w:marRight w:val="0"/>
      <w:marTop w:val="0"/>
      <w:marBottom w:val="0"/>
      <w:divBdr>
        <w:top w:val="none" w:sz="0" w:space="0" w:color="auto"/>
        <w:left w:val="none" w:sz="0" w:space="0" w:color="auto"/>
        <w:bottom w:val="none" w:sz="0" w:space="0" w:color="auto"/>
        <w:right w:val="none" w:sz="0" w:space="0" w:color="auto"/>
      </w:divBdr>
    </w:div>
    <w:div w:id="1085764244">
      <w:bodyDiv w:val="1"/>
      <w:marLeft w:val="0"/>
      <w:marRight w:val="0"/>
      <w:marTop w:val="0"/>
      <w:marBottom w:val="0"/>
      <w:divBdr>
        <w:top w:val="none" w:sz="0" w:space="0" w:color="auto"/>
        <w:left w:val="none" w:sz="0" w:space="0" w:color="auto"/>
        <w:bottom w:val="none" w:sz="0" w:space="0" w:color="auto"/>
        <w:right w:val="none" w:sz="0" w:space="0" w:color="auto"/>
      </w:divBdr>
    </w:div>
    <w:div w:id="1100027955">
      <w:bodyDiv w:val="1"/>
      <w:marLeft w:val="0"/>
      <w:marRight w:val="0"/>
      <w:marTop w:val="0"/>
      <w:marBottom w:val="0"/>
      <w:divBdr>
        <w:top w:val="none" w:sz="0" w:space="0" w:color="auto"/>
        <w:left w:val="none" w:sz="0" w:space="0" w:color="auto"/>
        <w:bottom w:val="none" w:sz="0" w:space="0" w:color="auto"/>
        <w:right w:val="none" w:sz="0" w:space="0" w:color="auto"/>
      </w:divBdr>
    </w:div>
    <w:div w:id="1115906704">
      <w:bodyDiv w:val="1"/>
      <w:marLeft w:val="0"/>
      <w:marRight w:val="0"/>
      <w:marTop w:val="0"/>
      <w:marBottom w:val="0"/>
      <w:divBdr>
        <w:top w:val="none" w:sz="0" w:space="0" w:color="auto"/>
        <w:left w:val="none" w:sz="0" w:space="0" w:color="auto"/>
        <w:bottom w:val="none" w:sz="0" w:space="0" w:color="auto"/>
        <w:right w:val="none" w:sz="0" w:space="0" w:color="auto"/>
      </w:divBdr>
    </w:div>
    <w:div w:id="1131093804">
      <w:bodyDiv w:val="1"/>
      <w:marLeft w:val="0"/>
      <w:marRight w:val="0"/>
      <w:marTop w:val="0"/>
      <w:marBottom w:val="0"/>
      <w:divBdr>
        <w:top w:val="none" w:sz="0" w:space="0" w:color="auto"/>
        <w:left w:val="none" w:sz="0" w:space="0" w:color="auto"/>
        <w:bottom w:val="none" w:sz="0" w:space="0" w:color="auto"/>
        <w:right w:val="none" w:sz="0" w:space="0" w:color="auto"/>
      </w:divBdr>
    </w:div>
    <w:div w:id="1150444027">
      <w:bodyDiv w:val="1"/>
      <w:marLeft w:val="0"/>
      <w:marRight w:val="0"/>
      <w:marTop w:val="0"/>
      <w:marBottom w:val="0"/>
      <w:divBdr>
        <w:top w:val="none" w:sz="0" w:space="0" w:color="auto"/>
        <w:left w:val="none" w:sz="0" w:space="0" w:color="auto"/>
        <w:bottom w:val="none" w:sz="0" w:space="0" w:color="auto"/>
        <w:right w:val="none" w:sz="0" w:space="0" w:color="auto"/>
      </w:divBdr>
    </w:div>
    <w:div w:id="1163427745">
      <w:bodyDiv w:val="1"/>
      <w:marLeft w:val="0"/>
      <w:marRight w:val="0"/>
      <w:marTop w:val="0"/>
      <w:marBottom w:val="0"/>
      <w:divBdr>
        <w:top w:val="none" w:sz="0" w:space="0" w:color="auto"/>
        <w:left w:val="none" w:sz="0" w:space="0" w:color="auto"/>
        <w:bottom w:val="none" w:sz="0" w:space="0" w:color="auto"/>
        <w:right w:val="none" w:sz="0" w:space="0" w:color="auto"/>
      </w:divBdr>
    </w:div>
    <w:div w:id="1193420471">
      <w:bodyDiv w:val="1"/>
      <w:marLeft w:val="0"/>
      <w:marRight w:val="0"/>
      <w:marTop w:val="0"/>
      <w:marBottom w:val="0"/>
      <w:divBdr>
        <w:top w:val="none" w:sz="0" w:space="0" w:color="auto"/>
        <w:left w:val="none" w:sz="0" w:space="0" w:color="auto"/>
        <w:bottom w:val="none" w:sz="0" w:space="0" w:color="auto"/>
        <w:right w:val="none" w:sz="0" w:space="0" w:color="auto"/>
      </w:divBdr>
    </w:div>
    <w:div w:id="1221598900">
      <w:bodyDiv w:val="1"/>
      <w:marLeft w:val="0"/>
      <w:marRight w:val="0"/>
      <w:marTop w:val="0"/>
      <w:marBottom w:val="0"/>
      <w:divBdr>
        <w:top w:val="none" w:sz="0" w:space="0" w:color="auto"/>
        <w:left w:val="none" w:sz="0" w:space="0" w:color="auto"/>
        <w:bottom w:val="none" w:sz="0" w:space="0" w:color="auto"/>
        <w:right w:val="none" w:sz="0" w:space="0" w:color="auto"/>
      </w:divBdr>
    </w:div>
    <w:div w:id="1222521936">
      <w:bodyDiv w:val="1"/>
      <w:marLeft w:val="0"/>
      <w:marRight w:val="0"/>
      <w:marTop w:val="0"/>
      <w:marBottom w:val="0"/>
      <w:divBdr>
        <w:top w:val="none" w:sz="0" w:space="0" w:color="auto"/>
        <w:left w:val="none" w:sz="0" w:space="0" w:color="auto"/>
        <w:bottom w:val="none" w:sz="0" w:space="0" w:color="auto"/>
        <w:right w:val="none" w:sz="0" w:space="0" w:color="auto"/>
      </w:divBdr>
    </w:div>
    <w:div w:id="1229343299">
      <w:bodyDiv w:val="1"/>
      <w:marLeft w:val="0"/>
      <w:marRight w:val="0"/>
      <w:marTop w:val="0"/>
      <w:marBottom w:val="0"/>
      <w:divBdr>
        <w:top w:val="none" w:sz="0" w:space="0" w:color="auto"/>
        <w:left w:val="none" w:sz="0" w:space="0" w:color="auto"/>
        <w:bottom w:val="none" w:sz="0" w:space="0" w:color="auto"/>
        <w:right w:val="none" w:sz="0" w:space="0" w:color="auto"/>
      </w:divBdr>
    </w:div>
    <w:div w:id="1266645702">
      <w:bodyDiv w:val="1"/>
      <w:marLeft w:val="0"/>
      <w:marRight w:val="0"/>
      <w:marTop w:val="0"/>
      <w:marBottom w:val="0"/>
      <w:divBdr>
        <w:top w:val="none" w:sz="0" w:space="0" w:color="auto"/>
        <w:left w:val="none" w:sz="0" w:space="0" w:color="auto"/>
        <w:bottom w:val="none" w:sz="0" w:space="0" w:color="auto"/>
        <w:right w:val="none" w:sz="0" w:space="0" w:color="auto"/>
      </w:divBdr>
    </w:div>
    <w:div w:id="1329940048">
      <w:bodyDiv w:val="1"/>
      <w:marLeft w:val="0"/>
      <w:marRight w:val="0"/>
      <w:marTop w:val="0"/>
      <w:marBottom w:val="0"/>
      <w:divBdr>
        <w:top w:val="none" w:sz="0" w:space="0" w:color="auto"/>
        <w:left w:val="none" w:sz="0" w:space="0" w:color="auto"/>
        <w:bottom w:val="none" w:sz="0" w:space="0" w:color="auto"/>
        <w:right w:val="none" w:sz="0" w:space="0" w:color="auto"/>
      </w:divBdr>
    </w:div>
    <w:div w:id="1330985516">
      <w:bodyDiv w:val="1"/>
      <w:marLeft w:val="0"/>
      <w:marRight w:val="0"/>
      <w:marTop w:val="0"/>
      <w:marBottom w:val="0"/>
      <w:divBdr>
        <w:top w:val="none" w:sz="0" w:space="0" w:color="auto"/>
        <w:left w:val="none" w:sz="0" w:space="0" w:color="auto"/>
        <w:bottom w:val="none" w:sz="0" w:space="0" w:color="auto"/>
        <w:right w:val="none" w:sz="0" w:space="0" w:color="auto"/>
      </w:divBdr>
    </w:div>
    <w:div w:id="1426338362">
      <w:bodyDiv w:val="1"/>
      <w:marLeft w:val="0"/>
      <w:marRight w:val="0"/>
      <w:marTop w:val="0"/>
      <w:marBottom w:val="0"/>
      <w:divBdr>
        <w:top w:val="none" w:sz="0" w:space="0" w:color="auto"/>
        <w:left w:val="none" w:sz="0" w:space="0" w:color="auto"/>
        <w:bottom w:val="none" w:sz="0" w:space="0" w:color="auto"/>
        <w:right w:val="none" w:sz="0" w:space="0" w:color="auto"/>
      </w:divBdr>
    </w:div>
    <w:div w:id="1450466871">
      <w:bodyDiv w:val="1"/>
      <w:marLeft w:val="0"/>
      <w:marRight w:val="0"/>
      <w:marTop w:val="0"/>
      <w:marBottom w:val="0"/>
      <w:divBdr>
        <w:top w:val="none" w:sz="0" w:space="0" w:color="auto"/>
        <w:left w:val="none" w:sz="0" w:space="0" w:color="auto"/>
        <w:bottom w:val="none" w:sz="0" w:space="0" w:color="auto"/>
        <w:right w:val="none" w:sz="0" w:space="0" w:color="auto"/>
      </w:divBdr>
    </w:div>
    <w:div w:id="1457481622">
      <w:bodyDiv w:val="1"/>
      <w:marLeft w:val="0"/>
      <w:marRight w:val="0"/>
      <w:marTop w:val="0"/>
      <w:marBottom w:val="0"/>
      <w:divBdr>
        <w:top w:val="none" w:sz="0" w:space="0" w:color="auto"/>
        <w:left w:val="none" w:sz="0" w:space="0" w:color="auto"/>
        <w:bottom w:val="none" w:sz="0" w:space="0" w:color="auto"/>
        <w:right w:val="none" w:sz="0" w:space="0" w:color="auto"/>
      </w:divBdr>
    </w:div>
    <w:div w:id="1459881196">
      <w:bodyDiv w:val="1"/>
      <w:marLeft w:val="0"/>
      <w:marRight w:val="0"/>
      <w:marTop w:val="0"/>
      <w:marBottom w:val="0"/>
      <w:divBdr>
        <w:top w:val="none" w:sz="0" w:space="0" w:color="auto"/>
        <w:left w:val="none" w:sz="0" w:space="0" w:color="auto"/>
        <w:bottom w:val="none" w:sz="0" w:space="0" w:color="auto"/>
        <w:right w:val="none" w:sz="0" w:space="0" w:color="auto"/>
      </w:divBdr>
    </w:div>
    <w:div w:id="1492015284">
      <w:bodyDiv w:val="1"/>
      <w:marLeft w:val="0"/>
      <w:marRight w:val="0"/>
      <w:marTop w:val="0"/>
      <w:marBottom w:val="0"/>
      <w:divBdr>
        <w:top w:val="none" w:sz="0" w:space="0" w:color="auto"/>
        <w:left w:val="none" w:sz="0" w:space="0" w:color="auto"/>
        <w:bottom w:val="none" w:sz="0" w:space="0" w:color="auto"/>
        <w:right w:val="none" w:sz="0" w:space="0" w:color="auto"/>
      </w:divBdr>
    </w:div>
    <w:div w:id="1503661953">
      <w:bodyDiv w:val="1"/>
      <w:marLeft w:val="0"/>
      <w:marRight w:val="0"/>
      <w:marTop w:val="0"/>
      <w:marBottom w:val="0"/>
      <w:divBdr>
        <w:top w:val="none" w:sz="0" w:space="0" w:color="auto"/>
        <w:left w:val="none" w:sz="0" w:space="0" w:color="auto"/>
        <w:bottom w:val="none" w:sz="0" w:space="0" w:color="auto"/>
        <w:right w:val="none" w:sz="0" w:space="0" w:color="auto"/>
      </w:divBdr>
    </w:div>
    <w:div w:id="1550922014">
      <w:bodyDiv w:val="1"/>
      <w:marLeft w:val="0"/>
      <w:marRight w:val="0"/>
      <w:marTop w:val="0"/>
      <w:marBottom w:val="0"/>
      <w:divBdr>
        <w:top w:val="none" w:sz="0" w:space="0" w:color="auto"/>
        <w:left w:val="none" w:sz="0" w:space="0" w:color="auto"/>
        <w:bottom w:val="none" w:sz="0" w:space="0" w:color="auto"/>
        <w:right w:val="none" w:sz="0" w:space="0" w:color="auto"/>
      </w:divBdr>
    </w:div>
    <w:div w:id="1588660232">
      <w:bodyDiv w:val="1"/>
      <w:marLeft w:val="0"/>
      <w:marRight w:val="0"/>
      <w:marTop w:val="0"/>
      <w:marBottom w:val="0"/>
      <w:divBdr>
        <w:top w:val="none" w:sz="0" w:space="0" w:color="auto"/>
        <w:left w:val="none" w:sz="0" w:space="0" w:color="auto"/>
        <w:bottom w:val="none" w:sz="0" w:space="0" w:color="auto"/>
        <w:right w:val="none" w:sz="0" w:space="0" w:color="auto"/>
      </w:divBdr>
    </w:div>
    <w:div w:id="1617836256">
      <w:bodyDiv w:val="1"/>
      <w:marLeft w:val="0"/>
      <w:marRight w:val="0"/>
      <w:marTop w:val="0"/>
      <w:marBottom w:val="0"/>
      <w:divBdr>
        <w:top w:val="none" w:sz="0" w:space="0" w:color="auto"/>
        <w:left w:val="none" w:sz="0" w:space="0" w:color="auto"/>
        <w:bottom w:val="none" w:sz="0" w:space="0" w:color="auto"/>
        <w:right w:val="none" w:sz="0" w:space="0" w:color="auto"/>
      </w:divBdr>
    </w:div>
    <w:div w:id="1619289378">
      <w:bodyDiv w:val="1"/>
      <w:marLeft w:val="0"/>
      <w:marRight w:val="0"/>
      <w:marTop w:val="0"/>
      <w:marBottom w:val="0"/>
      <w:divBdr>
        <w:top w:val="none" w:sz="0" w:space="0" w:color="auto"/>
        <w:left w:val="none" w:sz="0" w:space="0" w:color="auto"/>
        <w:bottom w:val="none" w:sz="0" w:space="0" w:color="auto"/>
        <w:right w:val="none" w:sz="0" w:space="0" w:color="auto"/>
      </w:divBdr>
    </w:div>
    <w:div w:id="1638729473">
      <w:bodyDiv w:val="1"/>
      <w:marLeft w:val="0"/>
      <w:marRight w:val="0"/>
      <w:marTop w:val="0"/>
      <w:marBottom w:val="0"/>
      <w:divBdr>
        <w:top w:val="none" w:sz="0" w:space="0" w:color="auto"/>
        <w:left w:val="none" w:sz="0" w:space="0" w:color="auto"/>
        <w:bottom w:val="none" w:sz="0" w:space="0" w:color="auto"/>
        <w:right w:val="none" w:sz="0" w:space="0" w:color="auto"/>
      </w:divBdr>
    </w:div>
    <w:div w:id="1648969838">
      <w:bodyDiv w:val="1"/>
      <w:marLeft w:val="0"/>
      <w:marRight w:val="0"/>
      <w:marTop w:val="0"/>
      <w:marBottom w:val="0"/>
      <w:divBdr>
        <w:top w:val="none" w:sz="0" w:space="0" w:color="auto"/>
        <w:left w:val="none" w:sz="0" w:space="0" w:color="auto"/>
        <w:bottom w:val="none" w:sz="0" w:space="0" w:color="auto"/>
        <w:right w:val="none" w:sz="0" w:space="0" w:color="auto"/>
      </w:divBdr>
    </w:div>
    <w:div w:id="1670447156">
      <w:bodyDiv w:val="1"/>
      <w:marLeft w:val="0"/>
      <w:marRight w:val="0"/>
      <w:marTop w:val="0"/>
      <w:marBottom w:val="0"/>
      <w:divBdr>
        <w:top w:val="none" w:sz="0" w:space="0" w:color="auto"/>
        <w:left w:val="none" w:sz="0" w:space="0" w:color="auto"/>
        <w:bottom w:val="none" w:sz="0" w:space="0" w:color="auto"/>
        <w:right w:val="none" w:sz="0" w:space="0" w:color="auto"/>
      </w:divBdr>
    </w:div>
    <w:div w:id="1674071699">
      <w:bodyDiv w:val="1"/>
      <w:marLeft w:val="0"/>
      <w:marRight w:val="0"/>
      <w:marTop w:val="0"/>
      <w:marBottom w:val="0"/>
      <w:divBdr>
        <w:top w:val="none" w:sz="0" w:space="0" w:color="auto"/>
        <w:left w:val="none" w:sz="0" w:space="0" w:color="auto"/>
        <w:bottom w:val="none" w:sz="0" w:space="0" w:color="auto"/>
        <w:right w:val="none" w:sz="0" w:space="0" w:color="auto"/>
      </w:divBdr>
    </w:div>
    <w:div w:id="1679622190">
      <w:bodyDiv w:val="1"/>
      <w:marLeft w:val="0"/>
      <w:marRight w:val="0"/>
      <w:marTop w:val="0"/>
      <w:marBottom w:val="0"/>
      <w:divBdr>
        <w:top w:val="none" w:sz="0" w:space="0" w:color="auto"/>
        <w:left w:val="none" w:sz="0" w:space="0" w:color="auto"/>
        <w:bottom w:val="none" w:sz="0" w:space="0" w:color="auto"/>
        <w:right w:val="none" w:sz="0" w:space="0" w:color="auto"/>
      </w:divBdr>
    </w:div>
    <w:div w:id="1734542651">
      <w:bodyDiv w:val="1"/>
      <w:marLeft w:val="0"/>
      <w:marRight w:val="0"/>
      <w:marTop w:val="0"/>
      <w:marBottom w:val="0"/>
      <w:divBdr>
        <w:top w:val="none" w:sz="0" w:space="0" w:color="auto"/>
        <w:left w:val="none" w:sz="0" w:space="0" w:color="auto"/>
        <w:bottom w:val="none" w:sz="0" w:space="0" w:color="auto"/>
        <w:right w:val="none" w:sz="0" w:space="0" w:color="auto"/>
      </w:divBdr>
    </w:div>
    <w:div w:id="1781296676">
      <w:bodyDiv w:val="1"/>
      <w:marLeft w:val="0"/>
      <w:marRight w:val="0"/>
      <w:marTop w:val="0"/>
      <w:marBottom w:val="0"/>
      <w:divBdr>
        <w:top w:val="none" w:sz="0" w:space="0" w:color="auto"/>
        <w:left w:val="none" w:sz="0" w:space="0" w:color="auto"/>
        <w:bottom w:val="none" w:sz="0" w:space="0" w:color="auto"/>
        <w:right w:val="none" w:sz="0" w:space="0" w:color="auto"/>
      </w:divBdr>
    </w:div>
    <w:div w:id="1815491337">
      <w:bodyDiv w:val="1"/>
      <w:marLeft w:val="0"/>
      <w:marRight w:val="0"/>
      <w:marTop w:val="0"/>
      <w:marBottom w:val="0"/>
      <w:divBdr>
        <w:top w:val="none" w:sz="0" w:space="0" w:color="auto"/>
        <w:left w:val="none" w:sz="0" w:space="0" w:color="auto"/>
        <w:bottom w:val="none" w:sz="0" w:space="0" w:color="auto"/>
        <w:right w:val="none" w:sz="0" w:space="0" w:color="auto"/>
      </w:divBdr>
    </w:div>
    <w:div w:id="1843886618">
      <w:bodyDiv w:val="1"/>
      <w:marLeft w:val="0"/>
      <w:marRight w:val="0"/>
      <w:marTop w:val="0"/>
      <w:marBottom w:val="0"/>
      <w:divBdr>
        <w:top w:val="none" w:sz="0" w:space="0" w:color="auto"/>
        <w:left w:val="none" w:sz="0" w:space="0" w:color="auto"/>
        <w:bottom w:val="none" w:sz="0" w:space="0" w:color="auto"/>
        <w:right w:val="none" w:sz="0" w:space="0" w:color="auto"/>
      </w:divBdr>
    </w:div>
    <w:div w:id="1892644279">
      <w:bodyDiv w:val="1"/>
      <w:marLeft w:val="0"/>
      <w:marRight w:val="0"/>
      <w:marTop w:val="0"/>
      <w:marBottom w:val="0"/>
      <w:divBdr>
        <w:top w:val="none" w:sz="0" w:space="0" w:color="auto"/>
        <w:left w:val="none" w:sz="0" w:space="0" w:color="auto"/>
        <w:bottom w:val="none" w:sz="0" w:space="0" w:color="auto"/>
        <w:right w:val="none" w:sz="0" w:space="0" w:color="auto"/>
      </w:divBdr>
    </w:div>
    <w:div w:id="1897472554">
      <w:bodyDiv w:val="1"/>
      <w:marLeft w:val="0"/>
      <w:marRight w:val="0"/>
      <w:marTop w:val="0"/>
      <w:marBottom w:val="0"/>
      <w:divBdr>
        <w:top w:val="none" w:sz="0" w:space="0" w:color="auto"/>
        <w:left w:val="none" w:sz="0" w:space="0" w:color="auto"/>
        <w:bottom w:val="none" w:sz="0" w:space="0" w:color="auto"/>
        <w:right w:val="none" w:sz="0" w:space="0" w:color="auto"/>
      </w:divBdr>
    </w:div>
    <w:div w:id="1922593348">
      <w:bodyDiv w:val="1"/>
      <w:marLeft w:val="0"/>
      <w:marRight w:val="0"/>
      <w:marTop w:val="0"/>
      <w:marBottom w:val="0"/>
      <w:divBdr>
        <w:top w:val="none" w:sz="0" w:space="0" w:color="auto"/>
        <w:left w:val="none" w:sz="0" w:space="0" w:color="auto"/>
        <w:bottom w:val="none" w:sz="0" w:space="0" w:color="auto"/>
        <w:right w:val="none" w:sz="0" w:space="0" w:color="auto"/>
      </w:divBdr>
    </w:div>
    <w:div w:id="1925145998">
      <w:bodyDiv w:val="1"/>
      <w:marLeft w:val="0"/>
      <w:marRight w:val="0"/>
      <w:marTop w:val="0"/>
      <w:marBottom w:val="0"/>
      <w:divBdr>
        <w:top w:val="none" w:sz="0" w:space="0" w:color="auto"/>
        <w:left w:val="none" w:sz="0" w:space="0" w:color="auto"/>
        <w:bottom w:val="none" w:sz="0" w:space="0" w:color="auto"/>
        <w:right w:val="none" w:sz="0" w:space="0" w:color="auto"/>
      </w:divBdr>
    </w:div>
    <w:div w:id="1945261296">
      <w:bodyDiv w:val="1"/>
      <w:marLeft w:val="0"/>
      <w:marRight w:val="0"/>
      <w:marTop w:val="0"/>
      <w:marBottom w:val="0"/>
      <w:divBdr>
        <w:top w:val="none" w:sz="0" w:space="0" w:color="auto"/>
        <w:left w:val="none" w:sz="0" w:space="0" w:color="auto"/>
        <w:bottom w:val="none" w:sz="0" w:space="0" w:color="auto"/>
        <w:right w:val="none" w:sz="0" w:space="0" w:color="auto"/>
      </w:divBdr>
    </w:div>
    <w:div w:id="1954705675">
      <w:bodyDiv w:val="1"/>
      <w:marLeft w:val="0"/>
      <w:marRight w:val="0"/>
      <w:marTop w:val="0"/>
      <w:marBottom w:val="0"/>
      <w:divBdr>
        <w:top w:val="none" w:sz="0" w:space="0" w:color="auto"/>
        <w:left w:val="none" w:sz="0" w:space="0" w:color="auto"/>
        <w:bottom w:val="none" w:sz="0" w:space="0" w:color="auto"/>
        <w:right w:val="none" w:sz="0" w:space="0" w:color="auto"/>
      </w:divBdr>
    </w:div>
    <w:div w:id="1955672916">
      <w:bodyDiv w:val="1"/>
      <w:marLeft w:val="0"/>
      <w:marRight w:val="0"/>
      <w:marTop w:val="0"/>
      <w:marBottom w:val="0"/>
      <w:divBdr>
        <w:top w:val="none" w:sz="0" w:space="0" w:color="auto"/>
        <w:left w:val="none" w:sz="0" w:space="0" w:color="auto"/>
        <w:bottom w:val="none" w:sz="0" w:space="0" w:color="auto"/>
        <w:right w:val="none" w:sz="0" w:space="0" w:color="auto"/>
      </w:divBdr>
    </w:div>
    <w:div w:id="1972636420">
      <w:bodyDiv w:val="1"/>
      <w:marLeft w:val="0"/>
      <w:marRight w:val="0"/>
      <w:marTop w:val="0"/>
      <w:marBottom w:val="0"/>
      <w:divBdr>
        <w:top w:val="none" w:sz="0" w:space="0" w:color="auto"/>
        <w:left w:val="none" w:sz="0" w:space="0" w:color="auto"/>
        <w:bottom w:val="none" w:sz="0" w:space="0" w:color="auto"/>
        <w:right w:val="none" w:sz="0" w:space="0" w:color="auto"/>
      </w:divBdr>
    </w:div>
    <w:div w:id="1975914465">
      <w:bodyDiv w:val="1"/>
      <w:marLeft w:val="0"/>
      <w:marRight w:val="0"/>
      <w:marTop w:val="0"/>
      <w:marBottom w:val="0"/>
      <w:divBdr>
        <w:top w:val="none" w:sz="0" w:space="0" w:color="auto"/>
        <w:left w:val="none" w:sz="0" w:space="0" w:color="auto"/>
        <w:bottom w:val="none" w:sz="0" w:space="0" w:color="auto"/>
        <w:right w:val="none" w:sz="0" w:space="0" w:color="auto"/>
      </w:divBdr>
    </w:div>
    <w:div w:id="2095398343">
      <w:bodyDiv w:val="1"/>
      <w:marLeft w:val="0"/>
      <w:marRight w:val="0"/>
      <w:marTop w:val="0"/>
      <w:marBottom w:val="0"/>
      <w:divBdr>
        <w:top w:val="none" w:sz="0" w:space="0" w:color="auto"/>
        <w:left w:val="none" w:sz="0" w:space="0" w:color="auto"/>
        <w:bottom w:val="none" w:sz="0" w:space="0" w:color="auto"/>
        <w:right w:val="none" w:sz="0" w:space="0" w:color="auto"/>
      </w:divBdr>
    </w:div>
    <w:div w:id="2101757784">
      <w:bodyDiv w:val="1"/>
      <w:marLeft w:val="0"/>
      <w:marRight w:val="0"/>
      <w:marTop w:val="0"/>
      <w:marBottom w:val="0"/>
      <w:divBdr>
        <w:top w:val="none" w:sz="0" w:space="0" w:color="auto"/>
        <w:left w:val="none" w:sz="0" w:space="0" w:color="auto"/>
        <w:bottom w:val="none" w:sz="0" w:space="0" w:color="auto"/>
        <w:right w:val="none" w:sz="0" w:space="0" w:color="auto"/>
      </w:divBdr>
    </w:div>
    <w:div w:id="2118134610">
      <w:bodyDiv w:val="1"/>
      <w:marLeft w:val="0"/>
      <w:marRight w:val="0"/>
      <w:marTop w:val="0"/>
      <w:marBottom w:val="0"/>
      <w:divBdr>
        <w:top w:val="none" w:sz="0" w:space="0" w:color="auto"/>
        <w:left w:val="none" w:sz="0" w:space="0" w:color="auto"/>
        <w:bottom w:val="none" w:sz="0" w:space="0" w:color="auto"/>
        <w:right w:val="none" w:sz="0" w:space="0" w:color="auto"/>
      </w:divBdr>
    </w:div>
    <w:div w:id="2144615626">
      <w:bodyDiv w:val="1"/>
      <w:marLeft w:val="0"/>
      <w:marRight w:val="0"/>
      <w:marTop w:val="0"/>
      <w:marBottom w:val="0"/>
      <w:divBdr>
        <w:top w:val="none" w:sz="0" w:space="0" w:color="auto"/>
        <w:left w:val="none" w:sz="0" w:space="0" w:color="auto"/>
        <w:bottom w:val="none" w:sz="0" w:space="0" w:color="auto"/>
        <w:right w:val="none" w:sz="0" w:space="0" w:color="auto"/>
      </w:divBdr>
    </w:div>
    <w:div w:id="214604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HDSI/DataQualityDashboard" TargetMode="External"/><Relationship Id="rId18" Type="http://schemas.openxmlformats.org/officeDocument/2006/relationships/hyperlink" Target="https://docs.google.com/document/d/1SWi31tnNJL7u5jJLbBHmoZa7AvfcVaqX7jiXgL9uAWg/edit" TargetMode="External"/><Relationship Id="rId26" Type="http://schemas.openxmlformats.org/officeDocument/2006/relationships/comments" Target="comments.xml"/><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hyperlink" Target="https://app.vac4eu.org/codemapper/"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andrea-consortium.org/azure-dre/" TargetMode="External"/><Relationship Id="rId29" Type="http://schemas.microsoft.com/office/2018/08/relationships/commentsExtensible" Target="commentsExtensible.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drive.google.com/file/d/1hc-TBOfEzRBthGP78ZWIa13C0RdhU7bK/view?usp=sharing" TargetMode="External"/><Relationship Id="rId32" Type="http://schemas.openxmlformats.org/officeDocument/2006/relationships/hyperlink" Target="https://eu-rd-platform.jrc.ec.europa.eu/sites/default/files/DQI-List-of-Data-Quality-Indicators-since-2012.pdf"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6.png"/><Relationship Id="rId28" Type="http://schemas.microsoft.com/office/2016/09/relationships/commentsIds" Target="commentsIds.xm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mydre.org/" TargetMode="External"/><Relationship Id="rId31" Type="http://schemas.openxmlformats.org/officeDocument/2006/relationships/image" Target="media/image8.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andrea-consortium.org/about-andrea/" TargetMode="External"/><Relationship Id="rId27" Type="http://schemas.microsoft.com/office/2011/relationships/commentsExtended" Target="commentsExtended.xml"/><Relationship Id="rId30" Type="http://schemas.openxmlformats.org/officeDocument/2006/relationships/image" Target="media/image7.tiff"/><Relationship Id="rId35" Type="http://schemas.openxmlformats.org/officeDocument/2006/relationships/hyperlink" Target="https://drive.google.com/drive/folders/1cPV_vzv3ci3OjAEAVzCWXdF4ibpqKPUz?usp=sharin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OHDSI/Achilles" TargetMode="External"/><Relationship Id="rId17" Type="http://schemas.openxmlformats.org/officeDocument/2006/relationships/hyperlink" Target="https://docs.google.com/spreadsheets/d/1hc-TBOfEzRBthGP78ZWIa13C0RdhU7bK/edit" TargetMode="External"/><Relationship Id="rId25" Type="http://schemas.openxmlformats.org/officeDocument/2006/relationships/hyperlink" Target="https://docs.google.com/spreadsheets/d/1idAEKC440rkIYIxCSRmEVgEPj_UouUI-I3kxNCpJt3U/edit?usp=sharing" TargetMode="External"/><Relationship Id="rId33" Type="http://schemas.openxmlformats.org/officeDocument/2006/relationships/hyperlink" Target="https://eu-rd-platform.jrc.ec.europa.eu/sites/default/files/Pubs-2011-Loane-Report9%283%29-DQI.pdf" TargetMode="External"/><Relationship Id="rId38"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esa.un.org/w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7C146E530A4044CAEB2E8C360CBD233" ma:contentTypeVersion="13" ma:contentTypeDescription="Create a new document." ma:contentTypeScope="" ma:versionID="7abe680834a361f0d7e59cf4c319cf78">
  <xsd:schema xmlns:xsd="http://www.w3.org/2001/XMLSchema" xmlns:xs="http://www.w3.org/2001/XMLSchema" xmlns:p="http://schemas.microsoft.com/office/2006/metadata/properties" xmlns:ns3="10e9874e-203f-4f74-a8a1-385c3dcf9e9d" xmlns:ns4="f226fd05-113f-4de8-a166-719937a4c092" targetNamespace="http://schemas.microsoft.com/office/2006/metadata/properties" ma:root="true" ma:fieldsID="4db6db54ab425bde8cc090048ba331d5" ns3:_="" ns4:_="">
    <xsd:import namespace="10e9874e-203f-4f74-a8a1-385c3dcf9e9d"/>
    <xsd:import namespace="f226fd05-113f-4de8-a166-719937a4c09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e9874e-203f-4f74-a8a1-385c3dcf9e9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26fd05-113f-4de8-a166-719937a4c09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333EC6-EFCC-4A90-A4E9-84F7F12B9661}">
  <ds:schemaRefs>
    <ds:schemaRef ds:uri="http://schemas.microsoft.com/sharepoint/v3/contenttype/forms"/>
  </ds:schemaRefs>
</ds:datastoreItem>
</file>

<file path=customXml/itemProps2.xml><?xml version="1.0" encoding="utf-8"?>
<ds:datastoreItem xmlns:ds="http://schemas.openxmlformats.org/officeDocument/2006/customXml" ds:itemID="{4EAB7902-8DA8-4C8C-8E9C-547B92D779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e9874e-203f-4f74-a8a1-385c3dcf9e9d"/>
    <ds:schemaRef ds:uri="f226fd05-113f-4de8-a166-719937a4c0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FE3FCD-0986-3A4C-A62D-14ACAA42E10C}">
  <ds:schemaRefs>
    <ds:schemaRef ds:uri="http://schemas.openxmlformats.org/officeDocument/2006/bibliography"/>
  </ds:schemaRefs>
</ds:datastoreItem>
</file>

<file path=customXml/itemProps4.xml><?xml version="1.0" encoding="utf-8"?>
<ds:datastoreItem xmlns:ds="http://schemas.openxmlformats.org/officeDocument/2006/customXml" ds:itemID="{C96D67E5-9932-426A-ABCF-0AFC536BEA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47</Pages>
  <Words>11205</Words>
  <Characters>63872</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74928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kverhamme</dc:creator>
  <cp:keywords/>
  <dc:description/>
  <cp:lastModifiedBy>Hoxhaj, V. (Vjola)</cp:lastModifiedBy>
  <cp:revision>3</cp:revision>
  <cp:lastPrinted>2017-02-17T13:36:00Z</cp:lastPrinted>
  <dcterms:created xsi:type="dcterms:W3CDTF">2022-01-04T11:16:00Z</dcterms:created>
  <dcterms:modified xsi:type="dcterms:W3CDTF">2022-01-19T09:08:00Z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0x010100C7C146E530A4044CAEB2E8C360CBD233</vt:lpwstr>
  </property>
</Properties>
</file>